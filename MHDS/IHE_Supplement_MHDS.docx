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32799DE9" w:rsidR="00CF283F" w:rsidRPr="00B00A38" w:rsidRDefault="00CF283F" w:rsidP="0024101B">
      <w:pPr>
        <w:pStyle w:val="BodyText"/>
        <w:jc w:val="center"/>
        <w:rPr>
          <w:b/>
          <w:kern w:val="28"/>
          <w:sz w:val="28"/>
        </w:rPr>
      </w:pPr>
      <w:r w:rsidRPr="00B00A38">
        <w:rPr>
          <w:b/>
          <w:kern w:val="28"/>
          <w:sz w:val="28"/>
        </w:rPr>
        <w:t>Integrating the Healthcare Enterprise</w:t>
      </w:r>
    </w:p>
    <w:p w14:paraId="7FADC7F4" w14:textId="77777777" w:rsidR="00CF283F" w:rsidRPr="00B00A38" w:rsidRDefault="00CF283F" w:rsidP="00663624">
      <w:pPr>
        <w:pStyle w:val="BodyText"/>
      </w:pPr>
    </w:p>
    <w:p w14:paraId="5B274802" w14:textId="77777777" w:rsidR="00CF283F" w:rsidRPr="00B00A38" w:rsidRDefault="005B5D47" w:rsidP="003D24EE">
      <w:pPr>
        <w:pStyle w:val="BodyText"/>
        <w:jc w:val="center"/>
      </w:pPr>
      <w:r w:rsidRPr="00B00A38">
        <w:rPr>
          <w:noProof/>
        </w:rPr>
        <w:drawing>
          <wp:inline distT="0" distB="0" distL="0" distR="0" wp14:anchorId="2229F1E4" wp14:editId="731BADF5">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00A38" w:rsidRDefault="007400C4" w:rsidP="00663624">
      <w:pPr>
        <w:pStyle w:val="BodyText"/>
      </w:pPr>
    </w:p>
    <w:p w14:paraId="60AACD27" w14:textId="77B2E114" w:rsidR="00482DC2" w:rsidRPr="00B00A38" w:rsidRDefault="00CF283F" w:rsidP="000807AC">
      <w:pPr>
        <w:pStyle w:val="BodyText"/>
        <w:jc w:val="center"/>
        <w:rPr>
          <w:b/>
          <w:sz w:val="44"/>
          <w:szCs w:val="44"/>
        </w:rPr>
      </w:pPr>
      <w:r w:rsidRPr="00B00A38">
        <w:rPr>
          <w:b/>
          <w:sz w:val="44"/>
          <w:szCs w:val="44"/>
        </w:rPr>
        <w:t xml:space="preserve">IHE </w:t>
      </w:r>
      <w:r w:rsidR="009131AF" w:rsidRPr="00B00A38">
        <w:rPr>
          <w:b/>
          <w:sz w:val="44"/>
          <w:szCs w:val="44"/>
        </w:rPr>
        <w:t>IT Infrastructure</w:t>
      </w:r>
    </w:p>
    <w:p w14:paraId="138D2DB5" w14:textId="77777777" w:rsidR="00B15D8F" w:rsidRPr="00B00A38" w:rsidRDefault="00CF283F" w:rsidP="000807AC">
      <w:pPr>
        <w:pStyle w:val="BodyText"/>
        <w:jc w:val="center"/>
        <w:rPr>
          <w:b/>
          <w:sz w:val="44"/>
          <w:szCs w:val="44"/>
        </w:rPr>
      </w:pPr>
      <w:r w:rsidRPr="00B00A38">
        <w:rPr>
          <w:b/>
          <w:sz w:val="44"/>
          <w:szCs w:val="44"/>
        </w:rPr>
        <w:t>Technical Framework</w:t>
      </w:r>
      <w:r w:rsidR="00B4798B" w:rsidRPr="00B00A38">
        <w:rPr>
          <w:b/>
          <w:sz w:val="44"/>
          <w:szCs w:val="44"/>
        </w:rPr>
        <w:t xml:space="preserve"> </w:t>
      </w:r>
      <w:r w:rsidRPr="00B00A38">
        <w:rPr>
          <w:b/>
          <w:sz w:val="44"/>
          <w:szCs w:val="44"/>
        </w:rPr>
        <w:t>Supplement</w:t>
      </w:r>
    </w:p>
    <w:p w14:paraId="02E9E9F1" w14:textId="77777777" w:rsidR="00490C1F" w:rsidRPr="00B00A38" w:rsidRDefault="00490C1F" w:rsidP="000807AC">
      <w:pPr>
        <w:pStyle w:val="BodyText"/>
      </w:pPr>
    </w:p>
    <w:p w14:paraId="7E1D6AEC" w14:textId="77777777" w:rsidR="00726A7E" w:rsidRPr="00B00A38" w:rsidRDefault="00726A7E" w:rsidP="000807AC">
      <w:pPr>
        <w:pStyle w:val="BodyText"/>
      </w:pPr>
    </w:p>
    <w:p w14:paraId="72374F1A" w14:textId="77777777" w:rsidR="00726A7E" w:rsidRPr="00B00A38" w:rsidRDefault="00726A7E" w:rsidP="000807AC">
      <w:pPr>
        <w:pStyle w:val="BodyText"/>
      </w:pPr>
    </w:p>
    <w:p w14:paraId="05CF321F" w14:textId="28D243AC" w:rsidR="009131AF" w:rsidRPr="00B00A38" w:rsidRDefault="00177EFB" w:rsidP="00060817">
      <w:pPr>
        <w:pStyle w:val="BodyText"/>
        <w:jc w:val="center"/>
        <w:rPr>
          <w:b/>
          <w:sz w:val="44"/>
          <w:szCs w:val="44"/>
        </w:rPr>
      </w:pPr>
      <w:r w:rsidRPr="00B00A38">
        <w:rPr>
          <w:b/>
          <w:sz w:val="44"/>
          <w:szCs w:val="44"/>
        </w:rPr>
        <w:t xml:space="preserve">Mobile Health </w:t>
      </w:r>
      <w:r w:rsidR="009131AF" w:rsidRPr="00B00A38">
        <w:rPr>
          <w:b/>
          <w:sz w:val="44"/>
          <w:szCs w:val="44"/>
        </w:rPr>
        <w:t xml:space="preserve">Document Sharing </w:t>
      </w:r>
    </w:p>
    <w:p w14:paraId="6AD7C411" w14:textId="257AE8F0" w:rsidR="009131AF" w:rsidRPr="00B00A38" w:rsidRDefault="00177EFB" w:rsidP="009131AF">
      <w:pPr>
        <w:pStyle w:val="BodyText"/>
        <w:jc w:val="center"/>
        <w:rPr>
          <w:b/>
          <w:sz w:val="44"/>
          <w:szCs w:val="44"/>
        </w:rPr>
      </w:pPr>
      <w:r w:rsidRPr="00B00A38">
        <w:rPr>
          <w:b/>
          <w:sz w:val="44"/>
          <w:szCs w:val="44"/>
        </w:rPr>
        <w:t>MHDS</w:t>
      </w:r>
    </w:p>
    <w:p w14:paraId="19C34921" w14:textId="77777777" w:rsidR="00726A7E" w:rsidRPr="00B00A38" w:rsidRDefault="00726A7E" w:rsidP="00EA3BCB">
      <w:pPr>
        <w:pStyle w:val="BodyText"/>
      </w:pPr>
    </w:p>
    <w:p w14:paraId="41D090FD" w14:textId="283CF376" w:rsidR="001E6533" w:rsidRPr="00B00A38" w:rsidRDefault="001E6533" w:rsidP="001E6533">
      <w:pPr>
        <w:pStyle w:val="BodyText"/>
        <w:jc w:val="center"/>
        <w:rPr>
          <w:bCs/>
          <w:kern w:val="28"/>
          <w:szCs w:val="24"/>
        </w:rPr>
      </w:pPr>
      <w:r w:rsidRPr="00B00A38">
        <w:rPr>
          <w:bCs/>
          <w:kern w:val="28"/>
          <w:szCs w:val="24"/>
        </w:rPr>
        <w:t>HL7</w:t>
      </w:r>
      <w:r w:rsidRPr="00B00A38">
        <w:rPr>
          <w:bCs/>
          <w:kern w:val="28"/>
          <w:szCs w:val="24"/>
          <w:vertAlign w:val="superscript"/>
        </w:rPr>
        <w:t>®</w:t>
      </w:r>
      <w:r w:rsidRPr="00B00A38">
        <w:rPr>
          <w:bCs/>
          <w:kern w:val="28"/>
          <w:szCs w:val="24"/>
        </w:rPr>
        <w:t xml:space="preserve"> FHIR</w:t>
      </w:r>
      <w:r w:rsidRPr="00B00A38">
        <w:rPr>
          <w:bCs/>
          <w:kern w:val="28"/>
          <w:szCs w:val="24"/>
          <w:vertAlign w:val="superscript"/>
        </w:rPr>
        <w:t>®</w:t>
      </w:r>
      <w:r w:rsidRPr="00B00A38">
        <w:rPr>
          <w:bCs/>
          <w:kern w:val="28"/>
          <w:szCs w:val="24"/>
        </w:rPr>
        <w:t xml:space="preserve"> </w:t>
      </w:r>
    </w:p>
    <w:p w14:paraId="5377BBFA" w14:textId="77777777" w:rsidR="00FB0A3D" w:rsidRPr="00B00A38" w:rsidRDefault="00FB0A3D" w:rsidP="00A15C2E">
      <w:pPr>
        <w:pStyle w:val="BodyText"/>
      </w:pPr>
    </w:p>
    <w:p w14:paraId="13DE55AD" w14:textId="1238E9AD" w:rsidR="00503AE1" w:rsidRPr="00B00A38" w:rsidRDefault="00A219CF" w:rsidP="00060817">
      <w:pPr>
        <w:pStyle w:val="BodyText"/>
        <w:jc w:val="center"/>
        <w:rPr>
          <w:b/>
          <w:sz w:val="44"/>
        </w:rPr>
      </w:pPr>
      <w:r w:rsidRPr="00B00A38">
        <w:rPr>
          <w:b/>
          <w:sz w:val="44"/>
          <w:szCs w:val="44"/>
        </w:rPr>
        <w:t xml:space="preserve">Revision </w:t>
      </w:r>
      <w:r w:rsidR="00E61A97" w:rsidRPr="00B00A38">
        <w:rPr>
          <w:b/>
          <w:sz w:val="44"/>
          <w:szCs w:val="44"/>
        </w:rPr>
        <w:t>2</w:t>
      </w:r>
      <w:r w:rsidR="00B51436" w:rsidRPr="00B00A38">
        <w:rPr>
          <w:b/>
          <w:sz w:val="44"/>
          <w:szCs w:val="44"/>
        </w:rPr>
        <w:t>.</w:t>
      </w:r>
      <w:del w:id="0" w:author="John Moehrke" w:date="2020-05-03T19:28:00Z">
        <w:r w:rsidR="00B51436" w:rsidRPr="00B00A38" w:rsidDel="00A46631">
          <w:rPr>
            <w:b/>
            <w:sz w:val="44"/>
            <w:szCs w:val="44"/>
          </w:rPr>
          <w:delText>0</w:delText>
        </w:r>
      </w:del>
      <w:ins w:id="1" w:author="John Moehrke" w:date="2020-05-03T19:28:00Z">
        <w:r w:rsidR="00A46631">
          <w:rPr>
            <w:b/>
            <w:sz w:val="44"/>
            <w:szCs w:val="44"/>
          </w:rPr>
          <w:t>1</w:t>
        </w:r>
      </w:ins>
      <w:r w:rsidRPr="00B00A38">
        <w:rPr>
          <w:b/>
          <w:sz w:val="44"/>
          <w:szCs w:val="44"/>
        </w:rPr>
        <w:t xml:space="preserve"> – </w:t>
      </w:r>
      <w:r w:rsidR="00457DDC" w:rsidRPr="00B00A38">
        <w:rPr>
          <w:b/>
          <w:sz w:val="44"/>
          <w:szCs w:val="44"/>
        </w:rPr>
        <w:t>Draft for</w:t>
      </w:r>
      <w:r w:rsidR="00506C22" w:rsidRPr="00B00A38">
        <w:rPr>
          <w:b/>
          <w:sz w:val="44"/>
          <w:szCs w:val="44"/>
        </w:rPr>
        <w:t xml:space="preserve"> </w:t>
      </w:r>
      <w:del w:id="2" w:author="John Moehrke" w:date="2020-05-03T19:28:00Z">
        <w:r w:rsidR="00457DDC" w:rsidRPr="00B00A38" w:rsidDel="00A46631">
          <w:rPr>
            <w:b/>
            <w:sz w:val="44"/>
            <w:szCs w:val="44"/>
          </w:rPr>
          <w:delText>P</w:delText>
        </w:r>
        <w:r w:rsidR="00CF283F" w:rsidRPr="00B00A38" w:rsidDel="00A46631">
          <w:rPr>
            <w:b/>
            <w:sz w:val="44"/>
            <w:szCs w:val="44"/>
          </w:rPr>
          <w:delText>ublic Comment</w:delText>
        </w:r>
        <w:r w:rsidR="00503AE1" w:rsidRPr="00B00A38" w:rsidDel="00A46631">
          <w:rPr>
            <w:b/>
            <w:sz w:val="44"/>
            <w:szCs w:val="44"/>
          </w:rPr>
          <w:delText xml:space="preserve"> </w:delText>
        </w:r>
      </w:del>
      <w:ins w:id="3" w:author="John Moehrke" w:date="2020-05-03T19:28:00Z">
        <w:r w:rsidR="00A46631">
          <w:rPr>
            <w:b/>
            <w:sz w:val="44"/>
            <w:szCs w:val="44"/>
          </w:rPr>
          <w:t>Trial Implementation</w:t>
        </w:r>
      </w:ins>
    </w:p>
    <w:p w14:paraId="326E71FD" w14:textId="77777777" w:rsidR="00B51436" w:rsidRPr="00B00A38" w:rsidRDefault="00B51436" w:rsidP="00AC7C88">
      <w:pPr>
        <w:pStyle w:val="BodyText"/>
      </w:pPr>
    </w:p>
    <w:p w14:paraId="35FD06CC" w14:textId="219E03D0" w:rsidR="00B51436" w:rsidRPr="00B00A38" w:rsidRDefault="00B51436" w:rsidP="00AC7C88">
      <w:pPr>
        <w:pStyle w:val="BodyText"/>
      </w:pPr>
    </w:p>
    <w:p w14:paraId="46050DA4" w14:textId="363809C5" w:rsidR="008E64A2" w:rsidRPr="00B00A38" w:rsidRDefault="008E64A2" w:rsidP="00AC7C88">
      <w:pPr>
        <w:pStyle w:val="BodyText"/>
      </w:pPr>
    </w:p>
    <w:p w14:paraId="76CC1798" w14:textId="77777777" w:rsidR="00B51436" w:rsidRPr="00B00A38" w:rsidRDefault="00B51436" w:rsidP="00AC7C88">
      <w:pPr>
        <w:pStyle w:val="BodyText"/>
      </w:pPr>
    </w:p>
    <w:p w14:paraId="7945735C" w14:textId="719143FD" w:rsidR="00A910E1" w:rsidRPr="00B00A38" w:rsidRDefault="00A910E1" w:rsidP="00AC7C88">
      <w:pPr>
        <w:pStyle w:val="BodyText"/>
      </w:pPr>
      <w:r w:rsidRPr="00B00A38">
        <w:t>Date:</w:t>
      </w:r>
      <w:r w:rsidRPr="00B00A38">
        <w:tab/>
      </w:r>
      <w:r w:rsidRPr="00B00A38">
        <w:tab/>
      </w:r>
      <w:del w:id="4" w:author="John Moehrke" w:date="2020-05-03T19:28:00Z">
        <w:r w:rsidR="0078379D" w:rsidRPr="00B00A38" w:rsidDel="00A46631">
          <w:delText xml:space="preserve">March </w:delText>
        </w:r>
        <w:r w:rsidR="00B9180B" w:rsidDel="00A46631">
          <w:delText>5</w:delText>
        </w:r>
        <w:r w:rsidR="0078379D" w:rsidRPr="00B00A38" w:rsidDel="00A46631">
          <w:delText>,</w:delText>
        </w:r>
        <w:r w:rsidR="007C788C" w:rsidRPr="00B00A38" w:rsidDel="00A46631">
          <w:delText xml:space="preserve"> 2020</w:delText>
        </w:r>
      </w:del>
      <w:ins w:id="5" w:author="John Moehrke" w:date="2020-05-03T19:28:00Z">
        <w:r w:rsidR="00A46631">
          <w:t>May 3, 2020</w:t>
        </w:r>
      </w:ins>
    </w:p>
    <w:p w14:paraId="78679A36" w14:textId="59585B35" w:rsidR="00603ED5" w:rsidRPr="00B00A38" w:rsidRDefault="00A910E1" w:rsidP="00AC7C88">
      <w:pPr>
        <w:pStyle w:val="BodyText"/>
      </w:pPr>
      <w:r w:rsidRPr="00B00A38">
        <w:t>Author:</w:t>
      </w:r>
      <w:r w:rsidRPr="00B00A38">
        <w:tab/>
      </w:r>
      <w:r w:rsidR="009131AF" w:rsidRPr="00B00A38">
        <w:t>ITI T</w:t>
      </w:r>
      <w:r w:rsidR="00656A6B" w:rsidRPr="00B00A38">
        <w:t>echnical Committee</w:t>
      </w:r>
    </w:p>
    <w:p w14:paraId="39940B52" w14:textId="12537C54" w:rsidR="00A875FF" w:rsidRPr="00B00A38" w:rsidRDefault="00603ED5" w:rsidP="00A15C2E">
      <w:pPr>
        <w:pStyle w:val="BodyText"/>
        <w:spacing w:after="60"/>
      </w:pPr>
      <w:r w:rsidRPr="00B00A38">
        <w:t>Email:</w:t>
      </w:r>
      <w:r w:rsidR="00FF4C4E" w:rsidRPr="00B00A38">
        <w:tab/>
      </w:r>
      <w:r w:rsidR="00FF4C4E" w:rsidRPr="00B00A38">
        <w:tab/>
      </w:r>
      <w:r w:rsidR="00B51436" w:rsidRPr="00B00A38">
        <w:t>iti@ihe.net</w:t>
      </w:r>
    </w:p>
    <w:p w14:paraId="3E102ACC" w14:textId="16655682" w:rsidR="00BC745A" w:rsidRPr="00B00A38" w:rsidRDefault="00BC745A" w:rsidP="00AC7C88">
      <w:pPr>
        <w:pStyle w:val="BodyText"/>
      </w:pPr>
    </w:p>
    <w:p w14:paraId="15CEFE3A" w14:textId="77777777" w:rsidR="008E64A2" w:rsidRPr="00B00A38" w:rsidRDefault="008E64A2" w:rsidP="00AC7C88">
      <w:pPr>
        <w:pStyle w:val="BodyText"/>
      </w:pPr>
    </w:p>
    <w:p w14:paraId="0D46B478" w14:textId="77777777" w:rsidR="00BC745A" w:rsidRPr="00B00A38"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00A38">
        <w:rPr>
          <w:b/>
        </w:rPr>
        <w:lastRenderedPageBreak/>
        <w:t xml:space="preserve">Please </w:t>
      </w:r>
      <w:r w:rsidR="00BC745A" w:rsidRPr="00B00A38">
        <w:rPr>
          <w:b/>
        </w:rPr>
        <w:t>verify you have the most recent version of this document</w:t>
      </w:r>
      <w:r w:rsidRPr="00B00A38">
        <w:rPr>
          <w:b/>
        </w:rPr>
        <w:t xml:space="preserve">. </w:t>
      </w:r>
      <w:r w:rsidRPr="00B00A38">
        <w:t>Se</w:t>
      </w:r>
      <w:r w:rsidR="00BC745A" w:rsidRPr="00B00A38">
        <w:t xml:space="preserve">e </w:t>
      </w:r>
      <w:hyperlink r:id="rId9" w:history="1">
        <w:r w:rsidR="00BC745A" w:rsidRPr="00B00A38">
          <w:rPr>
            <w:rStyle w:val="Hyperlink"/>
          </w:rPr>
          <w:t>here</w:t>
        </w:r>
      </w:hyperlink>
      <w:r w:rsidR="00BC745A" w:rsidRPr="00B00A38">
        <w:t xml:space="preserve"> for Trial Implementation and Final </w:t>
      </w:r>
      <w:r w:rsidRPr="00B00A38">
        <w:t>T</w:t>
      </w:r>
      <w:r w:rsidR="00BC745A" w:rsidRPr="00B00A38">
        <w:t>ext version</w:t>
      </w:r>
      <w:r w:rsidRPr="00B00A38">
        <w:t>s</w:t>
      </w:r>
      <w:r w:rsidR="00BC745A" w:rsidRPr="00B00A38">
        <w:t xml:space="preserve"> and </w:t>
      </w:r>
      <w:hyperlink r:id="rId10" w:history="1">
        <w:r w:rsidR="00BC745A" w:rsidRPr="00B00A38">
          <w:rPr>
            <w:rStyle w:val="Hyperlink"/>
          </w:rPr>
          <w:t>here</w:t>
        </w:r>
      </w:hyperlink>
      <w:r w:rsidR="00BC745A" w:rsidRPr="00B00A38">
        <w:t xml:space="preserve"> for Public Comment versions.</w:t>
      </w:r>
    </w:p>
    <w:p w14:paraId="1EF12208" w14:textId="22777A81" w:rsidR="00CF283F" w:rsidRPr="00B00A38" w:rsidRDefault="009D125C" w:rsidP="00A15C2E">
      <w:pPr>
        <w:pStyle w:val="BodyText"/>
        <w:rPr>
          <w:rFonts w:ascii="Arial" w:hAnsi="Arial" w:cs="Arial"/>
          <w:b/>
          <w:bCs/>
          <w:sz w:val="28"/>
          <w:szCs w:val="28"/>
        </w:rPr>
      </w:pPr>
      <w:r w:rsidRPr="00B00A38">
        <w:br w:type="page"/>
      </w:r>
      <w:r w:rsidR="00A875FF" w:rsidRPr="00B00A38">
        <w:rPr>
          <w:rFonts w:ascii="Arial" w:hAnsi="Arial" w:cs="Arial"/>
          <w:b/>
          <w:bCs/>
          <w:sz w:val="28"/>
          <w:szCs w:val="28"/>
        </w:rPr>
        <w:lastRenderedPageBreak/>
        <w:t>Foreword</w:t>
      </w:r>
    </w:p>
    <w:p w14:paraId="749EA02A" w14:textId="77777777" w:rsidR="00FB0A3D" w:rsidRPr="00B00A38" w:rsidRDefault="00FB0A3D" w:rsidP="00FB0A3D">
      <w:pPr>
        <w:pStyle w:val="BodyText"/>
      </w:pPr>
      <w:r w:rsidRPr="00B00A38">
        <w:t>This is a supplement to the IHE IT Infrastructure Technical Framework V16.0. Each supplement undergoes a process of public comment and trial implementation before being incorporated into the volumes of the Technical Frameworks.</w:t>
      </w:r>
    </w:p>
    <w:p w14:paraId="0473562F" w14:textId="6DAC623E" w:rsidR="00FB0A3D" w:rsidRPr="00B00A38" w:rsidRDefault="00FB0A3D" w:rsidP="00FB0A3D">
      <w:pPr>
        <w:pStyle w:val="BodyText"/>
      </w:pPr>
      <w:r w:rsidRPr="00B00A38">
        <w:t xml:space="preserve">This supplement is published on </w:t>
      </w:r>
      <w:r w:rsidR="0078379D" w:rsidRPr="00B00A38">
        <w:t xml:space="preserve">March </w:t>
      </w:r>
      <w:r w:rsidR="00FB1CBE">
        <w:t>5</w:t>
      </w:r>
      <w:r w:rsidRPr="00B00A38">
        <w:t xml:space="preserve">, 2020 for public comment. Comments are invited and can be submitted at </w:t>
      </w:r>
      <w:hyperlink r:id="rId11" w:history="1">
        <w:r w:rsidRPr="00B00A38">
          <w:rPr>
            <w:rStyle w:val="Hyperlink"/>
          </w:rPr>
          <w:t>http://www.ihe.net/ITI_Public_Comments</w:t>
        </w:r>
      </w:hyperlink>
      <w:r w:rsidRPr="00B00A38">
        <w:t xml:space="preserve">. In order to be considered in development of the trial implementation version of the supplement, comments must be received by </w:t>
      </w:r>
      <w:r w:rsidR="0078379D" w:rsidRPr="00B00A38">
        <w:t xml:space="preserve">April </w:t>
      </w:r>
      <w:r w:rsidR="00B9180B">
        <w:t>4</w:t>
      </w:r>
      <w:r w:rsidRPr="00B00A38">
        <w:t>, 2020.</w:t>
      </w:r>
    </w:p>
    <w:p w14:paraId="57BE0457" w14:textId="77777777" w:rsidR="00FB0A3D" w:rsidRPr="00B00A38" w:rsidRDefault="00FB0A3D" w:rsidP="00FB0A3D">
      <w:pPr>
        <w:pStyle w:val="BodyText"/>
      </w:pPr>
      <w:r w:rsidRPr="00B00A38">
        <w:t xml:space="preserve">This supplement describes changes to the existing technical framework documents. </w:t>
      </w:r>
    </w:p>
    <w:p w14:paraId="2FB97172" w14:textId="77777777" w:rsidR="00FB0A3D" w:rsidRPr="00B00A38" w:rsidRDefault="00FB0A3D" w:rsidP="00FB0A3D">
      <w:pPr>
        <w:pStyle w:val="BodyText"/>
      </w:pPr>
      <w:r w:rsidRPr="00B00A38">
        <w:t>“Boxed” instructions like the sample below indicate to the Volume Editor how to integrate the relevant section(s) into the relevant Technical Framework volume.</w:t>
      </w:r>
    </w:p>
    <w:p w14:paraId="7841F535" w14:textId="77777777" w:rsidR="00FB0A3D" w:rsidRPr="00B00A38" w:rsidRDefault="00FB0A3D" w:rsidP="00FB0A3D">
      <w:pPr>
        <w:pStyle w:val="EditorInstructions"/>
      </w:pPr>
      <w:r w:rsidRPr="00B00A38">
        <w:t>Amend Section X.X by the following:</w:t>
      </w:r>
    </w:p>
    <w:p w14:paraId="1568E772" w14:textId="77777777" w:rsidR="00FB0A3D" w:rsidRPr="00B00A38" w:rsidRDefault="00FB0A3D" w:rsidP="00FB0A3D">
      <w:pPr>
        <w:pStyle w:val="BodyText"/>
      </w:pPr>
      <w:r w:rsidRPr="00B00A38">
        <w:t xml:space="preserve">Where the amendment adds text, make the added text </w:t>
      </w:r>
      <w:r w:rsidRPr="00B00A38">
        <w:rPr>
          <w:rStyle w:val="InsertText"/>
        </w:rPr>
        <w:t>bold underline</w:t>
      </w:r>
      <w:r w:rsidRPr="00B00A38">
        <w:t xml:space="preserve">. Where the amendment removes text, make the removed text </w:t>
      </w:r>
      <w:r w:rsidRPr="00B00A38">
        <w:rPr>
          <w:rStyle w:val="DeleteText"/>
        </w:rPr>
        <w:t>bold strikethrough</w:t>
      </w:r>
      <w:r w:rsidRPr="00B00A38">
        <w:t>. When entire new sections are added, introduce with editor’s instructions to “add new text” or similar, which for readability are not bolded or underlined.</w:t>
      </w:r>
    </w:p>
    <w:p w14:paraId="7483B72F" w14:textId="77777777" w:rsidR="00FB0A3D" w:rsidRPr="00B00A38" w:rsidRDefault="00FB0A3D" w:rsidP="00FB0A3D">
      <w:pPr>
        <w:pStyle w:val="BodyText"/>
      </w:pPr>
    </w:p>
    <w:p w14:paraId="7C177DCE" w14:textId="77777777" w:rsidR="00FB0A3D" w:rsidRPr="00B00A38" w:rsidRDefault="00FB0A3D" w:rsidP="00FB0A3D">
      <w:pPr>
        <w:pStyle w:val="BodyText"/>
      </w:pPr>
      <w:r w:rsidRPr="00B00A38">
        <w:t xml:space="preserve">General information about IHE can be found at </w:t>
      </w:r>
      <w:hyperlink r:id="rId12" w:history="1">
        <w:r w:rsidRPr="00B00A38">
          <w:rPr>
            <w:rStyle w:val="Hyperlink"/>
          </w:rPr>
          <w:t>http://ihe.net</w:t>
        </w:r>
      </w:hyperlink>
      <w:r w:rsidRPr="00B00A38">
        <w:t>.</w:t>
      </w:r>
    </w:p>
    <w:p w14:paraId="2C42523B" w14:textId="77777777" w:rsidR="00FB0A3D" w:rsidRPr="00B00A38" w:rsidRDefault="00FB0A3D" w:rsidP="00FB0A3D">
      <w:pPr>
        <w:pStyle w:val="BodyText"/>
      </w:pPr>
      <w:r w:rsidRPr="00B00A38">
        <w:t xml:space="preserve">Information about the IHE IT Infrastructure domain can be found at </w:t>
      </w:r>
      <w:hyperlink r:id="rId13" w:history="1">
        <w:r w:rsidRPr="00B00A38">
          <w:rPr>
            <w:rStyle w:val="Hyperlink"/>
          </w:rPr>
          <w:t>http://ihe.net/IHE_Domains</w:t>
        </w:r>
      </w:hyperlink>
      <w:r w:rsidRPr="00B00A38">
        <w:t>.</w:t>
      </w:r>
    </w:p>
    <w:p w14:paraId="075967CC" w14:textId="77777777" w:rsidR="00FB0A3D" w:rsidRPr="00B00A38" w:rsidRDefault="00FB0A3D" w:rsidP="00FB0A3D">
      <w:pPr>
        <w:pStyle w:val="BodyText"/>
      </w:pPr>
      <w:r w:rsidRPr="00B00A38">
        <w:t xml:space="preserve">Information about the organization of IHE Technical Frameworks and Supplements and the process used to create them can be found at </w:t>
      </w:r>
      <w:hyperlink r:id="rId14" w:history="1">
        <w:r w:rsidRPr="00B00A38">
          <w:rPr>
            <w:rStyle w:val="Hyperlink"/>
          </w:rPr>
          <w:t>http://ihe.net/IHE_Process</w:t>
        </w:r>
      </w:hyperlink>
      <w:r w:rsidRPr="00B00A38">
        <w:t xml:space="preserve"> and </w:t>
      </w:r>
      <w:hyperlink r:id="rId15" w:history="1">
        <w:r w:rsidRPr="00B00A38">
          <w:rPr>
            <w:rStyle w:val="Hyperlink"/>
          </w:rPr>
          <w:t>http://ihe.net/Profiles</w:t>
        </w:r>
      </w:hyperlink>
      <w:r w:rsidRPr="00B00A38">
        <w:t>.</w:t>
      </w:r>
    </w:p>
    <w:p w14:paraId="0BEF9FBB" w14:textId="77777777" w:rsidR="00FB0A3D" w:rsidRPr="00B00A38" w:rsidRDefault="00FB0A3D" w:rsidP="00FB0A3D">
      <w:pPr>
        <w:pStyle w:val="BodyText"/>
      </w:pPr>
      <w:r w:rsidRPr="00B00A38">
        <w:t xml:space="preserve">The current version of the IHE IT Infrastructure Technical Framework can be found at </w:t>
      </w:r>
      <w:hyperlink r:id="rId16" w:history="1">
        <w:r w:rsidRPr="00B00A38">
          <w:rPr>
            <w:rStyle w:val="Hyperlink"/>
          </w:rPr>
          <w:t>http://ihe.net/Technical_Frameworks</w:t>
        </w:r>
      </w:hyperlink>
      <w:r w:rsidRPr="00B00A38">
        <w:t>.</w:t>
      </w:r>
    </w:p>
    <w:p w14:paraId="74F68AC8" w14:textId="77777777" w:rsidR="00BE5916" w:rsidRPr="00B00A38" w:rsidRDefault="00BE5916" w:rsidP="000470A5">
      <w:pPr>
        <w:pStyle w:val="BodyText"/>
      </w:pPr>
    </w:p>
    <w:p w14:paraId="313714F1" w14:textId="77777777" w:rsidR="00D85A7B" w:rsidRPr="00B00A38" w:rsidRDefault="009813A1" w:rsidP="00597DB2">
      <w:pPr>
        <w:pStyle w:val="TOCHeading"/>
      </w:pPr>
      <w:r w:rsidRPr="00B00A38">
        <w:br w:type="page"/>
      </w:r>
      <w:r w:rsidR="00D85A7B" w:rsidRPr="00B00A38">
        <w:lastRenderedPageBreak/>
        <w:t>C</w:t>
      </w:r>
      <w:r w:rsidR="00060D78" w:rsidRPr="00B00A38">
        <w:t>ONTENTS</w:t>
      </w:r>
    </w:p>
    <w:p w14:paraId="292B25D0" w14:textId="77777777" w:rsidR="004D69C3" w:rsidRPr="00B00A38" w:rsidRDefault="004D69C3" w:rsidP="00597DB2"/>
    <w:p w14:paraId="1A0F48FB" w14:textId="1442A289" w:rsidR="00B9180B" w:rsidRDefault="00CF508D">
      <w:pPr>
        <w:pStyle w:val="TOC1"/>
        <w:rPr>
          <w:rFonts w:asciiTheme="minorHAnsi" w:eastAsiaTheme="minorEastAsia" w:hAnsiTheme="minorHAnsi" w:cstheme="minorBidi"/>
          <w:noProof/>
          <w:sz w:val="22"/>
          <w:szCs w:val="22"/>
        </w:rPr>
      </w:pPr>
      <w:r w:rsidRPr="00B00A38">
        <w:fldChar w:fldCharType="begin"/>
      </w:r>
      <w:r w:rsidRPr="00B00A38">
        <w:instrText xml:space="preserve"> TOC \o "2-7" \h \z \t "Heading 1,1,Appendix Heading 2,2,Appendix Heading 1,1,Appendix Heading 3,3,Glossary,1,Part Title,1" </w:instrText>
      </w:r>
      <w:r w:rsidRPr="00B00A38">
        <w:fldChar w:fldCharType="separate"/>
      </w:r>
      <w:hyperlink w:anchor="_Toc34294175" w:history="1">
        <w:r w:rsidR="00B9180B" w:rsidRPr="00816B5F">
          <w:rPr>
            <w:rStyle w:val="Hyperlink"/>
            <w:noProof/>
          </w:rPr>
          <w:t>Introduction to this Supplement</w:t>
        </w:r>
        <w:r w:rsidR="00B9180B">
          <w:rPr>
            <w:noProof/>
            <w:webHidden/>
          </w:rPr>
          <w:tab/>
        </w:r>
        <w:r w:rsidR="00B9180B">
          <w:rPr>
            <w:noProof/>
            <w:webHidden/>
          </w:rPr>
          <w:fldChar w:fldCharType="begin"/>
        </w:r>
        <w:r w:rsidR="00B9180B">
          <w:rPr>
            <w:noProof/>
            <w:webHidden/>
          </w:rPr>
          <w:instrText xml:space="preserve"> PAGEREF _Toc34294175 \h </w:instrText>
        </w:r>
        <w:r w:rsidR="00B9180B">
          <w:rPr>
            <w:noProof/>
            <w:webHidden/>
          </w:rPr>
        </w:r>
        <w:r w:rsidR="00B9180B">
          <w:rPr>
            <w:noProof/>
            <w:webHidden/>
          </w:rPr>
          <w:fldChar w:fldCharType="separate"/>
        </w:r>
        <w:r w:rsidR="00B9180B">
          <w:rPr>
            <w:noProof/>
            <w:webHidden/>
          </w:rPr>
          <w:t>5</w:t>
        </w:r>
        <w:r w:rsidR="00B9180B">
          <w:rPr>
            <w:noProof/>
            <w:webHidden/>
          </w:rPr>
          <w:fldChar w:fldCharType="end"/>
        </w:r>
      </w:hyperlink>
    </w:p>
    <w:p w14:paraId="576F9608" w14:textId="104EA424" w:rsidR="00B9180B" w:rsidRDefault="00A46631">
      <w:pPr>
        <w:pStyle w:val="TOC2"/>
        <w:rPr>
          <w:rFonts w:asciiTheme="minorHAnsi" w:eastAsiaTheme="minorEastAsia" w:hAnsiTheme="minorHAnsi" w:cstheme="minorBidi"/>
          <w:noProof/>
          <w:sz w:val="22"/>
          <w:szCs w:val="22"/>
        </w:rPr>
      </w:pPr>
      <w:hyperlink w:anchor="_Toc34294176" w:history="1">
        <w:r w:rsidR="00B9180B" w:rsidRPr="00816B5F">
          <w:rPr>
            <w:rStyle w:val="Hyperlink"/>
            <w:noProof/>
          </w:rPr>
          <w:t>Open Issues and Questions</w:t>
        </w:r>
        <w:r w:rsidR="00B9180B">
          <w:rPr>
            <w:noProof/>
            <w:webHidden/>
          </w:rPr>
          <w:tab/>
        </w:r>
        <w:r w:rsidR="00B9180B">
          <w:rPr>
            <w:noProof/>
            <w:webHidden/>
          </w:rPr>
          <w:fldChar w:fldCharType="begin"/>
        </w:r>
        <w:r w:rsidR="00B9180B">
          <w:rPr>
            <w:noProof/>
            <w:webHidden/>
          </w:rPr>
          <w:instrText xml:space="preserve"> PAGEREF _Toc34294176 \h </w:instrText>
        </w:r>
        <w:r w:rsidR="00B9180B">
          <w:rPr>
            <w:noProof/>
            <w:webHidden/>
          </w:rPr>
        </w:r>
        <w:r w:rsidR="00B9180B">
          <w:rPr>
            <w:noProof/>
            <w:webHidden/>
          </w:rPr>
          <w:fldChar w:fldCharType="separate"/>
        </w:r>
        <w:r w:rsidR="00B9180B">
          <w:rPr>
            <w:noProof/>
            <w:webHidden/>
          </w:rPr>
          <w:t>6</w:t>
        </w:r>
        <w:r w:rsidR="00B9180B">
          <w:rPr>
            <w:noProof/>
            <w:webHidden/>
          </w:rPr>
          <w:fldChar w:fldCharType="end"/>
        </w:r>
      </w:hyperlink>
    </w:p>
    <w:p w14:paraId="6EDB8A5E" w14:textId="4CB1D651" w:rsidR="00B9180B" w:rsidRDefault="00A46631">
      <w:pPr>
        <w:pStyle w:val="TOC2"/>
        <w:rPr>
          <w:rFonts w:asciiTheme="minorHAnsi" w:eastAsiaTheme="minorEastAsia" w:hAnsiTheme="minorHAnsi" w:cstheme="minorBidi"/>
          <w:noProof/>
          <w:sz w:val="22"/>
          <w:szCs w:val="22"/>
        </w:rPr>
      </w:pPr>
      <w:hyperlink w:anchor="_Toc34294177" w:history="1">
        <w:r w:rsidR="00B9180B" w:rsidRPr="00816B5F">
          <w:rPr>
            <w:rStyle w:val="Hyperlink"/>
            <w:noProof/>
          </w:rPr>
          <w:t>Closed Issues</w:t>
        </w:r>
        <w:r w:rsidR="00B9180B">
          <w:rPr>
            <w:noProof/>
            <w:webHidden/>
          </w:rPr>
          <w:tab/>
        </w:r>
        <w:r w:rsidR="00B9180B">
          <w:rPr>
            <w:noProof/>
            <w:webHidden/>
          </w:rPr>
          <w:fldChar w:fldCharType="begin"/>
        </w:r>
        <w:r w:rsidR="00B9180B">
          <w:rPr>
            <w:noProof/>
            <w:webHidden/>
          </w:rPr>
          <w:instrText xml:space="preserve"> PAGEREF _Toc34294177 \h </w:instrText>
        </w:r>
        <w:r w:rsidR="00B9180B">
          <w:rPr>
            <w:noProof/>
            <w:webHidden/>
          </w:rPr>
        </w:r>
        <w:r w:rsidR="00B9180B">
          <w:rPr>
            <w:noProof/>
            <w:webHidden/>
          </w:rPr>
          <w:fldChar w:fldCharType="separate"/>
        </w:r>
        <w:r w:rsidR="00B9180B">
          <w:rPr>
            <w:noProof/>
            <w:webHidden/>
          </w:rPr>
          <w:t>6</w:t>
        </w:r>
        <w:r w:rsidR="00B9180B">
          <w:rPr>
            <w:noProof/>
            <w:webHidden/>
          </w:rPr>
          <w:fldChar w:fldCharType="end"/>
        </w:r>
      </w:hyperlink>
    </w:p>
    <w:p w14:paraId="775833B4" w14:textId="7EDAEA70" w:rsidR="00B9180B" w:rsidRDefault="00A46631">
      <w:pPr>
        <w:pStyle w:val="TOC1"/>
        <w:rPr>
          <w:rFonts w:asciiTheme="minorHAnsi" w:eastAsiaTheme="minorEastAsia" w:hAnsiTheme="minorHAnsi" w:cstheme="minorBidi"/>
          <w:noProof/>
          <w:sz w:val="22"/>
          <w:szCs w:val="22"/>
        </w:rPr>
      </w:pPr>
      <w:hyperlink w:anchor="_Toc34294178" w:history="1">
        <w:r w:rsidR="00B9180B" w:rsidRPr="00816B5F">
          <w:rPr>
            <w:rStyle w:val="Hyperlink"/>
            <w:noProof/>
          </w:rPr>
          <w:t>IHE Technical Frameworks General Introduction</w:t>
        </w:r>
        <w:r w:rsidR="00B9180B">
          <w:rPr>
            <w:noProof/>
            <w:webHidden/>
          </w:rPr>
          <w:tab/>
        </w:r>
        <w:r w:rsidR="00B9180B">
          <w:rPr>
            <w:noProof/>
            <w:webHidden/>
          </w:rPr>
          <w:fldChar w:fldCharType="begin"/>
        </w:r>
        <w:r w:rsidR="00B9180B">
          <w:rPr>
            <w:noProof/>
            <w:webHidden/>
          </w:rPr>
          <w:instrText xml:space="preserve"> PAGEREF _Toc34294178 \h </w:instrText>
        </w:r>
        <w:r w:rsidR="00B9180B">
          <w:rPr>
            <w:noProof/>
            <w:webHidden/>
          </w:rPr>
        </w:r>
        <w:r w:rsidR="00B9180B">
          <w:rPr>
            <w:noProof/>
            <w:webHidden/>
          </w:rPr>
          <w:fldChar w:fldCharType="separate"/>
        </w:r>
        <w:r w:rsidR="00B9180B">
          <w:rPr>
            <w:noProof/>
            <w:webHidden/>
          </w:rPr>
          <w:t>8</w:t>
        </w:r>
        <w:r w:rsidR="00B9180B">
          <w:rPr>
            <w:noProof/>
            <w:webHidden/>
          </w:rPr>
          <w:fldChar w:fldCharType="end"/>
        </w:r>
      </w:hyperlink>
    </w:p>
    <w:p w14:paraId="0DC46E77" w14:textId="4B555508" w:rsidR="00B9180B" w:rsidRDefault="00A46631">
      <w:pPr>
        <w:pStyle w:val="TOC1"/>
        <w:rPr>
          <w:rFonts w:asciiTheme="minorHAnsi" w:eastAsiaTheme="minorEastAsia" w:hAnsiTheme="minorHAnsi" w:cstheme="minorBidi"/>
          <w:noProof/>
          <w:sz w:val="22"/>
          <w:szCs w:val="22"/>
        </w:rPr>
      </w:pPr>
      <w:hyperlink w:anchor="_Toc34294179" w:history="1">
        <w:r w:rsidR="00B9180B" w:rsidRPr="00816B5F">
          <w:rPr>
            <w:rStyle w:val="Hyperlink"/>
            <w:noProof/>
          </w:rPr>
          <w:t>9</w:t>
        </w:r>
        <w:r w:rsidR="00B9180B">
          <w:rPr>
            <w:rFonts w:asciiTheme="minorHAnsi" w:eastAsiaTheme="minorEastAsia" w:hAnsiTheme="minorHAnsi" w:cstheme="minorBidi"/>
            <w:noProof/>
            <w:sz w:val="22"/>
            <w:szCs w:val="22"/>
          </w:rPr>
          <w:tab/>
        </w:r>
        <w:r w:rsidR="00B9180B" w:rsidRPr="00816B5F">
          <w:rPr>
            <w:rStyle w:val="Hyperlink"/>
            <w:noProof/>
          </w:rPr>
          <w:t>Copyright Licenses</w:t>
        </w:r>
        <w:r w:rsidR="00B9180B">
          <w:rPr>
            <w:noProof/>
            <w:webHidden/>
          </w:rPr>
          <w:tab/>
        </w:r>
        <w:r w:rsidR="00B9180B">
          <w:rPr>
            <w:noProof/>
            <w:webHidden/>
          </w:rPr>
          <w:fldChar w:fldCharType="begin"/>
        </w:r>
        <w:r w:rsidR="00B9180B">
          <w:rPr>
            <w:noProof/>
            <w:webHidden/>
          </w:rPr>
          <w:instrText xml:space="preserve"> PAGEREF _Toc34294179 \h </w:instrText>
        </w:r>
        <w:r w:rsidR="00B9180B">
          <w:rPr>
            <w:noProof/>
            <w:webHidden/>
          </w:rPr>
        </w:r>
        <w:r w:rsidR="00B9180B">
          <w:rPr>
            <w:noProof/>
            <w:webHidden/>
          </w:rPr>
          <w:fldChar w:fldCharType="separate"/>
        </w:r>
        <w:r w:rsidR="00B9180B">
          <w:rPr>
            <w:noProof/>
            <w:webHidden/>
          </w:rPr>
          <w:t>8</w:t>
        </w:r>
        <w:r w:rsidR="00B9180B">
          <w:rPr>
            <w:noProof/>
            <w:webHidden/>
          </w:rPr>
          <w:fldChar w:fldCharType="end"/>
        </w:r>
      </w:hyperlink>
    </w:p>
    <w:p w14:paraId="43CE7843" w14:textId="103FDBAD" w:rsidR="00B9180B" w:rsidRDefault="00A46631">
      <w:pPr>
        <w:pStyle w:val="TOC2"/>
        <w:tabs>
          <w:tab w:val="left" w:pos="1152"/>
        </w:tabs>
        <w:rPr>
          <w:rFonts w:asciiTheme="minorHAnsi" w:eastAsiaTheme="minorEastAsia" w:hAnsiTheme="minorHAnsi" w:cstheme="minorBidi"/>
          <w:noProof/>
          <w:sz w:val="22"/>
          <w:szCs w:val="22"/>
        </w:rPr>
      </w:pPr>
      <w:hyperlink w:anchor="_Toc34294180" w:history="1">
        <w:r w:rsidR="00B9180B" w:rsidRPr="00816B5F">
          <w:rPr>
            <w:rStyle w:val="Hyperlink"/>
            <w:noProof/>
          </w:rPr>
          <w:t>9.1</w:t>
        </w:r>
        <w:r w:rsidR="00B9180B">
          <w:rPr>
            <w:rFonts w:asciiTheme="minorHAnsi" w:eastAsiaTheme="minorEastAsia" w:hAnsiTheme="minorHAnsi" w:cstheme="minorBidi"/>
            <w:noProof/>
            <w:sz w:val="22"/>
            <w:szCs w:val="22"/>
          </w:rPr>
          <w:tab/>
        </w:r>
        <w:r w:rsidR="00B9180B" w:rsidRPr="00816B5F">
          <w:rPr>
            <w:rStyle w:val="Hyperlink"/>
            <w:noProof/>
          </w:rPr>
          <w:t>Copyright of Base Standards</w:t>
        </w:r>
        <w:r w:rsidR="00B9180B">
          <w:rPr>
            <w:noProof/>
            <w:webHidden/>
          </w:rPr>
          <w:tab/>
        </w:r>
        <w:r w:rsidR="00B9180B">
          <w:rPr>
            <w:noProof/>
            <w:webHidden/>
          </w:rPr>
          <w:fldChar w:fldCharType="begin"/>
        </w:r>
        <w:r w:rsidR="00B9180B">
          <w:rPr>
            <w:noProof/>
            <w:webHidden/>
          </w:rPr>
          <w:instrText xml:space="preserve"> PAGEREF _Toc34294180 \h </w:instrText>
        </w:r>
        <w:r w:rsidR="00B9180B">
          <w:rPr>
            <w:noProof/>
            <w:webHidden/>
          </w:rPr>
        </w:r>
        <w:r w:rsidR="00B9180B">
          <w:rPr>
            <w:noProof/>
            <w:webHidden/>
          </w:rPr>
          <w:fldChar w:fldCharType="separate"/>
        </w:r>
        <w:r w:rsidR="00B9180B">
          <w:rPr>
            <w:noProof/>
            <w:webHidden/>
          </w:rPr>
          <w:t>8</w:t>
        </w:r>
        <w:r w:rsidR="00B9180B">
          <w:rPr>
            <w:noProof/>
            <w:webHidden/>
          </w:rPr>
          <w:fldChar w:fldCharType="end"/>
        </w:r>
      </w:hyperlink>
    </w:p>
    <w:p w14:paraId="62E8828C" w14:textId="1358E8C5" w:rsidR="00B9180B" w:rsidRDefault="00A46631">
      <w:pPr>
        <w:pStyle w:val="TOC3"/>
        <w:tabs>
          <w:tab w:val="left" w:pos="1584"/>
        </w:tabs>
        <w:rPr>
          <w:rFonts w:asciiTheme="minorHAnsi" w:eastAsiaTheme="minorEastAsia" w:hAnsiTheme="minorHAnsi" w:cstheme="minorBidi"/>
          <w:noProof/>
          <w:sz w:val="22"/>
          <w:szCs w:val="22"/>
        </w:rPr>
      </w:pPr>
      <w:hyperlink w:anchor="_Toc34294181" w:history="1">
        <w:r w:rsidR="00B9180B" w:rsidRPr="00816B5F">
          <w:rPr>
            <w:rStyle w:val="Hyperlink"/>
            <w:noProof/>
          </w:rPr>
          <w:t>9.1.1</w:t>
        </w:r>
        <w:r w:rsidR="00B9180B">
          <w:rPr>
            <w:rFonts w:asciiTheme="minorHAnsi" w:eastAsiaTheme="minorEastAsia" w:hAnsiTheme="minorHAnsi" w:cstheme="minorBidi"/>
            <w:noProof/>
            <w:sz w:val="22"/>
            <w:szCs w:val="22"/>
          </w:rPr>
          <w:tab/>
        </w:r>
        <w:r w:rsidR="00B9180B" w:rsidRPr="00816B5F">
          <w:rPr>
            <w:rStyle w:val="Hyperlink"/>
            <w:noProof/>
          </w:rPr>
          <w:t>DICOM (Digital Imaging and Communications in Medicine)</w:t>
        </w:r>
        <w:r w:rsidR="00B9180B">
          <w:rPr>
            <w:noProof/>
            <w:webHidden/>
          </w:rPr>
          <w:tab/>
        </w:r>
        <w:r w:rsidR="00B9180B">
          <w:rPr>
            <w:noProof/>
            <w:webHidden/>
          </w:rPr>
          <w:fldChar w:fldCharType="begin"/>
        </w:r>
        <w:r w:rsidR="00B9180B">
          <w:rPr>
            <w:noProof/>
            <w:webHidden/>
          </w:rPr>
          <w:instrText xml:space="preserve"> PAGEREF _Toc34294181 \h </w:instrText>
        </w:r>
        <w:r w:rsidR="00B9180B">
          <w:rPr>
            <w:noProof/>
            <w:webHidden/>
          </w:rPr>
        </w:r>
        <w:r w:rsidR="00B9180B">
          <w:rPr>
            <w:noProof/>
            <w:webHidden/>
          </w:rPr>
          <w:fldChar w:fldCharType="separate"/>
        </w:r>
        <w:r w:rsidR="00B9180B">
          <w:rPr>
            <w:noProof/>
            <w:webHidden/>
          </w:rPr>
          <w:t>8</w:t>
        </w:r>
        <w:r w:rsidR="00B9180B">
          <w:rPr>
            <w:noProof/>
            <w:webHidden/>
          </w:rPr>
          <w:fldChar w:fldCharType="end"/>
        </w:r>
      </w:hyperlink>
    </w:p>
    <w:p w14:paraId="0CE51765" w14:textId="22D5F08C" w:rsidR="00B9180B" w:rsidRDefault="00A46631">
      <w:pPr>
        <w:pStyle w:val="TOC3"/>
        <w:tabs>
          <w:tab w:val="left" w:pos="1584"/>
        </w:tabs>
        <w:rPr>
          <w:rFonts w:asciiTheme="minorHAnsi" w:eastAsiaTheme="minorEastAsia" w:hAnsiTheme="minorHAnsi" w:cstheme="minorBidi"/>
          <w:noProof/>
          <w:sz w:val="22"/>
          <w:szCs w:val="22"/>
        </w:rPr>
      </w:pPr>
      <w:hyperlink w:anchor="_Toc34294182" w:history="1">
        <w:r w:rsidR="00B9180B" w:rsidRPr="00816B5F">
          <w:rPr>
            <w:rStyle w:val="Hyperlink"/>
            <w:noProof/>
          </w:rPr>
          <w:t>9.1.2</w:t>
        </w:r>
        <w:r w:rsidR="00B9180B">
          <w:rPr>
            <w:rFonts w:asciiTheme="minorHAnsi" w:eastAsiaTheme="minorEastAsia" w:hAnsiTheme="minorHAnsi" w:cstheme="minorBidi"/>
            <w:noProof/>
            <w:sz w:val="22"/>
            <w:szCs w:val="22"/>
          </w:rPr>
          <w:tab/>
        </w:r>
        <w:r w:rsidR="00B9180B" w:rsidRPr="00816B5F">
          <w:rPr>
            <w:rStyle w:val="Hyperlink"/>
            <w:noProof/>
          </w:rPr>
          <w:t>HL7 (Health Level Seven)</w:t>
        </w:r>
        <w:r w:rsidR="00B9180B">
          <w:rPr>
            <w:noProof/>
            <w:webHidden/>
          </w:rPr>
          <w:tab/>
        </w:r>
        <w:r w:rsidR="00B9180B">
          <w:rPr>
            <w:noProof/>
            <w:webHidden/>
          </w:rPr>
          <w:fldChar w:fldCharType="begin"/>
        </w:r>
        <w:r w:rsidR="00B9180B">
          <w:rPr>
            <w:noProof/>
            <w:webHidden/>
          </w:rPr>
          <w:instrText xml:space="preserve"> PAGEREF _Toc34294182 \h </w:instrText>
        </w:r>
        <w:r w:rsidR="00B9180B">
          <w:rPr>
            <w:noProof/>
            <w:webHidden/>
          </w:rPr>
        </w:r>
        <w:r w:rsidR="00B9180B">
          <w:rPr>
            <w:noProof/>
            <w:webHidden/>
          </w:rPr>
          <w:fldChar w:fldCharType="separate"/>
        </w:r>
        <w:r w:rsidR="00B9180B">
          <w:rPr>
            <w:noProof/>
            <w:webHidden/>
          </w:rPr>
          <w:t>8</w:t>
        </w:r>
        <w:r w:rsidR="00B9180B">
          <w:rPr>
            <w:noProof/>
            <w:webHidden/>
          </w:rPr>
          <w:fldChar w:fldCharType="end"/>
        </w:r>
      </w:hyperlink>
    </w:p>
    <w:p w14:paraId="4BBF2BB2" w14:textId="1A5FDA98" w:rsidR="00B9180B" w:rsidRDefault="00A46631">
      <w:pPr>
        <w:pStyle w:val="TOC3"/>
        <w:tabs>
          <w:tab w:val="left" w:pos="1584"/>
        </w:tabs>
        <w:rPr>
          <w:rFonts w:asciiTheme="minorHAnsi" w:eastAsiaTheme="minorEastAsia" w:hAnsiTheme="minorHAnsi" w:cstheme="minorBidi"/>
          <w:noProof/>
          <w:sz w:val="22"/>
          <w:szCs w:val="22"/>
        </w:rPr>
      </w:pPr>
      <w:hyperlink w:anchor="_Toc34294183" w:history="1">
        <w:r w:rsidR="00B9180B" w:rsidRPr="00816B5F">
          <w:rPr>
            <w:rStyle w:val="Hyperlink"/>
            <w:noProof/>
          </w:rPr>
          <w:t>9.1.3</w:t>
        </w:r>
        <w:r w:rsidR="00B9180B">
          <w:rPr>
            <w:rFonts w:asciiTheme="minorHAnsi" w:eastAsiaTheme="minorEastAsia" w:hAnsiTheme="minorHAnsi" w:cstheme="minorBidi"/>
            <w:noProof/>
            <w:sz w:val="22"/>
            <w:szCs w:val="22"/>
          </w:rPr>
          <w:tab/>
        </w:r>
        <w:r w:rsidR="00B9180B" w:rsidRPr="00816B5F">
          <w:rPr>
            <w:rStyle w:val="Hyperlink"/>
            <w:noProof/>
          </w:rPr>
          <w:t>LOINC (Logical Observation Identifiers Names and Codes)</w:t>
        </w:r>
        <w:r w:rsidR="00B9180B">
          <w:rPr>
            <w:noProof/>
            <w:webHidden/>
          </w:rPr>
          <w:tab/>
        </w:r>
        <w:r w:rsidR="00B9180B">
          <w:rPr>
            <w:noProof/>
            <w:webHidden/>
          </w:rPr>
          <w:fldChar w:fldCharType="begin"/>
        </w:r>
        <w:r w:rsidR="00B9180B">
          <w:rPr>
            <w:noProof/>
            <w:webHidden/>
          </w:rPr>
          <w:instrText xml:space="preserve"> PAGEREF _Toc34294183 \h </w:instrText>
        </w:r>
        <w:r w:rsidR="00B9180B">
          <w:rPr>
            <w:noProof/>
            <w:webHidden/>
          </w:rPr>
        </w:r>
        <w:r w:rsidR="00B9180B">
          <w:rPr>
            <w:noProof/>
            <w:webHidden/>
          </w:rPr>
          <w:fldChar w:fldCharType="separate"/>
        </w:r>
        <w:r w:rsidR="00B9180B">
          <w:rPr>
            <w:noProof/>
            <w:webHidden/>
          </w:rPr>
          <w:t>8</w:t>
        </w:r>
        <w:r w:rsidR="00B9180B">
          <w:rPr>
            <w:noProof/>
            <w:webHidden/>
          </w:rPr>
          <w:fldChar w:fldCharType="end"/>
        </w:r>
      </w:hyperlink>
    </w:p>
    <w:p w14:paraId="7FFC39BB" w14:textId="5DFD0AAB" w:rsidR="00B9180B" w:rsidRDefault="00A46631">
      <w:pPr>
        <w:pStyle w:val="TOC3"/>
        <w:tabs>
          <w:tab w:val="left" w:pos="1584"/>
        </w:tabs>
        <w:rPr>
          <w:rFonts w:asciiTheme="minorHAnsi" w:eastAsiaTheme="minorEastAsia" w:hAnsiTheme="minorHAnsi" w:cstheme="minorBidi"/>
          <w:noProof/>
          <w:sz w:val="22"/>
          <w:szCs w:val="22"/>
        </w:rPr>
      </w:pPr>
      <w:hyperlink w:anchor="_Toc34294184" w:history="1">
        <w:r w:rsidR="00B9180B" w:rsidRPr="00816B5F">
          <w:rPr>
            <w:rStyle w:val="Hyperlink"/>
            <w:noProof/>
          </w:rPr>
          <w:t>9.1.4</w:t>
        </w:r>
        <w:r w:rsidR="00B9180B">
          <w:rPr>
            <w:rFonts w:asciiTheme="minorHAnsi" w:eastAsiaTheme="minorEastAsia" w:hAnsiTheme="minorHAnsi" w:cstheme="minorBidi"/>
            <w:noProof/>
            <w:sz w:val="22"/>
            <w:szCs w:val="22"/>
          </w:rPr>
          <w:tab/>
        </w:r>
        <w:r w:rsidR="00B9180B" w:rsidRPr="00816B5F">
          <w:rPr>
            <w:rStyle w:val="Hyperlink"/>
            <w:noProof/>
          </w:rPr>
          <w:t>SNOMED CT (Systematized Nomenclature of Medicine -- Clinical Terms)</w:t>
        </w:r>
        <w:r w:rsidR="00B9180B">
          <w:rPr>
            <w:noProof/>
            <w:webHidden/>
          </w:rPr>
          <w:tab/>
        </w:r>
        <w:r w:rsidR="00B9180B">
          <w:rPr>
            <w:noProof/>
            <w:webHidden/>
          </w:rPr>
          <w:fldChar w:fldCharType="begin"/>
        </w:r>
        <w:r w:rsidR="00B9180B">
          <w:rPr>
            <w:noProof/>
            <w:webHidden/>
          </w:rPr>
          <w:instrText xml:space="preserve"> PAGEREF _Toc34294184 \h </w:instrText>
        </w:r>
        <w:r w:rsidR="00B9180B">
          <w:rPr>
            <w:noProof/>
            <w:webHidden/>
          </w:rPr>
        </w:r>
        <w:r w:rsidR="00B9180B">
          <w:rPr>
            <w:noProof/>
            <w:webHidden/>
          </w:rPr>
          <w:fldChar w:fldCharType="separate"/>
        </w:r>
        <w:r w:rsidR="00B9180B">
          <w:rPr>
            <w:noProof/>
            <w:webHidden/>
          </w:rPr>
          <w:t>9</w:t>
        </w:r>
        <w:r w:rsidR="00B9180B">
          <w:rPr>
            <w:noProof/>
            <w:webHidden/>
          </w:rPr>
          <w:fldChar w:fldCharType="end"/>
        </w:r>
      </w:hyperlink>
    </w:p>
    <w:p w14:paraId="0A3FB49F" w14:textId="5873E52E" w:rsidR="00B9180B" w:rsidRDefault="00A46631">
      <w:pPr>
        <w:pStyle w:val="TOC1"/>
        <w:rPr>
          <w:rFonts w:asciiTheme="minorHAnsi" w:eastAsiaTheme="minorEastAsia" w:hAnsiTheme="minorHAnsi" w:cstheme="minorBidi"/>
          <w:noProof/>
          <w:sz w:val="22"/>
          <w:szCs w:val="22"/>
        </w:rPr>
      </w:pPr>
      <w:hyperlink w:anchor="_Toc34294185" w:history="1">
        <w:r w:rsidR="00B9180B" w:rsidRPr="00816B5F">
          <w:rPr>
            <w:rStyle w:val="Hyperlink"/>
            <w:noProof/>
          </w:rPr>
          <w:t>10</w:t>
        </w:r>
        <w:r w:rsidR="00B9180B">
          <w:rPr>
            <w:rFonts w:asciiTheme="minorHAnsi" w:eastAsiaTheme="minorEastAsia" w:hAnsiTheme="minorHAnsi" w:cstheme="minorBidi"/>
            <w:noProof/>
            <w:sz w:val="22"/>
            <w:szCs w:val="22"/>
          </w:rPr>
          <w:tab/>
        </w:r>
        <w:r w:rsidR="00B9180B" w:rsidRPr="00816B5F">
          <w:rPr>
            <w:rStyle w:val="Hyperlink"/>
            <w:noProof/>
          </w:rPr>
          <w:t>Trademark</w:t>
        </w:r>
        <w:r w:rsidR="00B9180B">
          <w:rPr>
            <w:noProof/>
            <w:webHidden/>
          </w:rPr>
          <w:tab/>
        </w:r>
        <w:r w:rsidR="00B9180B">
          <w:rPr>
            <w:noProof/>
            <w:webHidden/>
          </w:rPr>
          <w:fldChar w:fldCharType="begin"/>
        </w:r>
        <w:r w:rsidR="00B9180B">
          <w:rPr>
            <w:noProof/>
            <w:webHidden/>
          </w:rPr>
          <w:instrText xml:space="preserve"> PAGEREF _Toc34294185 \h </w:instrText>
        </w:r>
        <w:r w:rsidR="00B9180B">
          <w:rPr>
            <w:noProof/>
            <w:webHidden/>
          </w:rPr>
        </w:r>
        <w:r w:rsidR="00B9180B">
          <w:rPr>
            <w:noProof/>
            <w:webHidden/>
          </w:rPr>
          <w:fldChar w:fldCharType="separate"/>
        </w:r>
        <w:r w:rsidR="00B9180B">
          <w:rPr>
            <w:noProof/>
            <w:webHidden/>
          </w:rPr>
          <w:t>9</w:t>
        </w:r>
        <w:r w:rsidR="00B9180B">
          <w:rPr>
            <w:noProof/>
            <w:webHidden/>
          </w:rPr>
          <w:fldChar w:fldCharType="end"/>
        </w:r>
      </w:hyperlink>
    </w:p>
    <w:p w14:paraId="4900EAA3" w14:textId="4882900B" w:rsidR="00B9180B" w:rsidRDefault="00A46631">
      <w:pPr>
        <w:pStyle w:val="TOC1"/>
        <w:rPr>
          <w:rFonts w:asciiTheme="minorHAnsi" w:eastAsiaTheme="minorEastAsia" w:hAnsiTheme="minorHAnsi" w:cstheme="minorBidi"/>
          <w:noProof/>
          <w:sz w:val="22"/>
          <w:szCs w:val="22"/>
        </w:rPr>
      </w:pPr>
      <w:hyperlink w:anchor="_Toc34294186" w:history="1">
        <w:r w:rsidR="00B9180B" w:rsidRPr="00816B5F">
          <w:rPr>
            <w:rStyle w:val="Hyperlink"/>
            <w:noProof/>
          </w:rPr>
          <w:t>IHE Technical Frameworks General Introduction Appendices</w:t>
        </w:r>
        <w:r w:rsidR="00B9180B">
          <w:rPr>
            <w:noProof/>
            <w:webHidden/>
          </w:rPr>
          <w:tab/>
        </w:r>
        <w:r w:rsidR="00B9180B">
          <w:rPr>
            <w:noProof/>
            <w:webHidden/>
          </w:rPr>
          <w:fldChar w:fldCharType="begin"/>
        </w:r>
        <w:r w:rsidR="00B9180B">
          <w:rPr>
            <w:noProof/>
            <w:webHidden/>
          </w:rPr>
          <w:instrText xml:space="preserve"> PAGEREF _Toc34294186 \h </w:instrText>
        </w:r>
        <w:r w:rsidR="00B9180B">
          <w:rPr>
            <w:noProof/>
            <w:webHidden/>
          </w:rPr>
        </w:r>
        <w:r w:rsidR="00B9180B">
          <w:rPr>
            <w:noProof/>
            <w:webHidden/>
          </w:rPr>
          <w:fldChar w:fldCharType="separate"/>
        </w:r>
        <w:r w:rsidR="00B9180B">
          <w:rPr>
            <w:noProof/>
            <w:webHidden/>
          </w:rPr>
          <w:t>10</w:t>
        </w:r>
        <w:r w:rsidR="00B9180B">
          <w:rPr>
            <w:noProof/>
            <w:webHidden/>
          </w:rPr>
          <w:fldChar w:fldCharType="end"/>
        </w:r>
      </w:hyperlink>
    </w:p>
    <w:p w14:paraId="433655DE" w14:textId="41073BCB" w:rsidR="00B9180B" w:rsidRDefault="00A46631">
      <w:pPr>
        <w:pStyle w:val="TOC1"/>
        <w:rPr>
          <w:rFonts w:asciiTheme="minorHAnsi" w:eastAsiaTheme="minorEastAsia" w:hAnsiTheme="minorHAnsi" w:cstheme="minorBidi"/>
          <w:noProof/>
          <w:sz w:val="22"/>
          <w:szCs w:val="22"/>
        </w:rPr>
      </w:pPr>
      <w:hyperlink w:anchor="_Toc34294187" w:history="1">
        <w:r w:rsidR="00B9180B" w:rsidRPr="00816B5F">
          <w:rPr>
            <w:rStyle w:val="Hyperlink"/>
            <w:noProof/>
          </w:rPr>
          <w:t>Appendix A – Actor Summary Definitions</w:t>
        </w:r>
        <w:r w:rsidR="00B9180B">
          <w:rPr>
            <w:noProof/>
            <w:webHidden/>
          </w:rPr>
          <w:tab/>
        </w:r>
        <w:r w:rsidR="00B9180B">
          <w:rPr>
            <w:noProof/>
            <w:webHidden/>
          </w:rPr>
          <w:fldChar w:fldCharType="begin"/>
        </w:r>
        <w:r w:rsidR="00B9180B">
          <w:rPr>
            <w:noProof/>
            <w:webHidden/>
          </w:rPr>
          <w:instrText xml:space="preserve"> PAGEREF _Toc34294187 \h </w:instrText>
        </w:r>
        <w:r w:rsidR="00B9180B">
          <w:rPr>
            <w:noProof/>
            <w:webHidden/>
          </w:rPr>
        </w:r>
        <w:r w:rsidR="00B9180B">
          <w:rPr>
            <w:noProof/>
            <w:webHidden/>
          </w:rPr>
          <w:fldChar w:fldCharType="separate"/>
        </w:r>
        <w:r w:rsidR="00B9180B">
          <w:rPr>
            <w:noProof/>
            <w:webHidden/>
          </w:rPr>
          <w:t>10</w:t>
        </w:r>
        <w:r w:rsidR="00B9180B">
          <w:rPr>
            <w:noProof/>
            <w:webHidden/>
          </w:rPr>
          <w:fldChar w:fldCharType="end"/>
        </w:r>
      </w:hyperlink>
    </w:p>
    <w:p w14:paraId="1688F9A5" w14:textId="3D04E551" w:rsidR="00B9180B" w:rsidRDefault="00A46631">
      <w:pPr>
        <w:pStyle w:val="TOC1"/>
        <w:rPr>
          <w:rFonts w:asciiTheme="minorHAnsi" w:eastAsiaTheme="minorEastAsia" w:hAnsiTheme="minorHAnsi" w:cstheme="minorBidi"/>
          <w:noProof/>
          <w:sz w:val="22"/>
          <w:szCs w:val="22"/>
        </w:rPr>
      </w:pPr>
      <w:hyperlink w:anchor="_Toc34294188" w:history="1">
        <w:r w:rsidR="00B9180B" w:rsidRPr="00816B5F">
          <w:rPr>
            <w:rStyle w:val="Hyperlink"/>
            <w:noProof/>
          </w:rPr>
          <w:t>Appendix B – Transaction Summary Definitions</w:t>
        </w:r>
        <w:r w:rsidR="00B9180B">
          <w:rPr>
            <w:noProof/>
            <w:webHidden/>
          </w:rPr>
          <w:tab/>
        </w:r>
        <w:r w:rsidR="00B9180B">
          <w:rPr>
            <w:noProof/>
            <w:webHidden/>
          </w:rPr>
          <w:fldChar w:fldCharType="begin"/>
        </w:r>
        <w:r w:rsidR="00B9180B">
          <w:rPr>
            <w:noProof/>
            <w:webHidden/>
          </w:rPr>
          <w:instrText xml:space="preserve"> PAGEREF _Toc34294188 \h </w:instrText>
        </w:r>
        <w:r w:rsidR="00B9180B">
          <w:rPr>
            <w:noProof/>
            <w:webHidden/>
          </w:rPr>
        </w:r>
        <w:r w:rsidR="00B9180B">
          <w:rPr>
            <w:noProof/>
            <w:webHidden/>
          </w:rPr>
          <w:fldChar w:fldCharType="separate"/>
        </w:r>
        <w:r w:rsidR="00B9180B">
          <w:rPr>
            <w:noProof/>
            <w:webHidden/>
          </w:rPr>
          <w:t>10</w:t>
        </w:r>
        <w:r w:rsidR="00B9180B">
          <w:rPr>
            <w:noProof/>
            <w:webHidden/>
          </w:rPr>
          <w:fldChar w:fldCharType="end"/>
        </w:r>
      </w:hyperlink>
    </w:p>
    <w:p w14:paraId="1FDDFA2C" w14:textId="0DC88899" w:rsidR="00B9180B" w:rsidRDefault="00A46631">
      <w:pPr>
        <w:pStyle w:val="TOC1"/>
        <w:rPr>
          <w:rFonts w:asciiTheme="minorHAnsi" w:eastAsiaTheme="minorEastAsia" w:hAnsiTheme="minorHAnsi" w:cstheme="minorBidi"/>
          <w:noProof/>
          <w:sz w:val="22"/>
          <w:szCs w:val="22"/>
        </w:rPr>
      </w:pPr>
      <w:hyperlink w:anchor="_Toc34294189" w:history="1">
        <w:r w:rsidR="00B9180B" w:rsidRPr="00816B5F">
          <w:rPr>
            <w:rStyle w:val="Hyperlink"/>
            <w:noProof/>
          </w:rPr>
          <w:t>Appendix D – Glossary</w:t>
        </w:r>
        <w:r w:rsidR="00B9180B">
          <w:rPr>
            <w:noProof/>
            <w:webHidden/>
          </w:rPr>
          <w:tab/>
        </w:r>
        <w:r w:rsidR="00B9180B">
          <w:rPr>
            <w:noProof/>
            <w:webHidden/>
          </w:rPr>
          <w:fldChar w:fldCharType="begin"/>
        </w:r>
        <w:r w:rsidR="00B9180B">
          <w:rPr>
            <w:noProof/>
            <w:webHidden/>
          </w:rPr>
          <w:instrText xml:space="preserve"> PAGEREF _Toc34294189 \h </w:instrText>
        </w:r>
        <w:r w:rsidR="00B9180B">
          <w:rPr>
            <w:noProof/>
            <w:webHidden/>
          </w:rPr>
        </w:r>
        <w:r w:rsidR="00B9180B">
          <w:rPr>
            <w:noProof/>
            <w:webHidden/>
          </w:rPr>
          <w:fldChar w:fldCharType="separate"/>
        </w:r>
        <w:r w:rsidR="00B9180B">
          <w:rPr>
            <w:noProof/>
            <w:webHidden/>
          </w:rPr>
          <w:t>10</w:t>
        </w:r>
        <w:r w:rsidR="00B9180B">
          <w:rPr>
            <w:noProof/>
            <w:webHidden/>
          </w:rPr>
          <w:fldChar w:fldCharType="end"/>
        </w:r>
      </w:hyperlink>
    </w:p>
    <w:p w14:paraId="21D32B8C" w14:textId="2350172C" w:rsidR="00B9180B" w:rsidRPr="00872C1F" w:rsidRDefault="00A46631">
      <w:pPr>
        <w:pStyle w:val="TOC1"/>
        <w:rPr>
          <w:rFonts w:asciiTheme="minorHAnsi" w:eastAsiaTheme="minorEastAsia" w:hAnsiTheme="minorHAnsi" w:cstheme="minorBidi"/>
          <w:b/>
          <w:bCs/>
          <w:noProof/>
          <w:sz w:val="22"/>
          <w:szCs w:val="22"/>
        </w:rPr>
      </w:pPr>
      <w:hyperlink w:anchor="_Toc34294190" w:history="1">
        <w:r w:rsidR="00B9180B" w:rsidRPr="00872C1F">
          <w:rPr>
            <w:rStyle w:val="Hyperlink"/>
            <w:b/>
            <w:bCs/>
            <w:noProof/>
          </w:rPr>
          <w:t>Volume 1 – Profiles</w:t>
        </w:r>
        <w:r w:rsidR="00B9180B" w:rsidRPr="00872C1F">
          <w:rPr>
            <w:b/>
            <w:bCs/>
            <w:noProof/>
            <w:webHidden/>
          </w:rPr>
          <w:tab/>
        </w:r>
        <w:r w:rsidR="00B9180B" w:rsidRPr="00872C1F">
          <w:rPr>
            <w:b/>
            <w:bCs/>
            <w:noProof/>
            <w:webHidden/>
          </w:rPr>
          <w:fldChar w:fldCharType="begin"/>
        </w:r>
        <w:r w:rsidR="00B9180B" w:rsidRPr="00872C1F">
          <w:rPr>
            <w:b/>
            <w:bCs/>
            <w:noProof/>
            <w:webHidden/>
          </w:rPr>
          <w:instrText xml:space="preserve"> PAGEREF _Toc34294190 \h </w:instrText>
        </w:r>
        <w:r w:rsidR="00B9180B" w:rsidRPr="00872C1F">
          <w:rPr>
            <w:b/>
            <w:bCs/>
            <w:noProof/>
            <w:webHidden/>
          </w:rPr>
        </w:r>
        <w:r w:rsidR="00B9180B" w:rsidRPr="00872C1F">
          <w:rPr>
            <w:b/>
            <w:bCs/>
            <w:noProof/>
            <w:webHidden/>
          </w:rPr>
          <w:fldChar w:fldCharType="separate"/>
        </w:r>
        <w:r w:rsidR="00B9180B" w:rsidRPr="00872C1F">
          <w:rPr>
            <w:b/>
            <w:bCs/>
            <w:noProof/>
            <w:webHidden/>
          </w:rPr>
          <w:t>11</w:t>
        </w:r>
        <w:r w:rsidR="00B9180B" w:rsidRPr="00872C1F">
          <w:rPr>
            <w:b/>
            <w:bCs/>
            <w:noProof/>
            <w:webHidden/>
          </w:rPr>
          <w:fldChar w:fldCharType="end"/>
        </w:r>
      </w:hyperlink>
    </w:p>
    <w:p w14:paraId="3D3A713A" w14:textId="1666FDCA" w:rsidR="00B9180B" w:rsidRDefault="00A46631">
      <w:pPr>
        <w:pStyle w:val="TOC1"/>
        <w:rPr>
          <w:rFonts w:asciiTheme="minorHAnsi" w:eastAsiaTheme="minorEastAsia" w:hAnsiTheme="minorHAnsi" w:cstheme="minorBidi"/>
          <w:noProof/>
          <w:sz w:val="22"/>
          <w:szCs w:val="22"/>
        </w:rPr>
      </w:pPr>
      <w:hyperlink w:anchor="_Toc34294191" w:history="1">
        <w:r w:rsidR="00B9180B" w:rsidRPr="00816B5F">
          <w:rPr>
            <w:rStyle w:val="Hyperlink"/>
            <w:noProof/>
          </w:rPr>
          <w:t>X Document Sharing Exchange on FHIR (MHDS) Profile</w:t>
        </w:r>
        <w:r w:rsidR="00B9180B">
          <w:rPr>
            <w:noProof/>
            <w:webHidden/>
          </w:rPr>
          <w:tab/>
        </w:r>
        <w:r w:rsidR="00B9180B">
          <w:rPr>
            <w:noProof/>
            <w:webHidden/>
          </w:rPr>
          <w:fldChar w:fldCharType="begin"/>
        </w:r>
        <w:r w:rsidR="00B9180B">
          <w:rPr>
            <w:noProof/>
            <w:webHidden/>
          </w:rPr>
          <w:instrText xml:space="preserve"> PAGEREF _Toc34294191 \h </w:instrText>
        </w:r>
        <w:r w:rsidR="00B9180B">
          <w:rPr>
            <w:noProof/>
            <w:webHidden/>
          </w:rPr>
        </w:r>
        <w:r w:rsidR="00B9180B">
          <w:rPr>
            <w:noProof/>
            <w:webHidden/>
          </w:rPr>
          <w:fldChar w:fldCharType="separate"/>
        </w:r>
        <w:r w:rsidR="00B9180B">
          <w:rPr>
            <w:noProof/>
            <w:webHidden/>
          </w:rPr>
          <w:t>12</w:t>
        </w:r>
        <w:r w:rsidR="00B9180B">
          <w:rPr>
            <w:noProof/>
            <w:webHidden/>
          </w:rPr>
          <w:fldChar w:fldCharType="end"/>
        </w:r>
      </w:hyperlink>
    </w:p>
    <w:p w14:paraId="06168FF9" w14:textId="75BD2C14" w:rsidR="00B9180B" w:rsidRDefault="00A46631">
      <w:pPr>
        <w:pStyle w:val="TOC2"/>
        <w:rPr>
          <w:rFonts w:asciiTheme="minorHAnsi" w:eastAsiaTheme="minorEastAsia" w:hAnsiTheme="minorHAnsi" w:cstheme="minorBidi"/>
          <w:noProof/>
          <w:sz w:val="22"/>
          <w:szCs w:val="22"/>
        </w:rPr>
      </w:pPr>
      <w:hyperlink w:anchor="_Toc34294192" w:history="1">
        <w:r w:rsidR="00B9180B" w:rsidRPr="00816B5F">
          <w:rPr>
            <w:rStyle w:val="Hyperlink"/>
            <w:noProof/>
          </w:rPr>
          <w:t>X.1 MHDS Actors, Transactions, and Content Modules</w:t>
        </w:r>
        <w:r w:rsidR="00B9180B">
          <w:rPr>
            <w:noProof/>
            <w:webHidden/>
          </w:rPr>
          <w:tab/>
        </w:r>
        <w:r w:rsidR="00B9180B">
          <w:rPr>
            <w:noProof/>
            <w:webHidden/>
          </w:rPr>
          <w:fldChar w:fldCharType="begin"/>
        </w:r>
        <w:r w:rsidR="00B9180B">
          <w:rPr>
            <w:noProof/>
            <w:webHidden/>
          </w:rPr>
          <w:instrText xml:space="preserve"> PAGEREF _Toc34294192 \h </w:instrText>
        </w:r>
        <w:r w:rsidR="00B9180B">
          <w:rPr>
            <w:noProof/>
            <w:webHidden/>
          </w:rPr>
        </w:r>
        <w:r w:rsidR="00B9180B">
          <w:rPr>
            <w:noProof/>
            <w:webHidden/>
          </w:rPr>
          <w:fldChar w:fldCharType="separate"/>
        </w:r>
        <w:r w:rsidR="00B9180B">
          <w:rPr>
            <w:noProof/>
            <w:webHidden/>
          </w:rPr>
          <w:t>13</w:t>
        </w:r>
        <w:r w:rsidR="00B9180B">
          <w:rPr>
            <w:noProof/>
            <w:webHidden/>
          </w:rPr>
          <w:fldChar w:fldCharType="end"/>
        </w:r>
      </w:hyperlink>
    </w:p>
    <w:p w14:paraId="2A9DE507" w14:textId="563223F0" w:rsidR="00B9180B" w:rsidRDefault="00A46631">
      <w:pPr>
        <w:pStyle w:val="TOC3"/>
        <w:rPr>
          <w:rFonts w:asciiTheme="minorHAnsi" w:eastAsiaTheme="minorEastAsia" w:hAnsiTheme="minorHAnsi" w:cstheme="minorBidi"/>
          <w:noProof/>
          <w:sz w:val="22"/>
          <w:szCs w:val="22"/>
        </w:rPr>
      </w:pPr>
      <w:hyperlink w:anchor="_Toc34294193" w:history="1">
        <w:r w:rsidR="00B9180B" w:rsidRPr="00816B5F">
          <w:rPr>
            <w:rStyle w:val="Hyperlink"/>
            <w:bCs/>
            <w:noProof/>
          </w:rPr>
          <w:t>X.1.1 Actor Descriptions and Actor Profile Requirements</w:t>
        </w:r>
        <w:r w:rsidR="00B9180B">
          <w:rPr>
            <w:noProof/>
            <w:webHidden/>
          </w:rPr>
          <w:tab/>
        </w:r>
        <w:r w:rsidR="00B9180B">
          <w:rPr>
            <w:noProof/>
            <w:webHidden/>
          </w:rPr>
          <w:fldChar w:fldCharType="begin"/>
        </w:r>
        <w:r w:rsidR="00B9180B">
          <w:rPr>
            <w:noProof/>
            <w:webHidden/>
          </w:rPr>
          <w:instrText xml:space="preserve"> PAGEREF _Toc34294193 \h </w:instrText>
        </w:r>
        <w:r w:rsidR="00B9180B">
          <w:rPr>
            <w:noProof/>
            <w:webHidden/>
          </w:rPr>
        </w:r>
        <w:r w:rsidR="00B9180B">
          <w:rPr>
            <w:noProof/>
            <w:webHidden/>
          </w:rPr>
          <w:fldChar w:fldCharType="separate"/>
        </w:r>
        <w:r w:rsidR="00B9180B">
          <w:rPr>
            <w:noProof/>
            <w:webHidden/>
          </w:rPr>
          <w:t>16</w:t>
        </w:r>
        <w:r w:rsidR="00B9180B">
          <w:rPr>
            <w:noProof/>
            <w:webHidden/>
          </w:rPr>
          <w:fldChar w:fldCharType="end"/>
        </w:r>
      </w:hyperlink>
    </w:p>
    <w:p w14:paraId="0667FF69" w14:textId="4EAE8FDD" w:rsidR="00B9180B" w:rsidRDefault="00A46631">
      <w:pPr>
        <w:pStyle w:val="TOC4"/>
        <w:rPr>
          <w:rFonts w:asciiTheme="minorHAnsi" w:eastAsiaTheme="minorEastAsia" w:hAnsiTheme="minorHAnsi" w:cstheme="minorBidi"/>
          <w:noProof/>
          <w:sz w:val="22"/>
          <w:szCs w:val="22"/>
        </w:rPr>
      </w:pPr>
      <w:hyperlink w:anchor="_Toc34294194" w:history="1">
        <w:r w:rsidR="00B9180B" w:rsidRPr="00816B5F">
          <w:rPr>
            <w:rStyle w:val="Hyperlink"/>
            <w:noProof/>
          </w:rPr>
          <w:t>X.1.1.1 Document Registry</w:t>
        </w:r>
        <w:r w:rsidR="00B9180B">
          <w:rPr>
            <w:noProof/>
            <w:webHidden/>
          </w:rPr>
          <w:tab/>
        </w:r>
        <w:r w:rsidR="00B9180B">
          <w:rPr>
            <w:noProof/>
            <w:webHidden/>
          </w:rPr>
          <w:fldChar w:fldCharType="begin"/>
        </w:r>
        <w:r w:rsidR="00B9180B">
          <w:rPr>
            <w:noProof/>
            <w:webHidden/>
          </w:rPr>
          <w:instrText xml:space="preserve"> PAGEREF _Toc34294194 \h </w:instrText>
        </w:r>
        <w:r w:rsidR="00B9180B">
          <w:rPr>
            <w:noProof/>
            <w:webHidden/>
          </w:rPr>
        </w:r>
        <w:r w:rsidR="00B9180B">
          <w:rPr>
            <w:noProof/>
            <w:webHidden/>
          </w:rPr>
          <w:fldChar w:fldCharType="separate"/>
        </w:r>
        <w:r w:rsidR="00B9180B">
          <w:rPr>
            <w:noProof/>
            <w:webHidden/>
          </w:rPr>
          <w:t>16</w:t>
        </w:r>
        <w:r w:rsidR="00B9180B">
          <w:rPr>
            <w:noProof/>
            <w:webHidden/>
          </w:rPr>
          <w:fldChar w:fldCharType="end"/>
        </w:r>
      </w:hyperlink>
    </w:p>
    <w:p w14:paraId="5EBE05A8" w14:textId="2CE334C4" w:rsidR="00B9180B" w:rsidRDefault="00A46631">
      <w:pPr>
        <w:pStyle w:val="TOC5"/>
        <w:rPr>
          <w:rFonts w:asciiTheme="minorHAnsi" w:eastAsiaTheme="minorEastAsia" w:hAnsiTheme="minorHAnsi" w:cstheme="minorBidi"/>
          <w:noProof/>
          <w:sz w:val="22"/>
          <w:szCs w:val="22"/>
        </w:rPr>
      </w:pPr>
      <w:hyperlink w:anchor="_Toc34294195" w:history="1">
        <w:r w:rsidR="00B9180B" w:rsidRPr="00816B5F">
          <w:rPr>
            <w:rStyle w:val="Hyperlink"/>
            <w:noProof/>
          </w:rPr>
          <w:t>X.1.1.1.1 When the grouped MHD Document Recipient – is triggered</w:t>
        </w:r>
        <w:r w:rsidR="00B9180B">
          <w:rPr>
            <w:noProof/>
            <w:webHidden/>
          </w:rPr>
          <w:tab/>
        </w:r>
        <w:r w:rsidR="00B9180B">
          <w:rPr>
            <w:noProof/>
            <w:webHidden/>
          </w:rPr>
          <w:fldChar w:fldCharType="begin"/>
        </w:r>
        <w:r w:rsidR="00B9180B">
          <w:rPr>
            <w:noProof/>
            <w:webHidden/>
          </w:rPr>
          <w:instrText xml:space="preserve"> PAGEREF _Toc34294195 \h </w:instrText>
        </w:r>
        <w:r w:rsidR="00B9180B">
          <w:rPr>
            <w:noProof/>
            <w:webHidden/>
          </w:rPr>
        </w:r>
        <w:r w:rsidR="00B9180B">
          <w:rPr>
            <w:noProof/>
            <w:webHidden/>
          </w:rPr>
          <w:fldChar w:fldCharType="separate"/>
        </w:r>
        <w:r w:rsidR="00B9180B">
          <w:rPr>
            <w:noProof/>
            <w:webHidden/>
          </w:rPr>
          <w:t>17</w:t>
        </w:r>
        <w:r w:rsidR="00B9180B">
          <w:rPr>
            <w:noProof/>
            <w:webHidden/>
          </w:rPr>
          <w:fldChar w:fldCharType="end"/>
        </w:r>
      </w:hyperlink>
    </w:p>
    <w:p w14:paraId="3AEBE5CF" w14:textId="26B5B6FA" w:rsidR="00B9180B" w:rsidRDefault="00A46631">
      <w:pPr>
        <w:pStyle w:val="TOC5"/>
        <w:rPr>
          <w:rFonts w:asciiTheme="minorHAnsi" w:eastAsiaTheme="minorEastAsia" w:hAnsiTheme="minorHAnsi" w:cstheme="minorBidi"/>
          <w:noProof/>
          <w:sz w:val="22"/>
          <w:szCs w:val="22"/>
        </w:rPr>
      </w:pPr>
      <w:hyperlink w:anchor="_Toc34294196" w:history="1">
        <w:r w:rsidR="00B9180B" w:rsidRPr="00816B5F">
          <w:rPr>
            <w:rStyle w:val="Hyperlink"/>
            <w:noProof/>
          </w:rPr>
          <w:t>X.1.1.1.2 When the grouped MHD Document Responder – is triggered</w:t>
        </w:r>
        <w:r w:rsidR="00B9180B">
          <w:rPr>
            <w:noProof/>
            <w:webHidden/>
          </w:rPr>
          <w:tab/>
        </w:r>
        <w:r w:rsidR="00B9180B">
          <w:rPr>
            <w:noProof/>
            <w:webHidden/>
          </w:rPr>
          <w:fldChar w:fldCharType="begin"/>
        </w:r>
        <w:r w:rsidR="00B9180B">
          <w:rPr>
            <w:noProof/>
            <w:webHidden/>
          </w:rPr>
          <w:instrText xml:space="preserve"> PAGEREF _Toc34294196 \h </w:instrText>
        </w:r>
        <w:r w:rsidR="00B9180B">
          <w:rPr>
            <w:noProof/>
            <w:webHidden/>
          </w:rPr>
        </w:r>
        <w:r w:rsidR="00B9180B">
          <w:rPr>
            <w:noProof/>
            <w:webHidden/>
          </w:rPr>
          <w:fldChar w:fldCharType="separate"/>
        </w:r>
        <w:r w:rsidR="00B9180B">
          <w:rPr>
            <w:noProof/>
            <w:webHidden/>
          </w:rPr>
          <w:t>18</w:t>
        </w:r>
        <w:r w:rsidR="00B9180B">
          <w:rPr>
            <w:noProof/>
            <w:webHidden/>
          </w:rPr>
          <w:fldChar w:fldCharType="end"/>
        </w:r>
      </w:hyperlink>
    </w:p>
    <w:p w14:paraId="06DBFFA2" w14:textId="5A18F931" w:rsidR="00B9180B" w:rsidRDefault="00A46631">
      <w:pPr>
        <w:pStyle w:val="TOC5"/>
        <w:rPr>
          <w:rFonts w:asciiTheme="minorHAnsi" w:eastAsiaTheme="minorEastAsia" w:hAnsiTheme="minorHAnsi" w:cstheme="minorBidi"/>
          <w:noProof/>
          <w:sz w:val="22"/>
          <w:szCs w:val="22"/>
        </w:rPr>
      </w:pPr>
      <w:hyperlink w:anchor="_Toc34294197" w:history="1">
        <w:r w:rsidR="00B9180B" w:rsidRPr="00816B5F">
          <w:rPr>
            <w:rStyle w:val="Hyperlink"/>
            <w:noProof/>
          </w:rPr>
          <w:t>X.1.1.1.3 When the grouped PMIR Patient Identity Consumer – is triggered</w:t>
        </w:r>
        <w:r w:rsidR="00B9180B">
          <w:rPr>
            <w:noProof/>
            <w:webHidden/>
          </w:rPr>
          <w:tab/>
        </w:r>
        <w:r w:rsidR="00B9180B">
          <w:rPr>
            <w:noProof/>
            <w:webHidden/>
          </w:rPr>
          <w:fldChar w:fldCharType="begin"/>
        </w:r>
        <w:r w:rsidR="00B9180B">
          <w:rPr>
            <w:noProof/>
            <w:webHidden/>
          </w:rPr>
          <w:instrText xml:space="preserve"> PAGEREF _Toc34294197 \h </w:instrText>
        </w:r>
        <w:r w:rsidR="00B9180B">
          <w:rPr>
            <w:noProof/>
            <w:webHidden/>
          </w:rPr>
        </w:r>
        <w:r w:rsidR="00B9180B">
          <w:rPr>
            <w:noProof/>
            <w:webHidden/>
          </w:rPr>
          <w:fldChar w:fldCharType="separate"/>
        </w:r>
        <w:r w:rsidR="00B9180B">
          <w:rPr>
            <w:noProof/>
            <w:webHidden/>
          </w:rPr>
          <w:t>20</w:t>
        </w:r>
        <w:r w:rsidR="00B9180B">
          <w:rPr>
            <w:noProof/>
            <w:webHidden/>
          </w:rPr>
          <w:fldChar w:fldCharType="end"/>
        </w:r>
      </w:hyperlink>
    </w:p>
    <w:p w14:paraId="40EA9DA1" w14:textId="2235B1A2" w:rsidR="00B9180B" w:rsidRDefault="00A46631">
      <w:pPr>
        <w:pStyle w:val="TOC4"/>
        <w:rPr>
          <w:rFonts w:asciiTheme="minorHAnsi" w:eastAsiaTheme="minorEastAsia" w:hAnsiTheme="minorHAnsi" w:cstheme="minorBidi"/>
          <w:noProof/>
          <w:sz w:val="22"/>
          <w:szCs w:val="22"/>
        </w:rPr>
      </w:pPr>
      <w:hyperlink w:anchor="_Toc34294198" w:history="1">
        <w:r w:rsidR="00B9180B" w:rsidRPr="00816B5F">
          <w:rPr>
            <w:rStyle w:val="Hyperlink"/>
            <w:noProof/>
          </w:rPr>
          <w:t>X.1.1.2 Storage of Binary</w:t>
        </w:r>
        <w:r w:rsidR="00B9180B">
          <w:rPr>
            <w:noProof/>
            <w:webHidden/>
          </w:rPr>
          <w:tab/>
        </w:r>
        <w:r w:rsidR="00B9180B">
          <w:rPr>
            <w:noProof/>
            <w:webHidden/>
          </w:rPr>
          <w:fldChar w:fldCharType="begin"/>
        </w:r>
        <w:r w:rsidR="00B9180B">
          <w:rPr>
            <w:noProof/>
            <w:webHidden/>
          </w:rPr>
          <w:instrText xml:space="preserve"> PAGEREF _Toc34294198 \h </w:instrText>
        </w:r>
        <w:r w:rsidR="00B9180B">
          <w:rPr>
            <w:noProof/>
            <w:webHidden/>
          </w:rPr>
        </w:r>
        <w:r w:rsidR="00B9180B">
          <w:rPr>
            <w:noProof/>
            <w:webHidden/>
          </w:rPr>
          <w:fldChar w:fldCharType="separate"/>
        </w:r>
        <w:r w:rsidR="00B9180B">
          <w:rPr>
            <w:noProof/>
            <w:webHidden/>
          </w:rPr>
          <w:t>20</w:t>
        </w:r>
        <w:r w:rsidR="00B9180B">
          <w:rPr>
            <w:noProof/>
            <w:webHidden/>
          </w:rPr>
          <w:fldChar w:fldCharType="end"/>
        </w:r>
      </w:hyperlink>
    </w:p>
    <w:p w14:paraId="03ADF0AD" w14:textId="3B83AE7B" w:rsidR="00B9180B" w:rsidRDefault="00A46631">
      <w:pPr>
        <w:pStyle w:val="TOC2"/>
        <w:rPr>
          <w:rFonts w:asciiTheme="minorHAnsi" w:eastAsiaTheme="minorEastAsia" w:hAnsiTheme="minorHAnsi" w:cstheme="minorBidi"/>
          <w:noProof/>
          <w:sz w:val="22"/>
          <w:szCs w:val="22"/>
        </w:rPr>
      </w:pPr>
      <w:hyperlink w:anchor="_Toc34294199" w:history="1">
        <w:r w:rsidR="00B9180B" w:rsidRPr="00816B5F">
          <w:rPr>
            <w:rStyle w:val="Hyperlink"/>
            <w:noProof/>
          </w:rPr>
          <w:t>X.2 MHDS Actor Options</w:t>
        </w:r>
        <w:r w:rsidR="00B9180B">
          <w:rPr>
            <w:noProof/>
            <w:webHidden/>
          </w:rPr>
          <w:tab/>
        </w:r>
        <w:r w:rsidR="00B9180B">
          <w:rPr>
            <w:noProof/>
            <w:webHidden/>
          </w:rPr>
          <w:fldChar w:fldCharType="begin"/>
        </w:r>
        <w:r w:rsidR="00B9180B">
          <w:rPr>
            <w:noProof/>
            <w:webHidden/>
          </w:rPr>
          <w:instrText xml:space="preserve"> PAGEREF _Toc34294199 \h </w:instrText>
        </w:r>
        <w:r w:rsidR="00B9180B">
          <w:rPr>
            <w:noProof/>
            <w:webHidden/>
          </w:rPr>
        </w:r>
        <w:r w:rsidR="00B9180B">
          <w:rPr>
            <w:noProof/>
            <w:webHidden/>
          </w:rPr>
          <w:fldChar w:fldCharType="separate"/>
        </w:r>
        <w:r w:rsidR="00B9180B">
          <w:rPr>
            <w:noProof/>
            <w:webHidden/>
          </w:rPr>
          <w:t>21</w:t>
        </w:r>
        <w:r w:rsidR="00B9180B">
          <w:rPr>
            <w:noProof/>
            <w:webHidden/>
          </w:rPr>
          <w:fldChar w:fldCharType="end"/>
        </w:r>
      </w:hyperlink>
    </w:p>
    <w:p w14:paraId="42F6BF64" w14:textId="7F81A043" w:rsidR="00B9180B" w:rsidRDefault="00A46631">
      <w:pPr>
        <w:pStyle w:val="TOC3"/>
        <w:rPr>
          <w:rFonts w:asciiTheme="minorHAnsi" w:eastAsiaTheme="minorEastAsia" w:hAnsiTheme="minorHAnsi" w:cstheme="minorBidi"/>
          <w:noProof/>
          <w:sz w:val="22"/>
          <w:szCs w:val="22"/>
        </w:rPr>
      </w:pPr>
      <w:hyperlink w:anchor="_Toc34294200" w:history="1">
        <w:r w:rsidR="00B9180B" w:rsidRPr="00816B5F">
          <w:rPr>
            <w:rStyle w:val="Hyperlink"/>
            <w:noProof/>
          </w:rPr>
          <w:t>X.2.1 Authorization Option</w:t>
        </w:r>
        <w:r w:rsidR="00B9180B">
          <w:rPr>
            <w:noProof/>
            <w:webHidden/>
          </w:rPr>
          <w:tab/>
        </w:r>
        <w:r w:rsidR="00B9180B">
          <w:rPr>
            <w:noProof/>
            <w:webHidden/>
          </w:rPr>
          <w:fldChar w:fldCharType="begin"/>
        </w:r>
        <w:r w:rsidR="00B9180B">
          <w:rPr>
            <w:noProof/>
            <w:webHidden/>
          </w:rPr>
          <w:instrText xml:space="preserve"> PAGEREF _Toc34294200 \h </w:instrText>
        </w:r>
        <w:r w:rsidR="00B9180B">
          <w:rPr>
            <w:noProof/>
            <w:webHidden/>
          </w:rPr>
        </w:r>
        <w:r w:rsidR="00B9180B">
          <w:rPr>
            <w:noProof/>
            <w:webHidden/>
          </w:rPr>
          <w:fldChar w:fldCharType="separate"/>
        </w:r>
        <w:r w:rsidR="00B9180B">
          <w:rPr>
            <w:noProof/>
            <w:webHidden/>
          </w:rPr>
          <w:t>21</w:t>
        </w:r>
        <w:r w:rsidR="00B9180B">
          <w:rPr>
            <w:noProof/>
            <w:webHidden/>
          </w:rPr>
          <w:fldChar w:fldCharType="end"/>
        </w:r>
      </w:hyperlink>
    </w:p>
    <w:p w14:paraId="0F192F0E" w14:textId="40C8C2E7" w:rsidR="00B9180B" w:rsidRDefault="00A46631">
      <w:pPr>
        <w:pStyle w:val="TOC3"/>
        <w:rPr>
          <w:rFonts w:asciiTheme="minorHAnsi" w:eastAsiaTheme="minorEastAsia" w:hAnsiTheme="minorHAnsi" w:cstheme="minorBidi"/>
          <w:noProof/>
          <w:sz w:val="22"/>
          <w:szCs w:val="22"/>
        </w:rPr>
      </w:pPr>
      <w:hyperlink w:anchor="_Toc34294201" w:history="1">
        <w:r w:rsidR="00B9180B" w:rsidRPr="00816B5F">
          <w:rPr>
            <w:rStyle w:val="Hyperlink"/>
            <w:noProof/>
          </w:rPr>
          <w:t>X.2.2 Consent Manager Option</w:t>
        </w:r>
        <w:r w:rsidR="00B9180B">
          <w:rPr>
            <w:noProof/>
            <w:webHidden/>
          </w:rPr>
          <w:tab/>
        </w:r>
        <w:r w:rsidR="00B9180B">
          <w:rPr>
            <w:noProof/>
            <w:webHidden/>
          </w:rPr>
          <w:fldChar w:fldCharType="begin"/>
        </w:r>
        <w:r w:rsidR="00B9180B">
          <w:rPr>
            <w:noProof/>
            <w:webHidden/>
          </w:rPr>
          <w:instrText xml:space="preserve"> PAGEREF _Toc34294201 \h </w:instrText>
        </w:r>
        <w:r w:rsidR="00B9180B">
          <w:rPr>
            <w:noProof/>
            <w:webHidden/>
          </w:rPr>
        </w:r>
        <w:r w:rsidR="00B9180B">
          <w:rPr>
            <w:noProof/>
            <w:webHidden/>
          </w:rPr>
          <w:fldChar w:fldCharType="separate"/>
        </w:r>
        <w:r w:rsidR="00B9180B">
          <w:rPr>
            <w:noProof/>
            <w:webHidden/>
          </w:rPr>
          <w:t>22</w:t>
        </w:r>
        <w:r w:rsidR="00B9180B">
          <w:rPr>
            <w:noProof/>
            <w:webHidden/>
          </w:rPr>
          <w:fldChar w:fldCharType="end"/>
        </w:r>
      </w:hyperlink>
    </w:p>
    <w:p w14:paraId="542EE9C0" w14:textId="6674F4DE" w:rsidR="00B9180B" w:rsidRDefault="00A46631">
      <w:pPr>
        <w:pStyle w:val="TOC3"/>
        <w:rPr>
          <w:rFonts w:asciiTheme="minorHAnsi" w:eastAsiaTheme="minorEastAsia" w:hAnsiTheme="minorHAnsi" w:cstheme="minorBidi"/>
          <w:noProof/>
          <w:sz w:val="22"/>
          <w:szCs w:val="22"/>
        </w:rPr>
      </w:pPr>
      <w:hyperlink w:anchor="_Toc34294202" w:history="1">
        <w:r w:rsidR="00B9180B" w:rsidRPr="00816B5F">
          <w:rPr>
            <w:rStyle w:val="Hyperlink"/>
            <w:noProof/>
          </w:rPr>
          <w:t>X.2.3 SVCM Validation Option</w:t>
        </w:r>
        <w:r w:rsidR="00B9180B">
          <w:rPr>
            <w:noProof/>
            <w:webHidden/>
          </w:rPr>
          <w:tab/>
        </w:r>
        <w:r w:rsidR="00B9180B">
          <w:rPr>
            <w:noProof/>
            <w:webHidden/>
          </w:rPr>
          <w:fldChar w:fldCharType="begin"/>
        </w:r>
        <w:r w:rsidR="00B9180B">
          <w:rPr>
            <w:noProof/>
            <w:webHidden/>
          </w:rPr>
          <w:instrText xml:space="preserve"> PAGEREF _Toc34294202 \h </w:instrText>
        </w:r>
        <w:r w:rsidR="00B9180B">
          <w:rPr>
            <w:noProof/>
            <w:webHidden/>
          </w:rPr>
        </w:r>
        <w:r w:rsidR="00B9180B">
          <w:rPr>
            <w:noProof/>
            <w:webHidden/>
          </w:rPr>
          <w:fldChar w:fldCharType="separate"/>
        </w:r>
        <w:r w:rsidR="00B9180B">
          <w:rPr>
            <w:noProof/>
            <w:webHidden/>
          </w:rPr>
          <w:t>25</w:t>
        </w:r>
        <w:r w:rsidR="00B9180B">
          <w:rPr>
            <w:noProof/>
            <w:webHidden/>
          </w:rPr>
          <w:fldChar w:fldCharType="end"/>
        </w:r>
      </w:hyperlink>
    </w:p>
    <w:p w14:paraId="26CA5766" w14:textId="3A17BFF7" w:rsidR="00B9180B" w:rsidRDefault="00A46631">
      <w:pPr>
        <w:pStyle w:val="TOC3"/>
        <w:rPr>
          <w:rFonts w:asciiTheme="minorHAnsi" w:eastAsiaTheme="minorEastAsia" w:hAnsiTheme="minorHAnsi" w:cstheme="minorBidi"/>
          <w:noProof/>
          <w:sz w:val="22"/>
          <w:szCs w:val="22"/>
        </w:rPr>
      </w:pPr>
      <w:hyperlink w:anchor="_Toc34294203" w:history="1">
        <w:r w:rsidR="00B9180B" w:rsidRPr="00816B5F">
          <w:rPr>
            <w:rStyle w:val="Hyperlink"/>
            <w:noProof/>
          </w:rPr>
          <w:t>X.2.4 UnContained Reference Option</w:t>
        </w:r>
        <w:r w:rsidR="00B9180B">
          <w:rPr>
            <w:noProof/>
            <w:webHidden/>
          </w:rPr>
          <w:tab/>
        </w:r>
        <w:r w:rsidR="00B9180B">
          <w:rPr>
            <w:noProof/>
            <w:webHidden/>
          </w:rPr>
          <w:fldChar w:fldCharType="begin"/>
        </w:r>
        <w:r w:rsidR="00B9180B">
          <w:rPr>
            <w:noProof/>
            <w:webHidden/>
          </w:rPr>
          <w:instrText xml:space="preserve"> PAGEREF _Toc34294203 \h </w:instrText>
        </w:r>
        <w:r w:rsidR="00B9180B">
          <w:rPr>
            <w:noProof/>
            <w:webHidden/>
          </w:rPr>
        </w:r>
        <w:r w:rsidR="00B9180B">
          <w:rPr>
            <w:noProof/>
            <w:webHidden/>
          </w:rPr>
          <w:fldChar w:fldCharType="separate"/>
        </w:r>
        <w:r w:rsidR="00B9180B">
          <w:rPr>
            <w:noProof/>
            <w:webHidden/>
          </w:rPr>
          <w:t>25</w:t>
        </w:r>
        <w:r w:rsidR="00B9180B">
          <w:rPr>
            <w:noProof/>
            <w:webHidden/>
          </w:rPr>
          <w:fldChar w:fldCharType="end"/>
        </w:r>
      </w:hyperlink>
    </w:p>
    <w:p w14:paraId="3B87A611" w14:textId="4A25AB77" w:rsidR="00B9180B" w:rsidRDefault="00A46631">
      <w:pPr>
        <w:pStyle w:val="TOC2"/>
        <w:rPr>
          <w:rFonts w:asciiTheme="minorHAnsi" w:eastAsiaTheme="minorEastAsia" w:hAnsiTheme="minorHAnsi" w:cstheme="minorBidi"/>
          <w:noProof/>
          <w:sz w:val="22"/>
          <w:szCs w:val="22"/>
        </w:rPr>
      </w:pPr>
      <w:hyperlink w:anchor="_Toc34294204" w:history="1">
        <w:r w:rsidR="00B9180B" w:rsidRPr="00816B5F">
          <w:rPr>
            <w:rStyle w:val="Hyperlink"/>
            <w:noProof/>
          </w:rPr>
          <w:t>X.3 MHDS Required Actor Groupings</w:t>
        </w:r>
        <w:r w:rsidR="00B9180B">
          <w:rPr>
            <w:noProof/>
            <w:webHidden/>
          </w:rPr>
          <w:tab/>
        </w:r>
        <w:r w:rsidR="00B9180B">
          <w:rPr>
            <w:noProof/>
            <w:webHidden/>
          </w:rPr>
          <w:fldChar w:fldCharType="begin"/>
        </w:r>
        <w:r w:rsidR="00B9180B">
          <w:rPr>
            <w:noProof/>
            <w:webHidden/>
          </w:rPr>
          <w:instrText xml:space="preserve"> PAGEREF _Toc34294204 \h </w:instrText>
        </w:r>
        <w:r w:rsidR="00B9180B">
          <w:rPr>
            <w:noProof/>
            <w:webHidden/>
          </w:rPr>
        </w:r>
        <w:r w:rsidR="00B9180B">
          <w:rPr>
            <w:noProof/>
            <w:webHidden/>
          </w:rPr>
          <w:fldChar w:fldCharType="separate"/>
        </w:r>
        <w:r w:rsidR="00B9180B">
          <w:rPr>
            <w:noProof/>
            <w:webHidden/>
          </w:rPr>
          <w:t>26</w:t>
        </w:r>
        <w:r w:rsidR="00B9180B">
          <w:rPr>
            <w:noProof/>
            <w:webHidden/>
          </w:rPr>
          <w:fldChar w:fldCharType="end"/>
        </w:r>
      </w:hyperlink>
    </w:p>
    <w:p w14:paraId="5DFAB4FD" w14:textId="6429CDA1" w:rsidR="00B9180B" w:rsidRDefault="00A46631">
      <w:pPr>
        <w:pStyle w:val="TOC2"/>
        <w:rPr>
          <w:rFonts w:asciiTheme="minorHAnsi" w:eastAsiaTheme="minorEastAsia" w:hAnsiTheme="minorHAnsi" w:cstheme="minorBidi"/>
          <w:noProof/>
          <w:sz w:val="22"/>
          <w:szCs w:val="22"/>
        </w:rPr>
      </w:pPr>
      <w:hyperlink w:anchor="_Toc34294205" w:history="1">
        <w:r w:rsidR="00B9180B" w:rsidRPr="00816B5F">
          <w:rPr>
            <w:rStyle w:val="Hyperlink"/>
            <w:noProof/>
          </w:rPr>
          <w:t>X.4 MHDS Overview</w:t>
        </w:r>
        <w:r w:rsidR="00B9180B">
          <w:rPr>
            <w:noProof/>
            <w:webHidden/>
          </w:rPr>
          <w:tab/>
        </w:r>
        <w:r w:rsidR="00B9180B">
          <w:rPr>
            <w:noProof/>
            <w:webHidden/>
          </w:rPr>
          <w:fldChar w:fldCharType="begin"/>
        </w:r>
        <w:r w:rsidR="00B9180B">
          <w:rPr>
            <w:noProof/>
            <w:webHidden/>
          </w:rPr>
          <w:instrText xml:space="preserve"> PAGEREF _Toc34294205 \h </w:instrText>
        </w:r>
        <w:r w:rsidR="00B9180B">
          <w:rPr>
            <w:noProof/>
            <w:webHidden/>
          </w:rPr>
        </w:r>
        <w:r w:rsidR="00B9180B">
          <w:rPr>
            <w:noProof/>
            <w:webHidden/>
          </w:rPr>
          <w:fldChar w:fldCharType="separate"/>
        </w:r>
        <w:r w:rsidR="00B9180B">
          <w:rPr>
            <w:noProof/>
            <w:webHidden/>
          </w:rPr>
          <w:t>27</w:t>
        </w:r>
        <w:r w:rsidR="00B9180B">
          <w:rPr>
            <w:noProof/>
            <w:webHidden/>
          </w:rPr>
          <w:fldChar w:fldCharType="end"/>
        </w:r>
      </w:hyperlink>
    </w:p>
    <w:p w14:paraId="75FE2D71" w14:textId="55DDC862" w:rsidR="00B9180B" w:rsidRDefault="00A46631">
      <w:pPr>
        <w:pStyle w:val="TOC3"/>
        <w:rPr>
          <w:rFonts w:asciiTheme="minorHAnsi" w:eastAsiaTheme="minorEastAsia" w:hAnsiTheme="minorHAnsi" w:cstheme="minorBidi"/>
          <w:noProof/>
          <w:sz w:val="22"/>
          <w:szCs w:val="22"/>
        </w:rPr>
      </w:pPr>
      <w:hyperlink w:anchor="_Toc34294206" w:history="1">
        <w:r w:rsidR="00B9180B" w:rsidRPr="00816B5F">
          <w:rPr>
            <w:rStyle w:val="Hyperlink"/>
            <w:noProof/>
          </w:rPr>
          <w:t>X.4.1 Concepts</w:t>
        </w:r>
        <w:r w:rsidR="00B9180B">
          <w:rPr>
            <w:noProof/>
            <w:webHidden/>
          </w:rPr>
          <w:tab/>
        </w:r>
        <w:r w:rsidR="00B9180B">
          <w:rPr>
            <w:noProof/>
            <w:webHidden/>
          </w:rPr>
          <w:fldChar w:fldCharType="begin"/>
        </w:r>
        <w:r w:rsidR="00B9180B">
          <w:rPr>
            <w:noProof/>
            <w:webHidden/>
          </w:rPr>
          <w:instrText xml:space="preserve"> PAGEREF _Toc34294206 \h </w:instrText>
        </w:r>
        <w:r w:rsidR="00B9180B">
          <w:rPr>
            <w:noProof/>
            <w:webHidden/>
          </w:rPr>
        </w:r>
        <w:r w:rsidR="00B9180B">
          <w:rPr>
            <w:noProof/>
            <w:webHidden/>
          </w:rPr>
          <w:fldChar w:fldCharType="separate"/>
        </w:r>
        <w:r w:rsidR="00B9180B">
          <w:rPr>
            <w:noProof/>
            <w:webHidden/>
          </w:rPr>
          <w:t>27</w:t>
        </w:r>
        <w:r w:rsidR="00B9180B">
          <w:rPr>
            <w:noProof/>
            <w:webHidden/>
          </w:rPr>
          <w:fldChar w:fldCharType="end"/>
        </w:r>
      </w:hyperlink>
    </w:p>
    <w:p w14:paraId="33223898" w14:textId="7EB9EA1D" w:rsidR="00B9180B" w:rsidRDefault="00A46631">
      <w:pPr>
        <w:pStyle w:val="TOC3"/>
        <w:rPr>
          <w:rFonts w:asciiTheme="minorHAnsi" w:eastAsiaTheme="minorEastAsia" w:hAnsiTheme="minorHAnsi" w:cstheme="minorBidi"/>
          <w:noProof/>
          <w:sz w:val="22"/>
          <w:szCs w:val="22"/>
        </w:rPr>
      </w:pPr>
      <w:hyperlink w:anchor="_Toc34294207" w:history="1">
        <w:r w:rsidR="00B9180B" w:rsidRPr="00816B5F">
          <w:rPr>
            <w:rStyle w:val="Hyperlink"/>
            <w:noProof/>
          </w:rPr>
          <w:t>X.4.2 Use Cases</w:t>
        </w:r>
        <w:r w:rsidR="00B9180B">
          <w:rPr>
            <w:noProof/>
            <w:webHidden/>
          </w:rPr>
          <w:tab/>
        </w:r>
        <w:r w:rsidR="00B9180B">
          <w:rPr>
            <w:noProof/>
            <w:webHidden/>
          </w:rPr>
          <w:fldChar w:fldCharType="begin"/>
        </w:r>
        <w:r w:rsidR="00B9180B">
          <w:rPr>
            <w:noProof/>
            <w:webHidden/>
          </w:rPr>
          <w:instrText xml:space="preserve"> PAGEREF _Toc34294207 \h </w:instrText>
        </w:r>
        <w:r w:rsidR="00B9180B">
          <w:rPr>
            <w:noProof/>
            <w:webHidden/>
          </w:rPr>
        </w:r>
        <w:r w:rsidR="00B9180B">
          <w:rPr>
            <w:noProof/>
            <w:webHidden/>
          </w:rPr>
          <w:fldChar w:fldCharType="separate"/>
        </w:r>
        <w:r w:rsidR="00B9180B">
          <w:rPr>
            <w:noProof/>
            <w:webHidden/>
          </w:rPr>
          <w:t>27</w:t>
        </w:r>
        <w:r w:rsidR="00B9180B">
          <w:rPr>
            <w:noProof/>
            <w:webHidden/>
          </w:rPr>
          <w:fldChar w:fldCharType="end"/>
        </w:r>
      </w:hyperlink>
    </w:p>
    <w:p w14:paraId="42E1F277" w14:textId="6687E714" w:rsidR="00B9180B" w:rsidRDefault="00A46631">
      <w:pPr>
        <w:pStyle w:val="TOC4"/>
        <w:rPr>
          <w:rFonts w:asciiTheme="minorHAnsi" w:eastAsiaTheme="minorEastAsia" w:hAnsiTheme="minorHAnsi" w:cstheme="minorBidi"/>
          <w:noProof/>
          <w:sz w:val="22"/>
          <w:szCs w:val="22"/>
        </w:rPr>
      </w:pPr>
      <w:hyperlink w:anchor="_Toc34294208" w:history="1">
        <w:r w:rsidR="00B9180B" w:rsidRPr="00816B5F">
          <w:rPr>
            <w:rStyle w:val="Hyperlink"/>
            <w:noProof/>
          </w:rPr>
          <w:t>X.4.2.1 Use Case #1: Publication of a new document with persistence</w:t>
        </w:r>
        <w:r w:rsidR="00B9180B">
          <w:rPr>
            <w:noProof/>
            <w:webHidden/>
          </w:rPr>
          <w:tab/>
        </w:r>
        <w:r w:rsidR="00B9180B">
          <w:rPr>
            <w:noProof/>
            <w:webHidden/>
          </w:rPr>
          <w:fldChar w:fldCharType="begin"/>
        </w:r>
        <w:r w:rsidR="00B9180B">
          <w:rPr>
            <w:noProof/>
            <w:webHidden/>
          </w:rPr>
          <w:instrText xml:space="preserve"> PAGEREF _Toc34294208 \h </w:instrText>
        </w:r>
        <w:r w:rsidR="00B9180B">
          <w:rPr>
            <w:noProof/>
            <w:webHidden/>
          </w:rPr>
        </w:r>
        <w:r w:rsidR="00B9180B">
          <w:rPr>
            <w:noProof/>
            <w:webHidden/>
          </w:rPr>
          <w:fldChar w:fldCharType="separate"/>
        </w:r>
        <w:r w:rsidR="00B9180B">
          <w:rPr>
            <w:noProof/>
            <w:webHidden/>
          </w:rPr>
          <w:t>27</w:t>
        </w:r>
        <w:r w:rsidR="00B9180B">
          <w:rPr>
            <w:noProof/>
            <w:webHidden/>
          </w:rPr>
          <w:fldChar w:fldCharType="end"/>
        </w:r>
      </w:hyperlink>
    </w:p>
    <w:p w14:paraId="711F9180" w14:textId="5020261B" w:rsidR="00B9180B" w:rsidRDefault="00A46631">
      <w:pPr>
        <w:pStyle w:val="TOC4"/>
        <w:rPr>
          <w:rFonts w:asciiTheme="minorHAnsi" w:eastAsiaTheme="minorEastAsia" w:hAnsiTheme="minorHAnsi" w:cstheme="minorBidi"/>
          <w:noProof/>
          <w:sz w:val="22"/>
          <w:szCs w:val="22"/>
        </w:rPr>
      </w:pPr>
      <w:hyperlink w:anchor="_Toc34294209" w:history="1">
        <w:r w:rsidR="00B9180B" w:rsidRPr="00816B5F">
          <w:rPr>
            <w:rStyle w:val="Hyperlink"/>
            <w:noProof/>
          </w:rPr>
          <w:t>X.4.2.2 Use Case #2: Update of patient identity after an authorized Merge</w:t>
        </w:r>
        <w:r w:rsidR="00B9180B">
          <w:rPr>
            <w:noProof/>
            <w:webHidden/>
          </w:rPr>
          <w:tab/>
        </w:r>
        <w:r w:rsidR="00B9180B">
          <w:rPr>
            <w:noProof/>
            <w:webHidden/>
          </w:rPr>
          <w:fldChar w:fldCharType="begin"/>
        </w:r>
        <w:r w:rsidR="00B9180B">
          <w:rPr>
            <w:noProof/>
            <w:webHidden/>
          </w:rPr>
          <w:instrText xml:space="preserve"> PAGEREF _Toc34294209 \h </w:instrText>
        </w:r>
        <w:r w:rsidR="00B9180B">
          <w:rPr>
            <w:noProof/>
            <w:webHidden/>
          </w:rPr>
        </w:r>
        <w:r w:rsidR="00B9180B">
          <w:rPr>
            <w:noProof/>
            <w:webHidden/>
          </w:rPr>
          <w:fldChar w:fldCharType="separate"/>
        </w:r>
        <w:r w:rsidR="00B9180B">
          <w:rPr>
            <w:noProof/>
            <w:webHidden/>
          </w:rPr>
          <w:t>28</w:t>
        </w:r>
        <w:r w:rsidR="00B9180B">
          <w:rPr>
            <w:noProof/>
            <w:webHidden/>
          </w:rPr>
          <w:fldChar w:fldCharType="end"/>
        </w:r>
      </w:hyperlink>
    </w:p>
    <w:p w14:paraId="631DC645" w14:textId="507561C9" w:rsidR="00B9180B" w:rsidRDefault="00A46631">
      <w:pPr>
        <w:pStyle w:val="TOC4"/>
        <w:rPr>
          <w:rFonts w:asciiTheme="minorHAnsi" w:eastAsiaTheme="minorEastAsia" w:hAnsiTheme="minorHAnsi" w:cstheme="minorBidi"/>
          <w:noProof/>
          <w:sz w:val="22"/>
          <w:szCs w:val="22"/>
        </w:rPr>
      </w:pPr>
      <w:hyperlink w:anchor="_Toc34294210" w:history="1">
        <w:r w:rsidR="00B9180B" w:rsidRPr="00816B5F">
          <w:rPr>
            <w:rStyle w:val="Hyperlink"/>
            <w:noProof/>
          </w:rPr>
          <w:t>X.4.2.3 Use Case #3: Discovery and Retrieval of existing documents</w:t>
        </w:r>
        <w:r w:rsidR="00B9180B">
          <w:rPr>
            <w:noProof/>
            <w:webHidden/>
          </w:rPr>
          <w:tab/>
        </w:r>
        <w:r w:rsidR="00B9180B">
          <w:rPr>
            <w:noProof/>
            <w:webHidden/>
          </w:rPr>
          <w:fldChar w:fldCharType="begin"/>
        </w:r>
        <w:r w:rsidR="00B9180B">
          <w:rPr>
            <w:noProof/>
            <w:webHidden/>
          </w:rPr>
          <w:instrText xml:space="preserve"> PAGEREF _Toc34294210 \h </w:instrText>
        </w:r>
        <w:r w:rsidR="00B9180B">
          <w:rPr>
            <w:noProof/>
            <w:webHidden/>
          </w:rPr>
        </w:r>
        <w:r w:rsidR="00B9180B">
          <w:rPr>
            <w:noProof/>
            <w:webHidden/>
          </w:rPr>
          <w:fldChar w:fldCharType="separate"/>
        </w:r>
        <w:r w:rsidR="00B9180B">
          <w:rPr>
            <w:noProof/>
            <w:webHidden/>
          </w:rPr>
          <w:t>28</w:t>
        </w:r>
        <w:r w:rsidR="00B9180B">
          <w:rPr>
            <w:noProof/>
            <w:webHidden/>
          </w:rPr>
          <w:fldChar w:fldCharType="end"/>
        </w:r>
      </w:hyperlink>
    </w:p>
    <w:p w14:paraId="084C3F21" w14:textId="0D2841B5" w:rsidR="00B9180B" w:rsidRDefault="00A46631">
      <w:pPr>
        <w:pStyle w:val="TOC4"/>
        <w:rPr>
          <w:rFonts w:asciiTheme="minorHAnsi" w:eastAsiaTheme="minorEastAsia" w:hAnsiTheme="minorHAnsi" w:cstheme="minorBidi"/>
          <w:noProof/>
          <w:sz w:val="22"/>
          <w:szCs w:val="22"/>
        </w:rPr>
      </w:pPr>
      <w:hyperlink w:anchor="_Toc34294211" w:history="1">
        <w:r w:rsidR="00B9180B" w:rsidRPr="00816B5F">
          <w:rPr>
            <w:rStyle w:val="Hyperlink"/>
            <w:noProof/>
          </w:rPr>
          <w:t>X.4.2.4 Use Case #4: Consent Management for disclosure under Use Case #3</w:t>
        </w:r>
        <w:r w:rsidR="00B9180B">
          <w:rPr>
            <w:noProof/>
            <w:webHidden/>
          </w:rPr>
          <w:tab/>
        </w:r>
        <w:r w:rsidR="00B9180B">
          <w:rPr>
            <w:noProof/>
            <w:webHidden/>
          </w:rPr>
          <w:fldChar w:fldCharType="begin"/>
        </w:r>
        <w:r w:rsidR="00B9180B">
          <w:rPr>
            <w:noProof/>
            <w:webHidden/>
          </w:rPr>
          <w:instrText xml:space="preserve"> PAGEREF _Toc34294211 \h </w:instrText>
        </w:r>
        <w:r w:rsidR="00B9180B">
          <w:rPr>
            <w:noProof/>
            <w:webHidden/>
          </w:rPr>
        </w:r>
        <w:r w:rsidR="00B9180B">
          <w:rPr>
            <w:noProof/>
            <w:webHidden/>
          </w:rPr>
          <w:fldChar w:fldCharType="separate"/>
        </w:r>
        <w:r w:rsidR="00B9180B">
          <w:rPr>
            <w:noProof/>
            <w:webHidden/>
          </w:rPr>
          <w:t>28</w:t>
        </w:r>
        <w:r w:rsidR="00B9180B">
          <w:rPr>
            <w:noProof/>
            <w:webHidden/>
          </w:rPr>
          <w:fldChar w:fldCharType="end"/>
        </w:r>
      </w:hyperlink>
    </w:p>
    <w:p w14:paraId="701E8457" w14:textId="2F796C5A" w:rsidR="00B9180B" w:rsidRDefault="00A46631">
      <w:pPr>
        <w:pStyle w:val="TOC2"/>
        <w:rPr>
          <w:rFonts w:asciiTheme="minorHAnsi" w:eastAsiaTheme="minorEastAsia" w:hAnsiTheme="minorHAnsi" w:cstheme="minorBidi"/>
          <w:noProof/>
          <w:sz w:val="22"/>
          <w:szCs w:val="22"/>
        </w:rPr>
      </w:pPr>
      <w:hyperlink w:anchor="_Toc34294212" w:history="1">
        <w:r w:rsidR="00B9180B" w:rsidRPr="00816B5F">
          <w:rPr>
            <w:rStyle w:val="Hyperlink"/>
            <w:noProof/>
          </w:rPr>
          <w:t>X.5 MHDS Security Considerations</w:t>
        </w:r>
        <w:r w:rsidR="00B9180B">
          <w:rPr>
            <w:noProof/>
            <w:webHidden/>
          </w:rPr>
          <w:tab/>
        </w:r>
        <w:r w:rsidR="00B9180B">
          <w:rPr>
            <w:noProof/>
            <w:webHidden/>
          </w:rPr>
          <w:fldChar w:fldCharType="begin"/>
        </w:r>
        <w:r w:rsidR="00B9180B">
          <w:rPr>
            <w:noProof/>
            <w:webHidden/>
          </w:rPr>
          <w:instrText xml:space="preserve"> PAGEREF _Toc34294212 \h </w:instrText>
        </w:r>
        <w:r w:rsidR="00B9180B">
          <w:rPr>
            <w:noProof/>
            <w:webHidden/>
          </w:rPr>
        </w:r>
        <w:r w:rsidR="00B9180B">
          <w:rPr>
            <w:noProof/>
            <w:webHidden/>
          </w:rPr>
          <w:fldChar w:fldCharType="separate"/>
        </w:r>
        <w:r w:rsidR="00B9180B">
          <w:rPr>
            <w:noProof/>
            <w:webHidden/>
          </w:rPr>
          <w:t>28</w:t>
        </w:r>
        <w:r w:rsidR="00B9180B">
          <w:rPr>
            <w:noProof/>
            <w:webHidden/>
          </w:rPr>
          <w:fldChar w:fldCharType="end"/>
        </w:r>
      </w:hyperlink>
    </w:p>
    <w:p w14:paraId="5DC7F604" w14:textId="518A571A" w:rsidR="00B9180B" w:rsidRDefault="00A46631">
      <w:pPr>
        <w:pStyle w:val="TOC3"/>
        <w:rPr>
          <w:rFonts w:asciiTheme="minorHAnsi" w:eastAsiaTheme="minorEastAsia" w:hAnsiTheme="minorHAnsi" w:cstheme="minorBidi"/>
          <w:noProof/>
          <w:sz w:val="22"/>
          <w:szCs w:val="22"/>
        </w:rPr>
      </w:pPr>
      <w:hyperlink w:anchor="_Toc34294213" w:history="1">
        <w:r w:rsidR="00B9180B" w:rsidRPr="00816B5F">
          <w:rPr>
            <w:rStyle w:val="Hyperlink"/>
            <w:noProof/>
          </w:rPr>
          <w:t>X.5.1 Policies and Risk Management</w:t>
        </w:r>
        <w:r w:rsidR="00B9180B">
          <w:rPr>
            <w:noProof/>
            <w:webHidden/>
          </w:rPr>
          <w:tab/>
        </w:r>
        <w:r w:rsidR="00B9180B">
          <w:rPr>
            <w:noProof/>
            <w:webHidden/>
          </w:rPr>
          <w:fldChar w:fldCharType="begin"/>
        </w:r>
        <w:r w:rsidR="00B9180B">
          <w:rPr>
            <w:noProof/>
            <w:webHidden/>
          </w:rPr>
          <w:instrText xml:space="preserve"> PAGEREF _Toc34294213 \h </w:instrText>
        </w:r>
        <w:r w:rsidR="00B9180B">
          <w:rPr>
            <w:noProof/>
            <w:webHidden/>
          </w:rPr>
        </w:r>
        <w:r w:rsidR="00B9180B">
          <w:rPr>
            <w:noProof/>
            <w:webHidden/>
          </w:rPr>
          <w:fldChar w:fldCharType="separate"/>
        </w:r>
        <w:r w:rsidR="00B9180B">
          <w:rPr>
            <w:noProof/>
            <w:webHidden/>
          </w:rPr>
          <w:t>29</w:t>
        </w:r>
        <w:r w:rsidR="00B9180B">
          <w:rPr>
            <w:noProof/>
            <w:webHidden/>
          </w:rPr>
          <w:fldChar w:fldCharType="end"/>
        </w:r>
      </w:hyperlink>
    </w:p>
    <w:p w14:paraId="5B35CD65" w14:textId="4C989CE6" w:rsidR="00B9180B" w:rsidRDefault="00A46631">
      <w:pPr>
        <w:pStyle w:val="TOC3"/>
        <w:rPr>
          <w:rFonts w:asciiTheme="minorHAnsi" w:eastAsiaTheme="minorEastAsia" w:hAnsiTheme="minorHAnsi" w:cstheme="minorBidi"/>
          <w:noProof/>
          <w:sz w:val="22"/>
          <w:szCs w:val="22"/>
        </w:rPr>
      </w:pPr>
      <w:hyperlink w:anchor="_Toc34294214" w:history="1">
        <w:r w:rsidR="00B9180B" w:rsidRPr="00816B5F">
          <w:rPr>
            <w:rStyle w:val="Hyperlink"/>
            <w:noProof/>
          </w:rPr>
          <w:t>X.5.2 Technical Security and Privacy controls</w:t>
        </w:r>
        <w:r w:rsidR="00B9180B">
          <w:rPr>
            <w:noProof/>
            <w:webHidden/>
          </w:rPr>
          <w:tab/>
        </w:r>
        <w:r w:rsidR="00B9180B">
          <w:rPr>
            <w:noProof/>
            <w:webHidden/>
          </w:rPr>
          <w:fldChar w:fldCharType="begin"/>
        </w:r>
        <w:r w:rsidR="00B9180B">
          <w:rPr>
            <w:noProof/>
            <w:webHidden/>
          </w:rPr>
          <w:instrText xml:space="preserve"> PAGEREF _Toc34294214 \h </w:instrText>
        </w:r>
        <w:r w:rsidR="00B9180B">
          <w:rPr>
            <w:noProof/>
            <w:webHidden/>
          </w:rPr>
        </w:r>
        <w:r w:rsidR="00B9180B">
          <w:rPr>
            <w:noProof/>
            <w:webHidden/>
          </w:rPr>
          <w:fldChar w:fldCharType="separate"/>
        </w:r>
        <w:r w:rsidR="00B9180B">
          <w:rPr>
            <w:noProof/>
            <w:webHidden/>
          </w:rPr>
          <w:t>30</w:t>
        </w:r>
        <w:r w:rsidR="00B9180B">
          <w:rPr>
            <w:noProof/>
            <w:webHidden/>
          </w:rPr>
          <w:fldChar w:fldCharType="end"/>
        </w:r>
      </w:hyperlink>
    </w:p>
    <w:p w14:paraId="3A1582A5" w14:textId="3800335C" w:rsidR="00B9180B" w:rsidRDefault="00A46631">
      <w:pPr>
        <w:pStyle w:val="TOC3"/>
        <w:rPr>
          <w:rFonts w:asciiTheme="minorHAnsi" w:eastAsiaTheme="minorEastAsia" w:hAnsiTheme="minorHAnsi" w:cstheme="minorBidi"/>
          <w:noProof/>
          <w:sz w:val="22"/>
          <w:szCs w:val="22"/>
        </w:rPr>
      </w:pPr>
      <w:hyperlink w:anchor="_Toc34294215" w:history="1">
        <w:r w:rsidR="00B9180B" w:rsidRPr="00816B5F">
          <w:rPr>
            <w:rStyle w:val="Hyperlink"/>
            <w:noProof/>
          </w:rPr>
          <w:t>X.5.3 Applying Security and Privacy to Document Sharing</w:t>
        </w:r>
        <w:r w:rsidR="00B9180B">
          <w:rPr>
            <w:noProof/>
            <w:webHidden/>
          </w:rPr>
          <w:tab/>
        </w:r>
        <w:r w:rsidR="00B9180B">
          <w:rPr>
            <w:noProof/>
            <w:webHidden/>
          </w:rPr>
          <w:fldChar w:fldCharType="begin"/>
        </w:r>
        <w:r w:rsidR="00B9180B">
          <w:rPr>
            <w:noProof/>
            <w:webHidden/>
          </w:rPr>
          <w:instrText xml:space="preserve"> PAGEREF _Toc34294215 \h </w:instrText>
        </w:r>
        <w:r w:rsidR="00B9180B">
          <w:rPr>
            <w:noProof/>
            <w:webHidden/>
          </w:rPr>
        </w:r>
        <w:r w:rsidR="00B9180B">
          <w:rPr>
            <w:noProof/>
            <w:webHidden/>
          </w:rPr>
          <w:fldChar w:fldCharType="separate"/>
        </w:r>
        <w:r w:rsidR="00B9180B">
          <w:rPr>
            <w:noProof/>
            <w:webHidden/>
          </w:rPr>
          <w:t>31</w:t>
        </w:r>
        <w:r w:rsidR="00B9180B">
          <w:rPr>
            <w:noProof/>
            <w:webHidden/>
          </w:rPr>
          <w:fldChar w:fldCharType="end"/>
        </w:r>
      </w:hyperlink>
    </w:p>
    <w:p w14:paraId="6641BD72" w14:textId="48FB6B9B" w:rsidR="00B9180B" w:rsidRDefault="00A46631">
      <w:pPr>
        <w:pStyle w:val="TOC4"/>
        <w:rPr>
          <w:rFonts w:asciiTheme="minorHAnsi" w:eastAsiaTheme="minorEastAsia" w:hAnsiTheme="minorHAnsi" w:cstheme="minorBidi"/>
          <w:noProof/>
          <w:sz w:val="22"/>
          <w:szCs w:val="22"/>
        </w:rPr>
      </w:pPr>
      <w:hyperlink w:anchor="_Toc34294216" w:history="1">
        <w:r w:rsidR="00B9180B" w:rsidRPr="00816B5F">
          <w:rPr>
            <w:rStyle w:val="Hyperlink"/>
            <w:noProof/>
          </w:rPr>
          <w:t>X.5.3.1 Basic Security</w:t>
        </w:r>
        <w:r w:rsidR="00B9180B">
          <w:rPr>
            <w:noProof/>
            <w:webHidden/>
          </w:rPr>
          <w:tab/>
        </w:r>
        <w:r w:rsidR="00B9180B">
          <w:rPr>
            <w:noProof/>
            <w:webHidden/>
          </w:rPr>
          <w:fldChar w:fldCharType="begin"/>
        </w:r>
        <w:r w:rsidR="00B9180B">
          <w:rPr>
            <w:noProof/>
            <w:webHidden/>
          </w:rPr>
          <w:instrText xml:space="preserve"> PAGEREF _Toc34294216 \h </w:instrText>
        </w:r>
        <w:r w:rsidR="00B9180B">
          <w:rPr>
            <w:noProof/>
            <w:webHidden/>
          </w:rPr>
        </w:r>
        <w:r w:rsidR="00B9180B">
          <w:rPr>
            <w:noProof/>
            <w:webHidden/>
          </w:rPr>
          <w:fldChar w:fldCharType="separate"/>
        </w:r>
        <w:r w:rsidR="00B9180B">
          <w:rPr>
            <w:noProof/>
            <w:webHidden/>
          </w:rPr>
          <w:t>32</w:t>
        </w:r>
        <w:r w:rsidR="00B9180B">
          <w:rPr>
            <w:noProof/>
            <w:webHidden/>
          </w:rPr>
          <w:fldChar w:fldCharType="end"/>
        </w:r>
      </w:hyperlink>
    </w:p>
    <w:p w14:paraId="030D9F86" w14:textId="4CDE1E6B" w:rsidR="00B9180B" w:rsidRDefault="00A46631">
      <w:pPr>
        <w:pStyle w:val="TOC4"/>
        <w:rPr>
          <w:rFonts w:asciiTheme="minorHAnsi" w:eastAsiaTheme="minorEastAsia" w:hAnsiTheme="minorHAnsi" w:cstheme="minorBidi"/>
          <w:noProof/>
          <w:sz w:val="22"/>
          <w:szCs w:val="22"/>
        </w:rPr>
      </w:pPr>
      <w:hyperlink w:anchor="_Toc34294217" w:history="1">
        <w:r w:rsidR="00B9180B" w:rsidRPr="00816B5F">
          <w:rPr>
            <w:rStyle w:val="Hyperlink"/>
            <w:noProof/>
          </w:rPr>
          <w:t>X.5.3.2 Protecting different types of documents</w:t>
        </w:r>
        <w:r w:rsidR="00B9180B">
          <w:rPr>
            <w:noProof/>
            <w:webHidden/>
          </w:rPr>
          <w:tab/>
        </w:r>
        <w:r w:rsidR="00B9180B">
          <w:rPr>
            <w:noProof/>
            <w:webHidden/>
          </w:rPr>
          <w:fldChar w:fldCharType="begin"/>
        </w:r>
        <w:r w:rsidR="00B9180B">
          <w:rPr>
            <w:noProof/>
            <w:webHidden/>
          </w:rPr>
          <w:instrText xml:space="preserve"> PAGEREF _Toc34294217 \h </w:instrText>
        </w:r>
        <w:r w:rsidR="00B9180B">
          <w:rPr>
            <w:noProof/>
            <w:webHidden/>
          </w:rPr>
        </w:r>
        <w:r w:rsidR="00B9180B">
          <w:rPr>
            <w:noProof/>
            <w:webHidden/>
          </w:rPr>
          <w:fldChar w:fldCharType="separate"/>
        </w:r>
        <w:r w:rsidR="00B9180B">
          <w:rPr>
            <w:noProof/>
            <w:webHidden/>
          </w:rPr>
          <w:t>32</w:t>
        </w:r>
        <w:r w:rsidR="00B9180B">
          <w:rPr>
            <w:noProof/>
            <w:webHidden/>
          </w:rPr>
          <w:fldChar w:fldCharType="end"/>
        </w:r>
      </w:hyperlink>
    </w:p>
    <w:p w14:paraId="3CAD9ABE" w14:textId="7FA764B5" w:rsidR="00B9180B" w:rsidRDefault="00A46631">
      <w:pPr>
        <w:pStyle w:val="TOC4"/>
        <w:rPr>
          <w:rFonts w:asciiTheme="minorHAnsi" w:eastAsiaTheme="minorEastAsia" w:hAnsiTheme="minorHAnsi" w:cstheme="minorBidi"/>
          <w:noProof/>
          <w:sz w:val="22"/>
          <w:szCs w:val="22"/>
        </w:rPr>
      </w:pPr>
      <w:hyperlink w:anchor="_Toc34294218" w:history="1">
        <w:r w:rsidR="00B9180B" w:rsidRPr="00816B5F">
          <w:rPr>
            <w:rStyle w:val="Hyperlink"/>
            <w:noProof/>
          </w:rPr>
          <w:t>X.5.3.3 Patient Privacy Consent to participate in Document Sharing</w:t>
        </w:r>
        <w:r w:rsidR="00B9180B">
          <w:rPr>
            <w:noProof/>
            <w:webHidden/>
          </w:rPr>
          <w:tab/>
        </w:r>
        <w:r w:rsidR="00B9180B">
          <w:rPr>
            <w:noProof/>
            <w:webHidden/>
          </w:rPr>
          <w:fldChar w:fldCharType="begin"/>
        </w:r>
        <w:r w:rsidR="00B9180B">
          <w:rPr>
            <w:noProof/>
            <w:webHidden/>
          </w:rPr>
          <w:instrText xml:space="preserve"> PAGEREF _Toc34294218 \h </w:instrText>
        </w:r>
        <w:r w:rsidR="00B9180B">
          <w:rPr>
            <w:noProof/>
            <w:webHidden/>
          </w:rPr>
        </w:r>
        <w:r w:rsidR="00B9180B">
          <w:rPr>
            <w:noProof/>
            <w:webHidden/>
          </w:rPr>
          <w:fldChar w:fldCharType="separate"/>
        </w:r>
        <w:r w:rsidR="00B9180B">
          <w:rPr>
            <w:noProof/>
            <w:webHidden/>
          </w:rPr>
          <w:t>34</w:t>
        </w:r>
        <w:r w:rsidR="00B9180B">
          <w:rPr>
            <w:noProof/>
            <w:webHidden/>
          </w:rPr>
          <w:fldChar w:fldCharType="end"/>
        </w:r>
      </w:hyperlink>
    </w:p>
    <w:p w14:paraId="6B16344E" w14:textId="7EE809DB" w:rsidR="00B9180B" w:rsidRDefault="00A46631">
      <w:pPr>
        <w:pStyle w:val="TOC4"/>
        <w:rPr>
          <w:rFonts w:asciiTheme="minorHAnsi" w:eastAsiaTheme="minorEastAsia" w:hAnsiTheme="minorHAnsi" w:cstheme="minorBidi"/>
          <w:noProof/>
          <w:sz w:val="22"/>
          <w:szCs w:val="22"/>
        </w:rPr>
      </w:pPr>
      <w:hyperlink w:anchor="_Toc34294219" w:history="1">
        <w:r w:rsidR="00B9180B" w:rsidRPr="00816B5F">
          <w:rPr>
            <w:rStyle w:val="Hyperlink"/>
            <w:noProof/>
          </w:rPr>
          <w:t>X.5.3.4 Security and Privacy in a Patient Safety Environment</w:t>
        </w:r>
        <w:r w:rsidR="00B9180B">
          <w:rPr>
            <w:noProof/>
            <w:webHidden/>
          </w:rPr>
          <w:tab/>
        </w:r>
        <w:r w:rsidR="00B9180B">
          <w:rPr>
            <w:noProof/>
            <w:webHidden/>
          </w:rPr>
          <w:fldChar w:fldCharType="begin"/>
        </w:r>
        <w:r w:rsidR="00B9180B">
          <w:rPr>
            <w:noProof/>
            <w:webHidden/>
          </w:rPr>
          <w:instrText xml:space="preserve"> PAGEREF _Toc34294219 \h </w:instrText>
        </w:r>
        <w:r w:rsidR="00B9180B">
          <w:rPr>
            <w:noProof/>
            <w:webHidden/>
          </w:rPr>
        </w:r>
        <w:r w:rsidR="00B9180B">
          <w:rPr>
            <w:noProof/>
            <w:webHidden/>
          </w:rPr>
          <w:fldChar w:fldCharType="separate"/>
        </w:r>
        <w:r w:rsidR="00B9180B">
          <w:rPr>
            <w:noProof/>
            <w:webHidden/>
          </w:rPr>
          <w:t>35</w:t>
        </w:r>
        <w:r w:rsidR="00B9180B">
          <w:rPr>
            <w:noProof/>
            <w:webHidden/>
          </w:rPr>
          <w:fldChar w:fldCharType="end"/>
        </w:r>
      </w:hyperlink>
    </w:p>
    <w:p w14:paraId="4DE1778A" w14:textId="3CB2F2F0" w:rsidR="00B9180B" w:rsidRDefault="00A46631">
      <w:pPr>
        <w:pStyle w:val="TOC3"/>
        <w:rPr>
          <w:rFonts w:asciiTheme="minorHAnsi" w:eastAsiaTheme="minorEastAsia" w:hAnsiTheme="minorHAnsi" w:cstheme="minorBidi"/>
          <w:noProof/>
          <w:sz w:val="22"/>
          <w:szCs w:val="22"/>
        </w:rPr>
      </w:pPr>
      <w:hyperlink w:anchor="_Toc34294220" w:history="1">
        <w:r w:rsidR="00B9180B" w:rsidRPr="00816B5F">
          <w:rPr>
            <w:rStyle w:val="Hyperlink"/>
            <w:noProof/>
          </w:rPr>
          <w:t>X.5.4 IHE Security and Privacy Controls</w:t>
        </w:r>
        <w:r w:rsidR="00B9180B">
          <w:rPr>
            <w:noProof/>
            <w:webHidden/>
          </w:rPr>
          <w:tab/>
        </w:r>
        <w:r w:rsidR="00B9180B">
          <w:rPr>
            <w:noProof/>
            <w:webHidden/>
          </w:rPr>
          <w:fldChar w:fldCharType="begin"/>
        </w:r>
        <w:r w:rsidR="00B9180B">
          <w:rPr>
            <w:noProof/>
            <w:webHidden/>
          </w:rPr>
          <w:instrText xml:space="preserve"> PAGEREF _Toc34294220 \h </w:instrText>
        </w:r>
        <w:r w:rsidR="00B9180B">
          <w:rPr>
            <w:noProof/>
            <w:webHidden/>
          </w:rPr>
        </w:r>
        <w:r w:rsidR="00B9180B">
          <w:rPr>
            <w:noProof/>
            <w:webHidden/>
          </w:rPr>
          <w:fldChar w:fldCharType="separate"/>
        </w:r>
        <w:r w:rsidR="00B9180B">
          <w:rPr>
            <w:noProof/>
            <w:webHidden/>
          </w:rPr>
          <w:t>35</w:t>
        </w:r>
        <w:r w:rsidR="00B9180B">
          <w:rPr>
            <w:noProof/>
            <w:webHidden/>
          </w:rPr>
          <w:fldChar w:fldCharType="end"/>
        </w:r>
      </w:hyperlink>
    </w:p>
    <w:p w14:paraId="5DB3D5DA" w14:textId="53AF06A4" w:rsidR="00B9180B" w:rsidRDefault="00A46631">
      <w:pPr>
        <w:pStyle w:val="TOC2"/>
        <w:rPr>
          <w:rFonts w:asciiTheme="minorHAnsi" w:eastAsiaTheme="minorEastAsia" w:hAnsiTheme="minorHAnsi" w:cstheme="minorBidi"/>
          <w:noProof/>
          <w:sz w:val="22"/>
          <w:szCs w:val="22"/>
        </w:rPr>
      </w:pPr>
      <w:hyperlink w:anchor="_Toc34294221" w:history="1">
        <w:r w:rsidR="00B9180B" w:rsidRPr="00816B5F">
          <w:rPr>
            <w:rStyle w:val="Hyperlink"/>
            <w:noProof/>
          </w:rPr>
          <w:t>X.6 MHDS Cross Profile Considerations</w:t>
        </w:r>
        <w:r w:rsidR="00B9180B">
          <w:rPr>
            <w:noProof/>
            <w:webHidden/>
          </w:rPr>
          <w:tab/>
        </w:r>
        <w:r w:rsidR="00B9180B">
          <w:rPr>
            <w:noProof/>
            <w:webHidden/>
          </w:rPr>
          <w:fldChar w:fldCharType="begin"/>
        </w:r>
        <w:r w:rsidR="00B9180B">
          <w:rPr>
            <w:noProof/>
            <w:webHidden/>
          </w:rPr>
          <w:instrText xml:space="preserve"> PAGEREF _Toc34294221 \h </w:instrText>
        </w:r>
        <w:r w:rsidR="00B9180B">
          <w:rPr>
            <w:noProof/>
            <w:webHidden/>
          </w:rPr>
        </w:r>
        <w:r w:rsidR="00B9180B">
          <w:rPr>
            <w:noProof/>
            <w:webHidden/>
          </w:rPr>
          <w:fldChar w:fldCharType="separate"/>
        </w:r>
        <w:r w:rsidR="00B9180B">
          <w:rPr>
            <w:noProof/>
            <w:webHidden/>
          </w:rPr>
          <w:t>36</w:t>
        </w:r>
        <w:r w:rsidR="00B9180B">
          <w:rPr>
            <w:noProof/>
            <w:webHidden/>
          </w:rPr>
          <w:fldChar w:fldCharType="end"/>
        </w:r>
      </w:hyperlink>
    </w:p>
    <w:p w14:paraId="571FFB8A" w14:textId="730FBC9C" w:rsidR="00B9180B" w:rsidRDefault="00A46631">
      <w:pPr>
        <w:pStyle w:val="TOC3"/>
        <w:rPr>
          <w:rFonts w:asciiTheme="minorHAnsi" w:eastAsiaTheme="minorEastAsia" w:hAnsiTheme="minorHAnsi" w:cstheme="minorBidi"/>
          <w:noProof/>
          <w:sz w:val="22"/>
          <w:szCs w:val="22"/>
        </w:rPr>
      </w:pPr>
      <w:hyperlink w:anchor="_Toc34294222" w:history="1">
        <w:r w:rsidR="00B9180B" w:rsidRPr="00816B5F">
          <w:rPr>
            <w:rStyle w:val="Hyperlink"/>
            <w:noProof/>
          </w:rPr>
          <w:t>X.6.1 Interaction Diagram for the MHDS environment.</w:t>
        </w:r>
        <w:r w:rsidR="00B9180B">
          <w:rPr>
            <w:noProof/>
            <w:webHidden/>
          </w:rPr>
          <w:tab/>
        </w:r>
        <w:r w:rsidR="00B9180B">
          <w:rPr>
            <w:noProof/>
            <w:webHidden/>
          </w:rPr>
          <w:fldChar w:fldCharType="begin"/>
        </w:r>
        <w:r w:rsidR="00B9180B">
          <w:rPr>
            <w:noProof/>
            <w:webHidden/>
          </w:rPr>
          <w:instrText xml:space="preserve"> PAGEREF _Toc34294222 \h </w:instrText>
        </w:r>
        <w:r w:rsidR="00B9180B">
          <w:rPr>
            <w:noProof/>
            <w:webHidden/>
          </w:rPr>
        </w:r>
        <w:r w:rsidR="00B9180B">
          <w:rPr>
            <w:noProof/>
            <w:webHidden/>
          </w:rPr>
          <w:fldChar w:fldCharType="separate"/>
        </w:r>
        <w:r w:rsidR="00B9180B">
          <w:rPr>
            <w:noProof/>
            <w:webHidden/>
          </w:rPr>
          <w:t>36</w:t>
        </w:r>
        <w:r w:rsidR="00B9180B">
          <w:rPr>
            <w:noProof/>
            <w:webHidden/>
          </w:rPr>
          <w:fldChar w:fldCharType="end"/>
        </w:r>
      </w:hyperlink>
    </w:p>
    <w:p w14:paraId="0101B3D4" w14:textId="60108889" w:rsidR="00B9180B" w:rsidRDefault="00A46631">
      <w:pPr>
        <w:pStyle w:val="TOC3"/>
        <w:rPr>
          <w:rFonts w:asciiTheme="minorHAnsi" w:eastAsiaTheme="minorEastAsia" w:hAnsiTheme="minorHAnsi" w:cstheme="minorBidi"/>
          <w:noProof/>
          <w:sz w:val="22"/>
          <w:szCs w:val="22"/>
        </w:rPr>
      </w:pPr>
      <w:hyperlink w:anchor="_Toc34294223" w:history="1">
        <w:r w:rsidR="00B9180B" w:rsidRPr="00816B5F">
          <w:rPr>
            <w:rStyle w:val="Hyperlink"/>
            <w:noProof/>
          </w:rPr>
          <w:t>X.6.2 Typical Client System Designs</w:t>
        </w:r>
        <w:r w:rsidR="00B9180B">
          <w:rPr>
            <w:noProof/>
            <w:webHidden/>
          </w:rPr>
          <w:tab/>
        </w:r>
        <w:r w:rsidR="00B9180B">
          <w:rPr>
            <w:noProof/>
            <w:webHidden/>
          </w:rPr>
          <w:fldChar w:fldCharType="begin"/>
        </w:r>
        <w:r w:rsidR="00B9180B">
          <w:rPr>
            <w:noProof/>
            <w:webHidden/>
          </w:rPr>
          <w:instrText xml:space="preserve"> PAGEREF _Toc34294223 \h </w:instrText>
        </w:r>
        <w:r w:rsidR="00B9180B">
          <w:rPr>
            <w:noProof/>
            <w:webHidden/>
          </w:rPr>
        </w:r>
        <w:r w:rsidR="00B9180B">
          <w:rPr>
            <w:noProof/>
            <w:webHidden/>
          </w:rPr>
          <w:fldChar w:fldCharType="separate"/>
        </w:r>
        <w:r w:rsidR="00B9180B">
          <w:rPr>
            <w:noProof/>
            <w:webHidden/>
          </w:rPr>
          <w:t>40</w:t>
        </w:r>
        <w:r w:rsidR="00B9180B">
          <w:rPr>
            <w:noProof/>
            <w:webHidden/>
          </w:rPr>
          <w:fldChar w:fldCharType="end"/>
        </w:r>
      </w:hyperlink>
    </w:p>
    <w:p w14:paraId="395C8590" w14:textId="0A306AA6" w:rsidR="00B9180B" w:rsidRDefault="00A46631">
      <w:pPr>
        <w:pStyle w:val="TOC4"/>
        <w:rPr>
          <w:rFonts w:asciiTheme="minorHAnsi" w:eastAsiaTheme="minorEastAsia" w:hAnsiTheme="minorHAnsi" w:cstheme="minorBidi"/>
          <w:noProof/>
          <w:sz w:val="22"/>
          <w:szCs w:val="22"/>
        </w:rPr>
      </w:pPr>
      <w:hyperlink w:anchor="_Toc34294224" w:history="1">
        <w:r w:rsidR="00B9180B" w:rsidRPr="00816B5F">
          <w:rPr>
            <w:rStyle w:val="Hyperlink"/>
            <w:noProof/>
          </w:rPr>
          <w:t>X.6.2.1 System that publishes documents System Design</w:t>
        </w:r>
        <w:r w:rsidR="00B9180B">
          <w:rPr>
            <w:noProof/>
            <w:webHidden/>
          </w:rPr>
          <w:tab/>
        </w:r>
        <w:r w:rsidR="00B9180B">
          <w:rPr>
            <w:noProof/>
            <w:webHidden/>
          </w:rPr>
          <w:fldChar w:fldCharType="begin"/>
        </w:r>
        <w:r w:rsidR="00B9180B">
          <w:rPr>
            <w:noProof/>
            <w:webHidden/>
          </w:rPr>
          <w:instrText xml:space="preserve"> PAGEREF _Toc34294224 \h </w:instrText>
        </w:r>
        <w:r w:rsidR="00B9180B">
          <w:rPr>
            <w:noProof/>
            <w:webHidden/>
          </w:rPr>
        </w:r>
        <w:r w:rsidR="00B9180B">
          <w:rPr>
            <w:noProof/>
            <w:webHidden/>
          </w:rPr>
          <w:fldChar w:fldCharType="separate"/>
        </w:r>
        <w:r w:rsidR="00B9180B">
          <w:rPr>
            <w:noProof/>
            <w:webHidden/>
          </w:rPr>
          <w:t>40</w:t>
        </w:r>
        <w:r w:rsidR="00B9180B">
          <w:rPr>
            <w:noProof/>
            <w:webHidden/>
          </w:rPr>
          <w:fldChar w:fldCharType="end"/>
        </w:r>
      </w:hyperlink>
    </w:p>
    <w:p w14:paraId="2D7CABF9" w14:textId="39D2B8CC" w:rsidR="00B9180B" w:rsidRDefault="00A46631">
      <w:pPr>
        <w:pStyle w:val="TOC4"/>
        <w:rPr>
          <w:rFonts w:asciiTheme="minorHAnsi" w:eastAsiaTheme="minorEastAsia" w:hAnsiTheme="minorHAnsi" w:cstheme="minorBidi"/>
          <w:noProof/>
          <w:sz w:val="22"/>
          <w:szCs w:val="22"/>
        </w:rPr>
      </w:pPr>
      <w:hyperlink w:anchor="_Toc34294225" w:history="1">
        <w:r w:rsidR="00B9180B" w:rsidRPr="00816B5F">
          <w:rPr>
            <w:rStyle w:val="Hyperlink"/>
            <w:noProof/>
          </w:rPr>
          <w:t>X.6.2.2 System that consumes documents System Design</w:t>
        </w:r>
        <w:r w:rsidR="00B9180B">
          <w:rPr>
            <w:noProof/>
            <w:webHidden/>
          </w:rPr>
          <w:tab/>
        </w:r>
        <w:r w:rsidR="00B9180B">
          <w:rPr>
            <w:noProof/>
            <w:webHidden/>
          </w:rPr>
          <w:fldChar w:fldCharType="begin"/>
        </w:r>
        <w:r w:rsidR="00B9180B">
          <w:rPr>
            <w:noProof/>
            <w:webHidden/>
          </w:rPr>
          <w:instrText xml:space="preserve"> PAGEREF _Toc34294225 \h </w:instrText>
        </w:r>
        <w:r w:rsidR="00B9180B">
          <w:rPr>
            <w:noProof/>
            <w:webHidden/>
          </w:rPr>
        </w:r>
        <w:r w:rsidR="00B9180B">
          <w:rPr>
            <w:noProof/>
            <w:webHidden/>
          </w:rPr>
          <w:fldChar w:fldCharType="separate"/>
        </w:r>
        <w:r w:rsidR="00B9180B">
          <w:rPr>
            <w:noProof/>
            <w:webHidden/>
          </w:rPr>
          <w:t>41</w:t>
        </w:r>
        <w:r w:rsidR="00B9180B">
          <w:rPr>
            <w:noProof/>
            <w:webHidden/>
          </w:rPr>
          <w:fldChar w:fldCharType="end"/>
        </w:r>
      </w:hyperlink>
    </w:p>
    <w:p w14:paraId="22DE396A" w14:textId="1642E2D5" w:rsidR="00B9180B" w:rsidRDefault="00A46631">
      <w:pPr>
        <w:pStyle w:val="TOC4"/>
        <w:rPr>
          <w:rFonts w:asciiTheme="minorHAnsi" w:eastAsiaTheme="minorEastAsia" w:hAnsiTheme="minorHAnsi" w:cstheme="minorBidi"/>
          <w:noProof/>
          <w:sz w:val="22"/>
          <w:szCs w:val="22"/>
        </w:rPr>
      </w:pPr>
      <w:hyperlink w:anchor="_Toc34294226" w:history="1">
        <w:r w:rsidR="00B9180B" w:rsidRPr="00816B5F">
          <w:rPr>
            <w:rStyle w:val="Hyperlink"/>
            <w:noProof/>
          </w:rPr>
          <w:t>X.6.2.3 System that consumes clinical data elements Systems Design</w:t>
        </w:r>
        <w:r w:rsidR="00B9180B">
          <w:rPr>
            <w:noProof/>
            <w:webHidden/>
          </w:rPr>
          <w:tab/>
        </w:r>
        <w:r w:rsidR="00B9180B">
          <w:rPr>
            <w:noProof/>
            <w:webHidden/>
          </w:rPr>
          <w:fldChar w:fldCharType="begin"/>
        </w:r>
        <w:r w:rsidR="00B9180B">
          <w:rPr>
            <w:noProof/>
            <w:webHidden/>
          </w:rPr>
          <w:instrText xml:space="preserve"> PAGEREF _Toc34294226 \h </w:instrText>
        </w:r>
        <w:r w:rsidR="00B9180B">
          <w:rPr>
            <w:noProof/>
            <w:webHidden/>
          </w:rPr>
        </w:r>
        <w:r w:rsidR="00B9180B">
          <w:rPr>
            <w:noProof/>
            <w:webHidden/>
          </w:rPr>
          <w:fldChar w:fldCharType="separate"/>
        </w:r>
        <w:r w:rsidR="00B9180B">
          <w:rPr>
            <w:noProof/>
            <w:webHidden/>
          </w:rPr>
          <w:t>41</w:t>
        </w:r>
        <w:r w:rsidR="00B9180B">
          <w:rPr>
            <w:noProof/>
            <w:webHidden/>
          </w:rPr>
          <w:fldChar w:fldCharType="end"/>
        </w:r>
      </w:hyperlink>
    </w:p>
    <w:p w14:paraId="424D55B3" w14:textId="2057A840" w:rsidR="00B9180B" w:rsidRDefault="00A46631">
      <w:pPr>
        <w:pStyle w:val="TOC4"/>
        <w:rPr>
          <w:rFonts w:asciiTheme="minorHAnsi" w:eastAsiaTheme="minorEastAsia" w:hAnsiTheme="minorHAnsi" w:cstheme="minorBidi"/>
          <w:noProof/>
          <w:sz w:val="22"/>
          <w:szCs w:val="22"/>
        </w:rPr>
      </w:pPr>
      <w:hyperlink w:anchor="_Toc34294227" w:history="1">
        <w:r w:rsidR="00B9180B" w:rsidRPr="00816B5F">
          <w:rPr>
            <w:rStyle w:val="Hyperlink"/>
            <w:noProof/>
          </w:rPr>
          <w:t>X.6.2.4 Central Infrastructure as a single system</w:t>
        </w:r>
        <w:r w:rsidR="00B9180B">
          <w:rPr>
            <w:noProof/>
            <w:webHidden/>
          </w:rPr>
          <w:tab/>
        </w:r>
        <w:r w:rsidR="00B9180B">
          <w:rPr>
            <w:noProof/>
            <w:webHidden/>
          </w:rPr>
          <w:fldChar w:fldCharType="begin"/>
        </w:r>
        <w:r w:rsidR="00B9180B">
          <w:rPr>
            <w:noProof/>
            <w:webHidden/>
          </w:rPr>
          <w:instrText xml:space="preserve"> PAGEREF _Toc34294227 \h </w:instrText>
        </w:r>
        <w:r w:rsidR="00B9180B">
          <w:rPr>
            <w:noProof/>
            <w:webHidden/>
          </w:rPr>
        </w:r>
        <w:r w:rsidR="00B9180B">
          <w:rPr>
            <w:noProof/>
            <w:webHidden/>
          </w:rPr>
          <w:fldChar w:fldCharType="separate"/>
        </w:r>
        <w:r w:rsidR="00B9180B">
          <w:rPr>
            <w:noProof/>
            <w:webHidden/>
          </w:rPr>
          <w:t>42</w:t>
        </w:r>
        <w:r w:rsidR="00B9180B">
          <w:rPr>
            <w:noProof/>
            <w:webHidden/>
          </w:rPr>
          <w:fldChar w:fldCharType="end"/>
        </w:r>
      </w:hyperlink>
    </w:p>
    <w:p w14:paraId="2BDD84BA" w14:textId="584EAA8F" w:rsidR="00B9180B" w:rsidRDefault="00A46631">
      <w:pPr>
        <w:pStyle w:val="TOC2"/>
        <w:rPr>
          <w:rFonts w:asciiTheme="minorHAnsi" w:eastAsiaTheme="minorEastAsia" w:hAnsiTheme="minorHAnsi" w:cstheme="minorBidi"/>
          <w:noProof/>
          <w:sz w:val="22"/>
          <w:szCs w:val="22"/>
        </w:rPr>
      </w:pPr>
      <w:hyperlink w:anchor="_Toc34294228" w:history="1">
        <w:r w:rsidR="00B9180B" w:rsidRPr="00816B5F">
          <w:rPr>
            <w:rStyle w:val="Hyperlink"/>
            <w:noProof/>
          </w:rPr>
          <w:t>X.7 MHDS Background</w:t>
        </w:r>
        <w:r w:rsidR="00B9180B">
          <w:rPr>
            <w:noProof/>
            <w:webHidden/>
          </w:rPr>
          <w:tab/>
        </w:r>
        <w:r w:rsidR="00B9180B">
          <w:rPr>
            <w:noProof/>
            <w:webHidden/>
          </w:rPr>
          <w:fldChar w:fldCharType="begin"/>
        </w:r>
        <w:r w:rsidR="00B9180B">
          <w:rPr>
            <w:noProof/>
            <w:webHidden/>
          </w:rPr>
          <w:instrText xml:space="preserve"> PAGEREF _Toc34294228 \h </w:instrText>
        </w:r>
        <w:r w:rsidR="00B9180B">
          <w:rPr>
            <w:noProof/>
            <w:webHidden/>
          </w:rPr>
        </w:r>
        <w:r w:rsidR="00B9180B">
          <w:rPr>
            <w:noProof/>
            <w:webHidden/>
          </w:rPr>
          <w:fldChar w:fldCharType="separate"/>
        </w:r>
        <w:r w:rsidR="00B9180B">
          <w:rPr>
            <w:noProof/>
            <w:webHidden/>
          </w:rPr>
          <w:t>44</w:t>
        </w:r>
        <w:r w:rsidR="00B9180B">
          <w:rPr>
            <w:noProof/>
            <w:webHidden/>
          </w:rPr>
          <w:fldChar w:fldCharType="end"/>
        </w:r>
      </w:hyperlink>
    </w:p>
    <w:p w14:paraId="6C399F18" w14:textId="261D84C8" w:rsidR="00B9180B" w:rsidRDefault="00A46631">
      <w:pPr>
        <w:pStyle w:val="TOC3"/>
        <w:rPr>
          <w:rFonts w:asciiTheme="minorHAnsi" w:eastAsiaTheme="minorEastAsia" w:hAnsiTheme="minorHAnsi" w:cstheme="minorBidi"/>
          <w:noProof/>
          <w:sz w:val="22"/>
          <w:szCs w:val="22"/>
        </w:rPr>
      </w:pPr>
      <w:hyperlink w:anchor="_Toc34294229" w:history="1">
        <w:r w:rsidR="00B9180B" w:rsidRPr="00816B5F">
          <w:rPr>
            <w:rStyle w:val="Hyperlink"/>
            <w:bCs/>
            <w:noProof/>
          </w:rPr>
          <w:t>X.7.1 Overview</w:t>
        </w:r>
        <w:r w:rsidR="00B9180B">
          <w:rPr>
            <w:noProof/>
            <w:webHidden/>
          </w:rPr>
          <w:tab/>
        </w:r>
        <w:r w:rsidR="00B9180B">
          <w:rPr>
            <w:noProof/>
            <w:webHidden/>
          </w:rPr>
          <w:fldChar w:fldCharType="begin"/>
        </w:r>
        <w:r w:rsidR="00B9180B">
          <w:rPr>
            <w:noProof/>
            <w:webHidden/>
          </w:rPr>
          <w:instrText xml:space="preserve"> PAGEREF _Toc34294229 \h </w:instrText>
        </w:r>
        <w:r w:rsidR="00B9180B">
          <w:rPr>
            <w:noProof/>
            <w:webHidden/>
          </w:rPr>
        </w:r>
        <w:r w:rsidR="00B9180B">
          <w:rPr>
            <w:noProof/>
            <w:webHidden/>
          </w:rPr>
          <w:fldChar w:fldCharType="separate"/>
        </w:r>
        <w:r w:rsidR="00B9180B">
          <w:rPr>
            <w:noProof/>
            <w:webHidden/>
          </w:rPr>
          <w:t>44</w:t>
        </w:r>
        <w:r w:rsidR="00B9180B">
          <w:rPr>
            <w:noProof/>
            <w:webHidden/>
          </w:rPr>
          <w:fldChar w:fldCharType="end"/>
        </w:r>
      </w:hyperlink>
    </w:p>
    <w:p w14:paraId="79995F84" w14:textId="534DF1C8" w:rsidR="00B9180B" w:rsidRDefault="00A46631">
      <w:pPr>
        <w:pStyle w:val="TOC3"/>
        <w:rPr>
          <w:rFonts w:asciiTheme="minorHAnsi" w:eastAsiaTheme="minorEastAsia" w:hAnsiTheme="minorHAnsi" w:cstheme="minorBidi"/>
          <w:noProof/>
          <w:sz w:val="22"/>
          <w:szCs w:val="22"/>
        </w:rPr>
      </w:pPr>
      <w:hyperlink w:anchor="_Toc34294230" w:history="1">
        <w:r w:rsidR="00B9180B" w:rsidRPr="00816B5F">
          <w:rPr>
            <w:rStyle w:val="Hyperlink"/>
            <w:bCs/>
            <w:noProof/>
          </w:rPr>
          <w:t xml:space="preserve">X.7.2 </w:t>
        </w:r>
        <w:r w:rsidR="00B9180B" w:rsidRPr="00816B5F">
          <w:rPr>
            <w:rStyle w:val="Hyperlink"/>
            <w:noProof/>
          </w:rPr>
          <w:t>Principles of IHE for Health Document Sharing</w:t>
        </w:r>
        <w:r w:rsidR="00B9180B">
          <w:rPr>
            <w:noProof/>
            <w:webHidden/>
          </w:rPr>
          <w:tab/>
        </w:r>
        <w:r w:rsidR="00B9180B">
          <w:rPr>
            <w:noProof/>
            <w:webHidden/>
          </w:rPr>
          <w:fldChar w:fldCharType="begin"/>
        </w:r>
        <w:r w:rsidR="00B9180B">
          <w:rPr>
            <w:noProof/>
            <w:webHidden/>
          </w:rPr>
          <w:instrText xml:space="preserve"> PAGEREF _Toc34294230 \h </w:instrText>
        </w:r>
        <w:r w:rsidR="00B9180B">
          <w:rPr>
            <w:noProof/>
            <w:webHidden/>
          </w:rPr>
        </w:r>
        <w:r w:rsidR="00B9180B">
          <w:rPr>
            <w:noProof/>
            <w:webHidden/>
          </w:rPr>
          <w:fldChar w:fldCharType="separate"/>
        </w:r>
        <w:r w:rsidR="00B9180B">
          <w:rPr>
            <w:noProof/>
            <w:webHidden/>
          </w:rPr>
          <w:t>46</w:t>
        </w:r>
        <w:r w:rsidR="00B9180B">
          <w:rPr>
            <w:noProof/>
            <w:webHidden/>
          </w:rPr>
          <w:fldChar w:fldCharType="end"/>
        </w:r>
      </w:hyperlink>
    </w:p>
    <w:p w14:paraId="0BF23847" w14:textId="7DF59469" w:rsidR="00B9180B" w:rsidRDefault="00A46631">
      <w:pPr>
        <w:pStyle w:val="TOC4"/>
        <w:rPr>
          <w:rFonts w:asciiTheme="minorHAnsi" w:eastAsiaTheme="minorEastAsia" w:hAnsiTheme="minorHAnsi" w:cstheme="minorBidi"/>
          <w:noProof/>
          <w:sz w:val="22"/>
          <w:szCs w:val="22"/>
        </w:rPr>
      </w:pPr>
      <w:hyperlink w:anchor="_Toc34294231" w:history="1">
        <w:r w:rsidR="00B9180B" w:rsidRPr="00816B5F">
          <w:rPr>
            <w:rStyle w:val="Hyperlink"/>
            <w:noProof/>
          </w:rPr>
          <w:t>X.7.2.1 General IHE principles</w:t>
        </w:r>
        <w:r w:rsidR="00B9180B">
          <w:rPr>
            <w:noProof/>
            <w:webHidden/>
          </w:rPr>
          <w:tab/>
        </w:r>
        <w:r w:rsidR="00B9180B">
          <w:rPr>
            <w:noProof/>
            <w:webHidden/>
          </w:rPr>
          <w:fldChar w:fldCharType="begin"/>
        </w:r>
        <w:r w:rsidR="00B9180B">
          <w:rPr>
            <w:noProof/>
            <w:webHidden/>
          </w:rPr>
          <w:instrText xml:space="preserve"> PAGEREF _Toc34294231 \h </w:instrText>
        </w:r>
        <w:r w:rsidR="00B9180B">
          <w:rPr>
            <w:noProof/>
            <w:webHidden/>
          </w:rPr>
        </w:r>
        <w:r w:rsidR="00B9180B">
          <w:rPr>
            <w:noProof/>
            <w:webHidden/>
          </w:rPr>
          <w:fldChar w:fldCharType="separate"/>
        </w:r>
        <w:r w:rsidR="00B9180B">
          <w:rPr>
            <w:noProof/>
            <w:webHidden/>
          </w:rPr>
          <w:t>46</w:t>
        </w:r>
        <w:r w:rsidR="00B9180B">
          <w:rPr>
            <w:noProof/>
            <w:webHidden/>
          </w:rPr>
          <w:fldChar w:fldCharType="end"/>
        </w:r>
      </w:hyperlink>
    </w:p>
    <w:p w14:paraId="6665AFDE" w14:textId="3D817BAF" w:rsidR="00B9180B" w:rsidRDefault="00A46631">
      <w:pPr>
        <w:pStyle w:val="TOC4"/>
        <w:rPr>
          <w:rFonts w:asciiTheme="minorHAnsi" w:eastAsiaTheme="minorEastAsia" w:hAnsiTheme="minorHAnsi" w:cstheme="minorBidi"/>
          <w:noProof/>
          <w:sz w:val="22"/>
          <w:szCs w:val="22"/>
        </w:rPr>
      </w:pPr>
      <w:hyperlink w:anchor="_Toc34294232" w:history="1">
        <w:r w:rsidR="00B9180B" w:rsidRPr="00816B5F">
          <w:rPr>
            <w:rStyle w:val="Hyperlink"/>
            <w:noProof/>
          </w:rPr>
          <w:t>X.7.2.2 Document Sharing Governance</w:t>
        </w:r>
        <w:r w:rsidR="00B9180B">
          <w:rPr>
            <w:noProof/>
            <w:webHidden/>
          </w:rPr>
          <w:tab/>
        </w:r>
        <w:r w:rsidR="00B9180B">
          <w:rPr>
            <w:noProof/>
            <w:webHidden/>
          </w:rPr>
          <w:fldChar w:fldCharType="begin"/>
        </w:r>
        <w:r w:rsidR="00B9180B">
          <w:rPr>
            <w:noProof/>
            <w:webHidden/>
          </w:rPr>
          <w:instrText xml:space="preserve"> PAGEREF _Toc34294232 \h </w:instrText>
        </w:r>
        <w:r w:rsidR="00B9180B">
          <w:rPr>
            <w:noProof/>
            <w:webHidden/>
          </w:rPr>
        </w:r>
        <w:r w:rsidR="00B9180B">
          <w:rPr>
            <w:noProof/>
            <w:webHidden/>
          </w:rPr>
          <w:fldChar w:fldCharType="separate"/>
        </w:r>
        <w:r w:rsidR="00B9180B">
          <w:rPr>
            <w:noProof/>
            <w:webHidden/>
          </w:rPr>
          <w:t>46</w:t>
        </w:r>
        <w:r w:rsidR="00B9180B">
          <w:rPr>
            <w:noProof/>
            <w:webHidden/>
          </w:rPr>
          <w:fldChar w:fldCharType="end"/>
        </w:r>
      </w:hyperlink>
    </w:p>
    <w:p w14:paraId="6618BAB4" w14:textId="0DAE5CC7" w:rsidR="00B9180B" w:rsidRDefault="00A46631">
      <w:pPr>
        <w:pStyle w:val="TOC4"/>
        <w:rPr>
          <w:rFonts w:asciiTheme="minorHAnsi" w:eastAsiaTheme="minorEastAsia" w:hAnsiTheme="minorHAnsi" w:cstheme="minorBidi"/>
          <w:noProof/>
          <w:sz w:val="22"/>
          <w:szCs w:val="22"/>
        </w:rPr>
      </w:pPr>
      <w:hyperlink w:anchor="_Toc34294233" w:history="1">
        <w:r w:rsidR="00B9180B" w:rsidRPr="00816B5F">
          <w:rPr>
            <w:rStyle w:val="Hyperlink"/>
            <w:noProof/>
          </w:rPr>
          <w:t>X.7.2.3 Distinction between Documents and Messages</w:t>
        </w:r>
        <w:r w:rsidR="00B9180B">
          <w:rPr>
            <w:noProof/>
            <w:webHidden/>
          </w:rPr>
          <w:tab/>
        </w:r>
        <w:r w:rsidR="00B9180B">
          <w:rPr>
            <w:noProof/>
            <w:webHidden/>
          </w:rPr>
          <w:fldChar w:fldCharType="begin"/>
        </w:r>
        <w:r w:rsidR="00B9180B">
          <w:rPr>
            <w:noProof/>
            <w:webHidden/>
          </w:rPr>
          <w:instrText xml:space="preserve"> PAGEREF _Toc34294233 \h </w:instrText>
        </w:r>
        <w:r w:rsidR="00B9180B">
          <w:rPr>
            <w:noProof/>
            <w:webHidden/>
          </w:rPr>
        </w:r>
        <w:r w:rsidR="00B9180B">
          <w:rPr>
            <w:noProof/>
            <w:webHidden/>
          </w:rPr>
          <w:fldChar w:fldCharType="separate"/>
        </w:r>
        <w:r w:rsidR="00B9180B">
          <w:rPr>
            <w:noProof/>
            <w:webHidden/>
          </w:rPr>
          <w:t>47</w:t>
        </w:r>
        <w:r w:rsidR="00B9180B">
          <w:rPr>
            <w:noProof/>
            <w:webHidden/>
          </w:rPr>
          <w:fldChar w:fldCharType="end"/>
        </w:r>
      </w:hyperlink>
    </w:p>
    <w:p w14:paraId="5DBF6A2C" w14:textId="14F714ED" w:rsidR="00B9180B" w:rsidRDefault="00A46631">
      <w:pPr>
        <w:pStyle w:val="TOC4"/>
        <w:rPr>
          <w:rFonts w:asciiTheme="minorHAnsi" w:eastAsiaTheme="minorEastAsia" w:hAnsiTheme="minorHAnsi" w:cstheme="minorBidi"/>
          <w:noProof/>
          <w:sz w:val="22"/>
          <w:szCs w:val="22"/>
        </w:rPr>
      </w:pPr>
      <w:hyperlink w:anchor="_Toc34294234" w:history="1">
        <w:r w:rsidR="00B9180B" w:rsidRPr="00816B5F">
          <w:rPr>
            <w:rStyle w:val="Hyperlink"/>
            <w:noProof/>
          </w:rPr>
          <w:t>X.7.2.4 Longitudinal Patient Record</w:t>
        </w:r>
        <w:r w:rsidR="00B9180B">
          <w:rPr>
            <w:noProof/>
            <w:webHidden/>
          </w:rPr>
          <w:tab/>
        </w:r>
        <w:r w:rsidR="00B9180B">
          <w:rPr>
            <w:noProof/>
            <w:webHidden/>
          </w:rPr>
          <w:fldChar w:fldCharType="begin"/>
        </w:r>
        <w:r w:rsidR="00B9180B">
          <w:rPr>
            <w:noProof/>
            <w:webHidden/>
          </w:rPr>
          <w:instrText xml:space="preserve"> PAGEREF _Toc34294234 \h </w:instrText>
        </w:r>
        <w:r w:rsidR="00B9180B">
          <w:rPr>
            <w:noProof/>
            <w:webHidden/>
          </w:rPr>
        </w:r>
        <w:r w:rsidR="00B9180B">
          <w:rPr>
            <w:noProof/>
            <w:webHidden/>
          </w:rPr>
          <w:fldChar w:fldCharType="separate"/>
        </w:r>
        <w:r w:rsidR="00B9180B">
          <w:rPr>
            <w:noProof/>
            <w:webHidden/>
          </w:rPr>
          <w:t>48</w:t>
        </w:r>
        <w:r w:rsidR="00B9180B">
          <w:rPr>
            <w:noProof/>
            <w:webHidden/>
          </w:rPr>
          <w:fldChar w:fldCharType="end"/>
        </w:r>
      </w:hyperlink>
    </w:p>
    <w:p w14:paraId="13591193" w14:textId="076D9D0E" w:rsidR="00B9180B" w:rsidRDefault="00A46631">
      <w:pPr>
        <w:pStyle w:val="TOC4"/>
        <w:rPr>
          <w:rFonts w:asciiTheme="minorHAnsi" w:eastAsiaTheme="minorEastAsia" w:hAnsiTheme="minorHAnsi" w:cstheme="minorBidi"/>
          <w:noProof/>
          <w:sz w:val="22"/>
          <w:szCs w:val="22"/>
        </w:rPr>
      </w:pPr>
      <w:hyperlink w:anchor="_Toc34294235" w:history="1">
        <w:r w:rsidR="00B9180B" w:rsidRPr="00816B5F">
          <w:rPr>
            <w:rStyle w:val="Hyperlink"/>
            <w:noProof/>
          </w:rPr>
          <w:t>X.7.2.5 Use of Documents</w:t>
        </w:r>
        <w:r w:rsidR="00B9180B">
          <w:rPr>
            <w:noProof/>
            <w:webHidden/>
          </w:rPr>
          <w:tab/>
        </w:r>
        <w:r w:rsidR="00B9180B">
          <w:rPr>
            <w:noProof/>
            <w:webHidden/>
          </w:rPr>
          <w:fldChar w:fldCharType="begin"/>
        </w:r>
        <w:r w:rsidR="00B9180B">
          <w:rPr>
            <w:noProof/>
            <w:webHidden/>
          </w:rPr>
          <w:instrText xml:space="preserve"> PAGEREF _Toc34294235 \h </w:instrText>
        </w:r>
        <w:r w:rsidR="00B9180B">
          <w:rPr>
            <w:noProof/>
            <w:webHidden/>
          </w:rPr>
        </w:r>
        <w:r w:rsidR="00B9180B">
          <w:rPr>
            <w:noProof/>
            <w:webHidden/>
          </w:rPr>
          <w:fldChar w:fldCharType="separate"/>
        </w:r>
        <w:r w:rsidR="00B9180B">
          <w:rPr>
            <w:noProof/>
            <w:webHidden/>
          </w:rPr>
          <w:t>49</w:t>
        </w:r>
        <w:r w:rsidR="00B9180B">
          <w:rPr>
            <w:noProof/>
            <w:webHidden/>
          </w:rPr>
          <w:fldChar w:fldCharType="end"/>
        </w:r>
      </w:hyperlink>
    </w:p>
    <w:p w14:paraId="5B03E3FB" w14:textId="78BA2BD3" w:rsidR="00B9180B" w:rsidRDefault="00A46631">
      <w:pPr>
        <w:pStyle w:val="TOC4"/>
        <w:rPr>
          <w:rFonts w:asciiTheme="minorHAnsi" w:eastAsiaTheme="minorEastAsia" w:hAnsiTheme="minorHAnsi" w:cstheme="minorBidi"/>
          <w:noProof/>
          <w:sz w:val="22"/>
          <w:szCs w:val="22"/>
        </w:rPr>
      </w:pPr>
      <w:hyperlink w:anchor="_Toc34294236" w:history="1">
        <w:r w:rsidR="00B9180B" w:rsidRPr="00816B5F">
          <w:rPr>
            <w:rStyle w:val="Hyperlink"/>
            <w:noProof/>
          </w:rPr>
          <w:t>X.7.2.6 Value of Metadata</w:t>
        </w:r>
        <w:r w:rsidR="00B9180B">
          <w:rPr>
            <w:noProof/>
            <w:webHidden/>
          </w:rPr>
          <w:tab/>
        </w:r>
        <w:r w:rsidR="00B9180B">
          <w:rPr>
            <w:noProof/>
            <w:webHidden/>
          </w:rPr>
          <w:fldChar w:fldCharType="begin"/>
        </w:r>
        <w:r w:rsidR="00B9180B">
          <w:rPr>
            <w:noProof/>
            <w:webHidden/>
          </w:rPr>
          <w:instrText xml:space="preserve"> PAGEREF _Toc34294236 \h </w:instrText>
        </w:r>
        <w:r w:rsidR="00B9180B">
          <w:rPr>
            <w:noProof/>
            <w:webHidden/>
          </w:rPr>
        </w:r>
        <w:r w:rsidR="00B9180B">
          <w:rPr>
            <w:noProof/>
            <w:webHidden/>
          </w:rPr>
          <w:fldChar w:fldCharType="separate"/>
        </w:r>
        <w:r w:rsidR="00B9180B">
          <w:rPr>
            <w:noProof/>
            <w:webHidden/>
          </w:rPr>
          <w:t>50</w:t>
        </w:r>
        <w:r w:rsidR="00B9180B">
          <w:rPr>
            <w:noProof/>
            <w:webHidden/>
          </w:rPr>
          <w:fldChar w:fldCharType="end"/>
        </w:r>
      </w:hyperlink>
    </w:p>
    <w:p w14:paraId="3F4DFB23" w14:textId="38A54387" w:rsidR="00B9180B" w:rsidRDefault="00A46631">
      <w:pPr>
        <w:pStyle w:val="TOC4"/>
        <w:rPr>
          <w:rFonts w:asciiTheme="minorHAnsi" w:eastAsiaTheme="minorEastAsia" w:hAnsiTheme="minorHAnsi" w:cstheme="minorBidi"/>
          <w:noProof/>
          <w:sz w:val="22"/>
          <w:szCs w:val="22"/>
        </w:rPr>
      </w:pPr>
      <w:hyperlink w:anchor="_Toc34294237" w:history="1">
        <w:r w:rsidR="00B9180B" w:rsidRPr="00816B5F">
          <w:rPr>
            <w:rStyle w:val="Hyperlink"/>
            <w:noProof/>
          </w:rPr>
          <w:t>X.7.2.7 Document Relationships</w:t>
        </w:r>
        <w:r w:rsidR="00B9180B">
          <w:rPr>
            <w:noProof/>
            <w:webHidden/>
          </w:rPr>
          <w:tab/>
        </w:r>
        <w:r w:rsidR="00B9180B">
          <w:rPr>
            <w:noProof/>
            <w:webHidden/>
          </w:rPr>
          <w:fldChar w:fldCharType="begin"/>
        </w:r>
        <w:r w:rsidR="00B9180B">
          <w:rPr>
            <w:noProof/>
            <w:webHidden/>
          </w:rPr>
          <w:instrText xml:space="preserve"> PAGEREF _Toc34294237 \h </w:instrText>
        </w:r>
        <w:r w:rsidR="00B9180B">
          <w:rPr>
            <w:noProof/>
            <w:webHidden/>
          </w:rPr>
        </w:r>
        <w:r w:rsidR="00B9180B">
          <w:rPr>
            <w:noProof/>
            <w:webHidden/>
          </w:rPr>
          <w:fldChar w:fldCharType="separate"/>
        </w:r>
        <w:r w:rsidR="00B9180B">
          <w:rPr>
            <w:noProof/>
            <w:webHidden/>
          </w:rPr>
          <w:t>51</w:t>
        </w:r>
        <w:r w:rsidR="00B9180B">
          <w:rPr>
            <w:noProof/>
            <w:webHidden/>
          </w:rPr>
          <w:fldChar w:fldCharType="end"/>
        </w:r>
      </w:hyperlink>
    </w:p>
    <w:p w14:paraId="2DA83739" w14:textId="103C2755" w:rsidR="00B9180B" w:rsidRDefault="00A46631">
      <w:pPr>
        <w:pStyle w:val="TOC4"/>
        <w:rPr>
          <w:rFonts w:asciiTheme="minorHAnsi" w:eastAsiaTheme="minorEastAsia" w:hAnsiTheme="minorHAnsi" w:cstheme="minorBidi"/>
          <w:noProof/>
          <w:sz w:val="22"/>
          <w:szCs w:val="22"/>
        </w:rPr>
      </w:pPr>
      <w:hyperlink w:anchor="_Toc34294238" w:history="1">
        <w:r w:rsidR="00B9180B" w:rsidRPr="00816B5F">
          <w:rPr>
            <w:rStyle w:val="Hyperlink"/>
            <w:noProof/>
          </w:rPr>
          <w:t>X.7.2.8 Document Sharing Models</w:t>
        </w:r>
        <w:r w:rsidR="00B9180B">
          <w:rPr>
            <w:noProof/>
            <w:webHidden/>
          </w:rPr>
          <w:tab/>
        </w:r>
        <w:r w:rsidR="00B9180B">
          <w:rPr>
            <w:noProof/>
            <w:webHidden/>
          </w:rPr>
          <w:fldChar w:fldCharType="begin"/>
        </w:r>
        <w:r w:rsidR="00B9180B">
          <w:rPr>
            <w:noProof/>
            <w:webHidden/>
          </w:rPr>
          <w:instrText xml:space="preserve"> PAGEREF _Toc34294238 \h </w:instrText>
        </w:r>
        <w:r w:rsidR="00B9180B">
          <w:rPr>
            <w:noProof/>
            <w:webHidden/>
          </w:rPr>
        </w:r>
        <w:r w:rsidR="00B9180B">
          <w:rPr>
            <w:noProof/>
            <w:webHidden/>
          </w:rPr>
          <w:fldChar w:fldCharType="separate"/>
        </w:r>
        <w:r w:rsidR="00B9180B">
          <w:rPr>
            <w:noProof/>
            <w:webHidden/>
          </w:rPr>
          <w:t>51</w:t>
        </w:r>
        <w:r w:rsidR="00B9180B">
          <w:rPr>
            <w:noProof/>
            <w:webHidden/>
          </w:rPr>
          <w:fldChar w:fldCharType="end"/>
        </w:r>
      </w:hyperlink>
    </w:p>
    <w:p w14:paraId="295B4074" w14:textId="1450F651" w:rsidR="00B9180B" w:rsidRDefault="00A46631">
      <w:pPr>
        <w:pStyle w:val="TOC4"/>
        <w:rPr>
          <w:rFonts w:asciiTheme="minorHAnsi" w:eastAsiaTheme="minorEastAsia" w:hAnsiTheme="minorHAnsi" w:cstheme="minorBidi"/>
          <w:noProof/>
          <w:sz w:val="22"/>
          <w:szCs w:val="22"/>
        </w:rPr>
      </w:pPr>
      <w:hyperlink w:anchor="_Toc34294239" w:history="1">
        <w:r w:rsidR="00B9180B" w:rsidRPr="00816B5F">
          <w:rPr>
            <w:rStyle w:val="Hyperlink"/>
            <w:noProof/>
          </w:rPr>
          <w:t>X.7.2.9 Patient Identity Management</w:t>
        </w:r>
        <w:r w:rsidR="00B9180B">
          <w:rPr>
            <w:noProof/>
            <w:webHidden/>
          </w:rPr>
          <w:tab/>
        </w:r>
        <w:r w:rsidR="00B9180B">
          <w:rPr>
            <w:noProof/>
            <w:webHidden/>
          </w:rPr>
          <w:fldChar w:fldCharType="begin"/>
        </w:r>
        <w:r w:rsidR="00B9180B">
          <w:rPr>
            <w:noProof/>
            <w:webHidden/>
          </w:rPr>
          <w:instrText xml:space="preserve"> PAGEREF _Toc34294239 \h </w:instrText>
        </w:r>
        <w:r w:rsidR="00B9180B">
          <w:rPr>
            <w:noProof/>
            <w:webHidden/>
          </w:rPr>
        </w:r>
        <w:r w:rsidR="00B9180B">
          <w:rPr>
            <w:noProof/>
            <w:webHidden/>
          </w:rPr>
          <w:fldChar w:fldCharType="separate"/>
        </w:r>
        <w:r w:rsidR="00B9180B">
          <w:rPr>
            <w:noProof/>
            <w:webHidden/>
          </w:rPr>
          <w:t>52</w:t>
        </w:r>
        <w:r w:rsidR="00B9180B">
          <w:rPr>
            <w:noProof/>
            <w:webHidden/>
          </w:rPr>
          <w:fldChar w:fldCharType="end"/>
        </w:r>
      </w:hyperlink>
    </w:p>
    <w:p w14:paraId="2CC46534" w14:textId="3958AEBD" w:rsidR="00B9180B" w:rsidRDefault="00A46631">
      <w:pPr>
        <w:pStyle w:val="TOC4"/>
        <w:rPr>
          <w:rFonts w:asciiTheme="minorHAnsi" w:eastAsiaTheme="minorEastAsia" w:hAnsiTheme="minorHAnsi" w:cstheme="minorBidi"/>
          <w:noProof/>
          <w:sz w:val="22"/>
          <w:szCs w:val="22"/>
        </w:rPr>
      </w:pPr>
      <w:hyperlink w:anchor="_Toc34294240" w:history="1">
        <w:r w:rsidR="00B9180B" w:rsidRPr="00816B5F">
          <w:rPr>
            <w:rStyle w:val="Hyperlink"/>
            <w:noProof/>
          </w:rPr>
          <w:t>X.7.2.10 Locating sharing partners</w:t>
        </w:r>
        <w:r w:rsidR="00B9180B">
          <w:rPr>
            <w:noProof/>
            <w:webHidden/>
          </w:rPr>
          <w:tab/>
        </w:r>
        <w:r w:rsidR="00B9180B">
          <w:rPr>
            <w:noProof/>
            <w:webHidden/>
          </w:rPr>
          <w:fldChar w:fldCharType="begin"/>
        </w:r>
        <w:r w:rsidR="00B9180B">
          <w:rPr>
            <w:noProof/>
            <w:webHidden/>
          </w:rPr>
          <w:instrText xml:space="preserve"> PAGEREF _Toc34294240 \h </w:instrText>
        </w:r>
        <w:r w:rsidR="00B9180B">
          <w:rPr>
            <w:noProof/>
            <w:webHidden/>
          </w:rPr>
        </w:r>
        <w:r w:rsidR="00B9180B">
          <w:rPr>
            <w:noProof/>
            <w:webHidden/>
          </w:rPr>
          <w:fldChar w:fldCharType="separate"/>
        </w:r>
        <w:r w:rsidR="00B9180B">
          <w:rPr>
            <w:noProof/>
            <w:webHidden/>
          </w:rPr>
          <w:t>53</w:t>
        </w:r>
        <w:r w:rsidR="00B9180B">
          <w:rPr>
            <w:noProof/>
            <w:webHidden/>
          </w:rPr>
          <w:fldChar w:fldCharType="end"/>
        </w:r>
      </w:hyperlink>
    </w:p>
    <w:p w14:paraId="056B452D" w14:textId="51ADB299" w:rsidR="00B9180B" w:rsidRDefault="00A46631">
      <w:pPr>
        <w:pStyle w:val="TOC4"/>
        <w:rPr>
          <w:rFonts w:asciiTheme="minorHAnsi" w:eastAsiaTheme="minorEastAsia" w:hAnsiTheme="minorHAnsi" w:cstheme="minorBidi"/>
          <w:noProof/>
          <w:sz w:val="22"/>
          <w:szCs w:val="22"/>
        </w:rPr>
      </w:pPr>
      <w:hyperlink w:anchor="_Toc34294241" w:history="1">
        <w:r w:rsidR="00B9180B" w:rsidRPr="00816B5F">
          <w:rPr>
            <w:rStyle w:val="Hyperlink"/>
            <w:noProof/>
          </w:rPr>
          <w:t>X.7.2.11 Security/Privacy</w:t>
        </w:r>
        <w:r w:rsidR="00B9180B">
          <w:rPr>
            <w:noProof/>
            <w:webHidden/>
          </w:rPr>
          <w:tab/>
        </w:r>
        <w:r w:rsidR="00B9180B">
          <w:rPr>
            <w:noProof/>
            <w:webHidden/>
          </w:rPr>
          <w:fldChar w:fldCharType="begin"/>
        </w:r>
        <w:r w:rsidR="00B9180B">
          <w:rPr>
            <w:noProof/>
            <w:webHidden/>
          </w:rPr>
          <w:instrText xml:space="preserve"> PAGEREF _Toc34294241 \h </w:instrText>
        </w:r>
        <w:r w:rsidR="00B9180B">
          <w:rPr>
            <w:noProof/>
            <w:webHidden/>
          </w:rPr>
        </w:r>
        <w:r w:rsidR="00B9180B">
          <w:rPr>
            <w:noProof/>
            <w:webHidden/>
          </w:rPr>
          <w:fldChar w:fldCharType="separate"/>
        </w:r>
        <w:r w:rsidR="00B9180B">
          <w:rPr>
            <w:noProof/>
            <w:webHidden/>
          </w:rPr>
          <w:t>53</w:t>
        </w:r>
        <w:r w:rsidR="00B9180B">
          <w:rPr>
            <w:noProof/>
            <w:webHidden/>
          </w:rPr>
          <w:fldChar w:fldCharType="end"/>
        </w:r>
      </w:hyperlink>
    </w:p>
    <w:p w14:paraId="7F49752F" w14:textId="10D469E0" w:rsidR="00B9180B" w:rsidRDefault="00A46631">
      <w:pPr>
        <w:pStyle w:val="TOC3"/>
        <w:rPr>
          <w:rFonts w:asciiTheme="minorHAnsi" w:eastAsiaTheme="minorEastAsia" w:hAnsiTheme="minorHAnsi" w:cstheme="minorBidi"/>
          <w:noProof/>
          <w:sz w:val="22"/>
          <w:szCs w:val="22"/>
        </w:rPr>
      </w:pPr>
      <w:hyperlink w:anchor="_Toc34294242" w:history="1">
        <w:r w:rsidR="00B9180B" w:rsidRPr="00816B5F">
          <w:rPr>
            <w:rStyle w:val="Hyperlink"/>
            <w:noProof/>
          </w:rPr>
          <w:t>X.7.3 Document sharing profiles</w:t>
        </w:r>
        <w:r w:rsidR="00B9180B">
          <w:rPr>
            <w:noProof/>
            <w:webHidden/>
          </w:rPr>
          <w:tab/>
        </w:r>
        <w:r w:rsidR="00B9180B">
          <w:rPr>
            <w:noProof/>
            <w:webHidden/>
          </w:rPr>
          <w:fldChar w:fldCharType="begin"/>
        </w:r>
        <w:r w:rsidR="00B9180B">
          <w:rPr>
            <w:noProof/>
            <w:webHidden/>
          </w:rPr>
          <w:instrText xml:space="preserve"> PAGEREF _Toc34294242 \h </w:instrText>
        </w:r>
        <w:r w:rsidR="00B9180B">
          <w:rPr>
            <w:noProof/>
            <w:webHidden/>
          </w:rPr>
        </w:r>
        <w:r w:rsidR="00B9180B">
          <w:rPr>
            <w:noProof/>
            <w:webHidden/>
          </w:rPr>
          <w:fldChar w:fldCharType="separate"/>
        </w:r>
        <w:r w:rsidR="00B9180B">
          <w:rPr>
            <w:noProof/>
            <w:webHidden/>
          </w:rPr>
          <w:t>53</w:t>
        </w:r>
        <w:r w:rsidR="00B9180B">
          <w:rPr>
            <w:noProof/>
            <w:webHidden/>
          </w:rPr>
          <w:fldChar w:fldCharType="end"/>
        </w:r>
      </w:hyperlink>
    </w:p>
    <w:p w14:paraId="402181DD" w14:textId="0FF6329C" w:rsidR="00B9180B" w:rsidRDefault="00A46631">
      <w:pPr>
        <w:pStyle w:val="TOC4"/>
        <w:rPr>
          <w:rFonts w:asciiTheme="minorHAnsi" w:eastAsiaTheme="minorEastAsia" w:hAnsiTheme="minorHAnsi" w:cstheme="minorBidi"/>
          <w:noProof/>
          <w:sz w:val="22"/>
          <w:szCs w:val="22"/>
        </w:rPr>
      </w:pPr>
      <w:hyperlink w:anchor="_Toc34294243" w:history="1">
        <w:r w:rsidR="00B9180B" w:rsidRPr="00816B5F">
          <w:rPr>
            <w:rStyle w:val="Hyperlink"/>
            <w:noProof/>
          </w:rPr>
          <w:t>X.7.3.1 Direct Push</w:t>
        </w:r>
        <w:r w:rsidR="00B9180B">
          <w:rPr>
            <w:noProof/>
            <w:webHidden/>
          </w:rPr>
          <w:tab/>
        </w:r>
        <w:r w:rsidR="00B9180B">
          <w:rPr>
            <w:noProof/>
            <w:webHidden/>
          </w:rPr>
          <w:fldChar w:fldCharType="begin"/>
        </w:r>
        <w:r w:rsidR="00B9180B">
          <w:rPr>
            <w:noProof/>
            <w:webHidden/>
          </w:rPr>
          <w:instrText xml:space="preserve"> PAGEREF _Toc34294243 \h </w:instrText>
        </w:r>
        <w:r w:rsidR="00B9180B">
          <w:rPr>
            <w:noProof/>
            <w:webHidden/>
          </w:rPr>
        </w:r>
        <w:r w:rsidR="00B9180B">
          <w:rPr>
            <w:noProof/>
            <w:webHidden/>
          </w:rPr>
          <w:fldChar w:fldCharType="separate"/>
        </w:r>
        <w:r w:rsidR="00B9180B">
          <w:rPr>
            <w:noProof/>
            <w:webHidden/>
          </w:rPr>
          <w:t>54</w:t>
        </w:r>
        <w:r w:rsidR="00B9180B">
          <w:rPr>
            <w:noProof/>
            <w:webHidden/>
          </w:rPr>
          <w:fldChar w:fldCharType="end"/>
        </w:r>
      </w:hyperlink>
    </w:p>
    <w:p w14:paraId="607FC370" w14:textId="411E553A" w:rsidR="00B9180B" w:rsidRDefault="00A46631">
      <w:pPr>
        <w:pStyle w:val="TOC4"/>
        <w:rPr>
          <w:rFonts w:asciiTheme="minorHAnsi" w:eastAsiaTheme="minorEastAsia" w:hAnsiTheme="minorHAnsi" w:cstheme="minorBidi"/>
          <w:noProof/>
          <w:sz w:val="22"/>
          <w:szCs w:val="22"/>
        </w:rPr>
      </w:pPr>
      <w:hyperlink w:anchor="_Toc34294244" w:history="1">
        <w:r w:rsidR="00B9180B" w:rsidRPr="00816B5F">
          <w:rPr>
            <w:rStyle w:val="Hyperlink"/>
            <w:noProof/>
          </w:rPr>
          <w:t>X.7.3.2 MHDS based Centralized Discovery and Retrieve</w:t>
        </w:r>
        <w:r w:rsidR="00B9180B">
          <w:rPr>
            <w:noProof/>
            <w:webHidden/>
          </w:rPr>
          <w:tab/>
        </w:r>
        <w:r w:rsidR="00B9180B">
          <w:rPr>
            <w:noProof/>
            <w:webHidden/>
          </w:rPr>
          <w:fldChar w:fldCharType="begin"/>
        </w:r>
        <w:r w:rsidR="00B9180B">
          <w:rPr>
            <w:noProof/>
            <w:webHidden/>
          </w:rPr>
          <w:instrText xml:space="preserve"> PAGEREF _Toc34294244 \h </w:instrText>
        </w:r>
        <w:r w:rsidR="00B9180B">
          <w:rPr>
            <w:noProof/>
            <w:webHidden/>
          </w:rPr>
        </w:r>
        <w:r w:rsidR="00B9180B">
          <w:rPr>
            <w:noProof/>
            <w:webHidden/>
          </w:rPr>
          <w:fldChar w:fldCharType="separate"/>
        </w:r>
        <w:r w:rsidR="00B9180B">
          <w:rPr>
            <w:noProof/>
            <w:webHidden/>
          </w:rPr>
          <w:t>54</w:t>
        </w:r>
        <w:r w:rsidR="00B9180B">
          <w:rPr>
            <w:noProof/>
            <w:webHidden/>
          </w:rPr>
          <w:fldChar w:fldCharType="end"/>
        </w:r>
      </w:hyperlink>
    </w:p>
    <w:p w14:paraId="20799CD2" w14:textId="12169955" w:rsidR="00B9180B" w:rsidRDefault="00A46631">
      <w:pPr>
        <w:pStyle w:val="TOC5"/>
        <w:rPr>
          <w:rFonts w:asciiTheme="minorHAnsi" w:eastAsiaTheme="minorEastAsia" w:hAnsiTheme="minorHAnsi" w:cstheme="minorBidi"/>
          <w:noProof/>
          <w:sz w:val="22"/>
          <w:szCs w:val="22"/>
        </w:rPr>
      </w:pPr>
      <w:hyperlink w:anchor="_Toc34294245" w:history="1">
        <w:r w:rsidR="00B9180B" w:rsidRPr="00816B5F">
          <w:rPr>
            <w:rStyle w:val="Hyperlink"/>
            <w:noProof/>
          </w:rPr>
          <w:t>X.7.3.2.1 Document Publishing</w:t>
        </w:r>
        <w:r w:rsidR="00B9180B">
          <w:rPr>
            <w:noProof/>
            <w:webHidden/>
          </w:rPr>
          <w:tab/>
        </w:r>
        <w:r w:rsidR="00B9180B">
          <w:rPr>
            <w:noProof/>
            <w:webHidden/>
          </w:rPr>
          <w:fldChar w:fldCharType="begin"/>
        </w:r>
        <w:r w:rsidR="00B9180B">
          <w:rPr>
            <w:noProof/>
            <w:webHidden/>
          </w:rPr>
          <w:instrText xml:space="preserve"> PAGEREF _Toc34294245 \h </w:instrText>
        </w:r>
        <w:r w:rsidR="00B9180B">
          <w:rPr>
            <w:noProof/>
            <w:webHidden/>
          </w:rPr>
        </w:r>
        <w:r w:rsidR="00B9180B">
          <w:rPr>
            <w:noProof/>
            <w:webHidden/>
          </w:rPr>
          <w:fldChar w:fldCharType="separate"/>
        </w:r>
        <w:r w:rsidR="00B9180B">
          <w:rPr>
            <w:noProof/>
            <w:webHidden/>
          </w:rPr>
          <w:t>55</w:t>
        </w:r>
        <w:r w:rsidR="00B9180B">
          <w:rPr>
            <w:noProof/>
            <w:webHidden/>
          </w:rPr>
          <w:fldChar w:fldCharType="end"/>
        </w:r>
      </w:hyperlink>
    </w:p>
    <w:p w14:paraId="7481E4CD" w14:textId="3F3BF5FD" w:rsidR="00B9180B" w:rsidRDefault="00A46631">
      <w:pPr>
        <w:pStyle w:val="TOC5"/>
        <w:rPr>
          <w:rFonts w:asciiTheme="minorHAnsi" w:eastAsiaTheme="minorEastAsia" w:hAnsiTheme="minorHAnsi" w:cstheme="minorBidi"/>
          <w:noProof/>
          <w:sz w:val="22"/>
          <w:szCs w:val="22"/>
        </w:rPr>
      </w:pPr>
      <w:hyperlink w:anchor="_Toc34294246" w:history="1">
        <w:r w:rsidR="00B9180B" w:rsidRPr="00816B5F">
          <w:rPr>
            <w:rStyle w:val="Hyperlink"/>
            <w:noProof/>
          </w:rPr>
          <w:t>X.7.3.2.2 Document Discovery</w:t>
        </w:r>
        <w:r w:rsidR="00B9180B">
          <w:rPr>
            <w:noProof/>
            <w:webHidden/>
          </w:rPr>
          <w:tab/>
        </w:r>
        <w:r w:rsidR="00B9180B">
          <w:rPr>
            <w:noProof/>
            <w:webHidden/>
          </w:rPr>
          <w:fldChar w:fldCharType="begin"/>
        </w:r>
        <w:r w:rsidR="00B9180B">
          <w:rPr>
            <w:noProof/>
            <w:webHidden/>
          </w:rPr>
          <w:instrText xml:space="preserve"> PAGEREF _Toc34294246 \h </w:instrText>
        </w:r>
        <w:r w:rsidR="00B9180B">
          <w:rPr>
            <w:noProof/>
            <w:webHidden/>
          </w:rPr>
        </w:r>
        <w:r w:rsidR="00B9180B">
          <w:rPr>
            <w:noProof/>
            <w:webHidden/>
          </w:rPr>
          <w:fldChar w:fldCharType="separate"/>
        </w:r>
        <w:r w:rsidR="00B9180B">
          <w:rPr>
            <w:noProof/>
            <w:webHidden/>
          </w:rPr>
          <w:t>56</w:t>
        </w:r>
        <w:r w:rsidR="00B9180B">
          <w:rPr>
            <w:noProof/>
            <w:webHidden/>
          </w:rPr>
          <w:fldChar w:fldCharType="end"/>
        </w:r>
      </w:hyperlink>
    </w:p>
    <w:p w14:paraId="36337560" w14:textId="484E7BEF" w:rsidR="00B9180B" w:rsidRDefault="00A46631">
      <w:pPr>
        <w:pStyle w:val="TOC5"/>
        <w:rPr>
          <w:rFonts w:asciiTheme="minorHAnsi" w:eastAsiaTheme="minorEastAsia" w:hAnsiTheme="minorHAnsi" w:cstheme="minorBidi"/>
          <w:noProof/>
          <w:sz w:val="22"/>
          <w:szCs w:val="22"/>
        </w:rPr>
      </w:pPr>
      <w:hyperlink w:anchor="_Toc34294247" w:history="1">
        <w:r w:rsidR="00B9180B" w:rsidRPr="00816B5F">
          <w:rPr>
            <w:rStyle w:val="Hyperlink"/>
            <w:noProof/>
          </w:rPr>
          <w:t>X.7.3.2.3 Governance</w:t>
        </w:r>
        <w:r w:rsidR="00B9180B">
          <w:rPr>
            <w:noProof/>
            <w:webHidden/>
          </w:rPr>
          <w:tab/>
        </w:r>
        <w:r w:rsidR="00B9180B">
          <w:rPr>
            <w:noProof/>
            <w:webHidden/>
          </w:rPr>
          <w:fldChar w:fldCharType="begin"/>
        </w:r>
        <w:r w:rsidR="00B9180B">
          <w:rPr>
            <w:noProof/>
            <w:webHidden/>
          </w:rPr>
          <w:instrText xml:space="preserve"> PAGEREF _Toc34294247 \h </w:instrText>
        </w:r>
        <w:r w:rsidR="00B9180B">
          <w:rPr>
            <w:noProof/>
            <w:webHidden/>
          </w:rPr>
        </w:r>
        <w:r w:rsidR="00B9180B">
          <w:rPr>
            <w:noProof/>
            <w:webHidden/>
          </w:rPr>
          <w:fldChar w:fldCharType="separate"/>
        </w:r>
        <w:r w:rsidR="00B9180B">
          <w:rPr>
            <w:noProof/>
            <w:webHidden/>
          </w:rPr>
          <w:t>56</w:t>
        </w:r>
        <w:r w:rsidR="00B9180B">
          <w:rPr>
            <w:noProof/>
            <w:webHidden/>
          </w:rPr>
          <w:fldChar w:fldCharType="end"/>
        </w:r>
      </w:hyperlink>
    </w:p>
    <w:p w14:paraId="6F2AA2BD" w14:textId="5E3D62DF" w:rsidR="00B9180B" w:rsidRDefault="00A46631">
      <w:pPr>
        <w:pStyle w:val="TOC5"/>
        <w:rPr>
          <w:rFonts w:asciiTheme="minorHAnsi" w:eastAsiaTheme="minorEastAsia" w:hAnsiTheme="minorHAnsi" w:cstheme="minorBidi"/>
          <w:noProof/>
          <w:sz w:val="22"/>
          <w:szCs w:val="22"/>
        </w:rPr>
      </w:pPr>
      <w:hyperlink w:anchor="_Toc34294248" w:history="1">
        <w:r w:rsidR="00B9180B" w:rsidRPr="00816B5F">
          <w:rPr>
            <w:rStyle w:val="Hyperlink"/>
            <w:noProof/>
          </w:rPr>
          <w:t>X.7.3.2.4 Notifications</w:t>
        </w:r>
        <w:r w:rsidR="00B9180B">
          <w:rPr>
            <w:noProof/>
            <w:webHidden/>
          </w:rPr>
          <w:tab/>
        </w:r>
        <w:r w:rsidR="00B9180B">
          <w:rPr>
            <w:noProof/>
            <w:webHidden/>
          </w:rPr>
          <w:fldChar w:fldCharType="begin"/>
        </w:r>
        <w:r w:rsidR="00B9180B">
          <w:rPr>
            <w:noProof/>
            <w:webHidden/>
          </w:rPr>
          <w:instrText xml:space="preserve"> PAGEREF _Toc34294248 \h </w:instrText>
        </w:r>
        <w:r w:rsidR="00B9180B">
          <w:rPr>
            <w:noProof/>
            <w:webHidden/>
          </w:rPr>
        </w:r>
        <w:r w:rsidR="00B9180B">
          <w:rPr>
            <w:noProof/>
            <w:webHidden/>
          </w:rPr>
          <w:fldChar w:fldCharType="separate"/>
        </w:r>
        <w:r w:rsidR="00B9180B">
          <w:rPr>
            <w:noProof/>
            <w:webHidden/>
          </w:rPr>
          <w:t>57</w:t>
        </w:r>
        <w:r w:rsidR="00B9180B">
          <w:rPr>
            <w:noProof/>
            <w:webHidden/>
          </w:rPr>
          <w:fldChar w:fldCharType="end"/>
        </w:r>
      </w:hyperlink>
    </w:p>
    <w:p w14:paraId="51B215B5" w14:textId="72914B28" w:rsidR="00B9180B" w:rsidRDefault="00A46631">
      <w:pPr>
        <w:pStyle w:val="TOC4"/>
        <w:rPr>
          <w:rFonts w:asciiTheme="minorHAnsi" w:eastAsiaTheme="minorEastAsia" w:hAnsiTheme="minorHAnsi" w:cstheme="minorBidi"/>
          <w:noProof/>
          <w:sz w:val="22"/>
          <w:szCs w:val="22"/>
        </w:rPr>
      </w:pPr>
      <w:hyperlink w:anchor="_Toc34294249" w:history="1">
        <w:r w:rsidR="00B9180B" w:rsidRPr="00816B5F">
          <w:rPr>
            <w:rStyle w:val="Hyperlink"/>
            <w:noProof/>
          </w:rPr>
          <w:t>X.7.3.3 Federated Discovery and Retrieve</w:t>
        </w:r>
        <w:r w:rsidR="00B9180B">
          <w:rPr>
            <w:noProof/>
            <w:webHidden/>
          </w:rPr>
          <w:tab/>
        </w:r>
        <w:r w:rsidR="00B9180B">
          <w:rPr>
            <w:noProof/>
            <w:webHidden/>
          </w:rPr>
          <w:fldChar w:fldCharType="begin"/>
        </w:r>
        <w:r w:rsidR="00B9180B">
          <w:rPr>
            <w:noProof/>
            <w:webHidden/>
          </w:rPr>
          <w:instrText xml:space="preserve"> PAGEREF _Toc34294249 \h </w:instrText>
        </w:r>
        <w:r w:rsidR="00B9180B">
          <w:rPr>
            <w:noProof/>
            <w:webHidden/>
          </w:rPr>
        </w:r>
        <w:r w:rsidR="00B9180B">
          <w:rPr>
            <w:noProof/>
            <w:webHidden/>
          </w:rPr>
          <w:fldChar w:fldCharType="separate"/>
        </w:r>
        <w:r w:rsidR="00B9180B">
          <w:rPr>
            <w:noProof/>
            <w:webHidden/>
          </w:rPr>
          <w:t>57</w:t>
        </w:r>
        <w:r w:rsidR="00B9180B">
          <w:rPr>
            <w:noProof/>
            <w:webHidden/>
          </w:rPr>
          <w:fldChar w:fldCharType="end"/>
        </w:r>
      </w:hyperlink>
    </w:p>
    <w:p w14:paraId="37F7B412" w14:textId="591B28A2" w:rsidR="00B9180B" w:rsidRDefault="00A46631">
      <w:pPr>
        <w:pStyle w:val="TOC3"/>
        <w:rPr>
          <w:rFonts w:asciiTheme="minorHAnsi" w:eastAsiaTheme="minorEastAsia" w:hAnsiTheme="minorHAnsi" w:cstheme="minorBidi"/>
          <w:noProof/>
          <w:sz w:val="22"/>
          <w:szCs w:val="22"/>
        </w:rPr>
      </w:pPr>
      <w:hyperlink w:anchor="_Toc34294250" w:history="1">
        <w:r w:rsidR="00B9180B" w:rsidRPr="00816B5F">
          <w:rPr>
            <w:rStyle w:val="Hyperlink"/>
            <w:noProof/>
          </w:rPr>
          <w:t>X.7.4 Patient identity management</w:t>
        </w:r>
        <w:r w:rsidR="00B9180B">
          <w:rPr>
            <w:noProof/>
            <w:webHidden/>
          </w:rPr>
          <w:tab/>
        </w:r>
        <w:r w:rsidR="00B9180B">
          <w:rPr>
            <w:noProof/>
            <w:webHidden/>
          </w:rPr>
          <w:fldChar w:fldCharType="begin"/>
        </w:r>
        <w:r w:rsidR="00B9180B">
          <w:rPr>
            <w:noProof/>
            <w:webHidden/>
          </w:rPr>
          <w:instrText xml:space="preserve"> PAGEREF _Toc34294250 \h </w:instrText>
        </w:r>
        <w:r w:rsidR="00B9180B">
          <w:rPr>
            <w:noProof/>
            <w:webHidden/>
          </w:rPr>
        </w:r>
        <w:r w:rsidR="00B9180B">
          <w:rPr>
            <w:noProof/>
            <w:webHidden/>
          </w:rPr>
          <w:fldChar w:fldCharType="separate"/>
        </w:r>
        <w:r w:rsidR="00B9180B">
          <w:rPr>
            <w:noProof/>
            <w:webHidden/>
          </w:rPr>
          <w:t>57</w:t>
        </w:r>
        <w:r w:rsidR="00B9180B">
          <w:rPr>
            <w:noProof/>
            <w:webHidden/>
          </w:rPr>
          <w:fldChar w:fldCharType="end"/>
        </w:r>
      </w:hyperlink>
    </w:p>
    <w:p w14:paraId="34C3DEEC" w14:textId="79C50C11" w:rsidR="00B9180B" w:rsidRDefault="00A46631">
      <w:pPr>
        <w:pStyle w:val="TOC4"/>
        <w:rPr>
          <w:rFonts w:asciiTheme="minorHAnsi" w:eastAsiaTheme="minorEastAsia" w:hAnsiTheme="minorHAnsi" w:cstheme="minorBidi"/>
          <w:noProof/>
          <w:sz w:val="22"/>
          <w:szCs w:val="22"/>
        </w:rPr>
      </w:pPr>
      <w:hyperlink w:anchor="_Toc34294251" w:history="1">
        <w:r w:rsidR="00B9180B" w:rsidRPr="00816B5F">
          <w:rPr>
            <w:rStyle w:val="Hyperlink"/>
            <w:noProof/>
          </w:rPr>
          <w:t>X.7.4.1 Patient Identity Management</w:t>
        </w:r>
        <w:r w:rsidR="00B9180B">
          <w:rPr>
            <w:noProof/>
            <w:webHidden/>
          </w:rPr>
          <w:tab/>
        </w:r>
        <w:r w:rsidR="00B9180B">
          <w:rPr>
            <w:noProof/>
            <w:webHidden/>
          </w:rPr>
          <w:fldChar w:fldCharType="begin"/>
        </w:r>
        <w:r w:rsidR="00B9180B">
          <w:rPr>
            <w:noProof/>
            <w:webHidden/>
          </w:rPr>
          <w:instrText xml:space="preserve"> PAGEREF _Toc34294251 \h </w:instrText>
        </w:r>
        <w:r w:rsidR="00B9180B">
          <w:rPr>
            <w:noProof/>
            <w:webHidden/>
          </w:rPr>
        </w:r>
        <w:r w:rsidR="00B9180B">
          <w:rPr>
            <w:noProof/>
            <w:webHidden/>
          </w:rPr>
          <w:fldChar w:fldCharType="separate"/>
        </w:r>
        <w:r w:rsidR="00B9180B">
          <w:rPr>
            <w:noProof/>
            <w:webHidden/>
          </w:rPr>
          <w:t>58</w:t>
        </w:r>
        <w:r w:rsidR="00B9180B">
          <w:rPr>
            <w:noProof/>
            <w:webHidden/>
          </w:rPr>
          <w:fldChar w:fldCharType="end"/>
        </w:r>
      </w:hyperlink>
    </w:p>
    <w:p w14:paraId="594BC90B" w14:textId="27770965" w:rsidR="00B9180B" w:rsidRDefault="00A46631">
      <w:pPr>
        <w:pStyle w:val="TOC4"/>
        <w:rPr>
          <w:rFonts w:asciiTheme="minorHAnsi" w:eastAsiaTheme="minorEastAsia" w:hAnsiTheme="minorHAnsi" w:cstheme="minorBidi"/>
          <w:noProof/>
          <w:sz w:val="22"/>
          <w:szCs w:val="22"/>
        </w:rPr>
      </w:pPr>
      <w:hyperlink w:anchor="_Toc34294252" w:history="1">
        <w:r w:rsidR="00B9180B" w:rsidRPr="00816B5F">
          <w:rPr>
            <w:rStyle w:val="Hyperlink"/>
            <w:noProof/>
          </w:rPr>
          <w:t>X.7.4.2 Patient Demographics Query for Mobile (PDQm)</w:t>
        </w:r>
        <w:r w:rsidR="00B9180B">
          <w:rPr>
            <w:noProof/>
            <w:webHidden/>
          </w:rPr>
          <w:tab/>
        </w:r>
        <w:r w:rsidR="00B9180B">
          <w:rPr>
            <w:noProof/>
            <w:webHidden/>
          </w:rPr>
          <w:fldChar w:fldCharType="begin"/>
        </w:r>
        <w:r w:rsidR="00B9180B">
          <w:rPr>
            <w:noProof/>
            <w:webHidden/>
          </w:rPr>
          <w:instrText xml:space="preserve"> PAGEREF _Toc34294252 \h </w:instrText>
        </w:r>
        <w:r w:rsidR="00B9180B">
          <w:rPr>
            <w:noProof/>
            <w:webHidden/>
          </w:rPr>
        </w:r>
        <w:r w:rsidR="00B9180B">
          <w:rPr>
            <w:noProof/>
            <w:webHidden/>
          </w:rPr>
          <w:fldChar w:fldCharType="separate"/>
        </w:r>
        <w:r w:rsidR="00B9180B">
          <w:rPr>
            <w:noProof/>
            <w:webHidden/>
          </w:rPr>
          <w:t>59</w:t>
        </w:r>
        <w:r w:rsidR="00B9180B">
          <w:rPr>
            <w:noProof/>
            <w:webHidden/>
          </w:rPr>
          <w:fldChar w:fldCharType="end"/>
        </w:r>
      </w:hyperlink>
    </w:p>
    <w:p w14:paraId="4B6C8582" w14:textId="75AF34F8" w:rsidR="00B9180B" w:rsidRDefault="00A46631">
      <w:pPr>
        <w:pStyle w:val="TOC3"/>
        <w:rPr>
          <w:rFonts w:asciiTheme="minorHAnsi" w:eastAsiaTheme="minorEastAsia" w:hAnsiTheme="minorHAnsi" w:cstheme="minorBidi"/>
          <w:noProof/>
          <w:sz w:val="22"/>
          <w:szCs w:val="22"/>
        </w:rPr>
      </w:pPr>
      <w:hyperlink w:anchor="_Toc34294253" w:history="1">
        <w:r w:rsidR="00B9180B" w:rsidRPr="00816B5F">
          <w:rPr>
            <w:rStyle w:val="Hyperlink"/>
            <w:noProof/>
          </w:rPr>
          <w:t>X.7.5 Common Provider Directory</w:t>
        </w:r>
        <w:r w:rsidR="00B9180B">
          <w:rPr>
            <w:noProof/>
            <w:webHidden/>
          </w:rPr>
          <w:tab/>
        </w:r>
        <w:r w:rsidR="00B9180B">
          <w:rPr>
            <w:noProof/>
            <w:webHidden/>
          </w:rPr>
          <w:fldChar w:fldCharType="begin"/>
        </w:r>
        <w:r w:rsidR="00B9180B">
          <w:rPr>
            <w:noProof/>
            <w:webHidden/>
          </w:rPr>
          <w:instrText xml:space="preserve"> PAGEREF _Toc34294253 \h </w:instrText>
        </w:r>
        <w:r w:rsidR="00B9180B">
          <w:rPr>
            <w:noProof/>
            <w:webHidden/>
          </w:rPr>
        </w:r>
        <w:r w:rsidR="00B9180B">
          <w:rPr>
            <w:noProof/>
            <w:webHidden/>
          </w:rPr>
          <w:fldChar w:fldCharType="separate"/>
        </w:r>
        <w:r w:rsidR="00B9180B">
          <w:rPr>
            <w:noProof/>
            <w:webHidden/>
          </w:rPr>
          <w:t>60</w:t>
        </w:r>
        <w:r w:rsidR="00B9180B">
          <w:rPr>
            <w:noProof/>
            <w:webHidden/>
          </w:rPr>
          <w:fldChar w:fldCharType="end"/>
        </w:r>
      </w:hyperlink>
    </w:p>
    <w:p w14:paraId="457E5B51" w14:textId="4815541B" w:rsidR="00FB0A3D" w:rsidRPr="00B00A38" w:rsidRDefault="00CF508D">
      <w:pPr>
        <w:spacing w:before="0"/>
      </w:pPr>
      <w:r w:rsidRPr="00B00A38">
        <w:fldChar w:fldCharType="end"/>
      </w:r>
      <w:bookmarkStart w:id="6" w:name="_Toc201058865"/>
      <w:bookmarkStart w:id="7" w:name="_Toc201058970"/>
      <w:bookmarkEnd w:id="6"/>
      <w:bookmarkEnd w:id="7"/>
      <w:r w:rsidR="00FB0A3D" w:rsidRPr="00B00A38">
        <w:br w:type="page"/>
      </w:r>
    </w:p>
    <w:p w14:paraId="12E73E34" w14:textId="77777777" w:rsidR="00A52021" w:rsidRPr="00B00A38" w:rsidRDefault="00A52021">
      <w:pPr>
        <w:pStyle w:val="BodyText"/>
      </w:pPr>
    </w:p>
    <w:p w14:paraId="6823F9A9" w14:textId="703CE7F8" w:rsidR="00E52CE1" w:rsidRPr="00B00A38" w:rsidRDefault="00E52CE1" w:rsidP="00EA3BCB">
      <w:pPr>
        <w:pStyle w:val="BodyText"/>
      </w:pPr>
      <w:r w:rsidRPr="00B00A38">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B8775E" w:rsidRPr="007117B8" w:rsidRDefault="00B8775E"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B8775E" w:rsidRPr="007117B8" w:rsidRDefault="00B8775E"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00A38" w:rsidRDefault="0038470A" w:rsidP="00EA3BCB">
      <w:pPr>
        <w:pStyle w:val="BodyText"/>
      </w:pPr>
    </w:p>
    <w:p w14:paraId="1ED31AD7" w14:textId="74E5AE68" w:rsidR="00CF3A5D" w:rsidRPr="00B00A38" w:rsidRDefault="00CF3A5D" w:rsidP="00CF3A5D">
      <w:pPr>
        <w:pStyle w:val="Heading1"/>
        <w:pageBreakBefore w:val="0"/>
        <w:numPr>
          <w:ilvl w:val="0"/>
          <w:numId w:val="0"/>
        </w:numPr>
        <w:rPr>
          <w:noProof w:val="0"/>
        </w:rPr>
      </w:pPr>
      <w:bookmarkStart w:id="8" w:name="_Toc34294175"/>
      <w:r w:rsidRPr="00B00A38">
        <w:rPr>
          <w:noProof w:val="0"/>
        </w:rPr>
        <w:t>Introduction to this Supplement</w:t>
      </w:r>
      <w:bookmarkEnd w:id="8"/>
    </w:p>
    <w:p w14:paraId="1D753EB2" w14:textId="5D3F0B64" w:rsidR="00CF3A5D" w:rsidRPr="00B00A38" w:rsidRDefault="00CF3A5D" w:rsidP="00CF3A5D">
      <w:pPr>
        <w:pStyle w:val="BodyText"/>
      </w:pPr>
      <w:r w:rsidRPr="00B00A38">
        <w:t xml:space="preserve">This profile will show how to build a Document Sharing Exchange using </w:t>
      </w:r>
      <w:r w:rsidR="00DC433A" w:rsidRPr="00B00A38">
        <w:t>IHE</w:t>
      </w:r>
      <w:r w:rsidR="00CA276F">
        <w:t>-</w:t>
      </w:r>
      <w:r w:rsidR="00DC433A" w:rsidRPr="00B00A38">
        <w:t xml:space="preserve">profiled </w:t>
      </w:r>
      <w:r w:rsidRPr="00B00A38">
        <w:t>FHIR</w:t>
      </w:r>
      <w:r w:rsidR="00C10DDE" w:rsidRPr="00B00A38">
        <w:rPr>
          <w:vertAlign w:val="superscript"/>
        </w:rPr>
        <w:t>®</w:t>
      </w:r>
      <w:r w:rsidRPr="00B00A38">
        <w:t xml:space="preserve"> </w:t>
      </w:r>
      <w:r w:rsidR="00DC433A" w:rsidRPr="00B00A38">
        <w:t>standard</w:t>
      </w:r>
      <w:r w:rsidRPr="00B00A38">
        <w:t xml:space="preserve">, rather than the </w:t>
      </w:r>
      <w:r w:rsidR="00DC433A" w:rsidRPr="00B00A38">
        <w:t>legacy</w:t>
      </w:r>
      <w:r w:rsidRPr="00B00A38">
        <w:t xml:space="preserve"> IHE </w:t>
      </w:r>
      <w:r w:rsidR="00DC433A" w:rsidRPr="00B00A38">
        <w:t>profiles</w:t>
      </w:r>
      <w:r w:rsidRPr="00B00A38">
        <w:t xml:space="preserve"> that </w:t>
      </w:r>
      <w:del w:id="9" w:author="John Moehrke" w:date="2020-05-03T21:31:00Z">
        <w:r w:rsidRPr="00B00A38" w:rsidDel="00C85B2E">
          <w:delText xml:space="preserve">is </w:delText>
        </w:r>
      </w:del>
      <w:ins w:id="10" w:author="John Moehrke" w:date="2020-05-03T21:31:00Z">
        <w:r w:rsidR="00C85B2E">
          <w:t>are</w:t>
        </w:r>
        <w:bookmarkStart w:id="11" w:name="_GoBack"/>
        <w:bookmarkEnd w:id="11"/>
        <w:r w:rsidR="00C85B2E" w:rsidRPr="00B00A38">
          <w:t xml:space="preserve"> </w:t>
        </w:r>
      </w:ins>
      <w:r w:rsidRPr="00B00A38">
        <w:t>dominated by XDS and HL7</w:t>
      </w:r>
      <w:r w:rsidR="00C10DDE" w:rsidRPr="00B00A38">
        <w:rPr>
          <w:vertAlign w:val="superscript"/>
        </w:rPr>
        <w:t>®</w:t>
      </w:r>
      <w:r w:rsidRPr="00B00A38">
        <w:t xml:space="preserve"> v2. This profile will assemble profiles and define a Document Registry</w:t>
      </w:r>
      <w:r w:rsidR="00B51436" w:rsidRPr="00B00A38">
        <w:t xml:space="preserve">. </w:t>
      </w:r>
    </w:p>
    <w:p w14:paraId="429C02F1" w14:textId="760FBAD7" w:rsidR="00CF3A5D" w:rsidRPr="00B00A38" w:rsidRDefault="00CF3A5D" w:rsidP="00CF3A5D">
      <w:pPr>
        <w:pStyle w:val="BodyText"/>
      </w:pPr>
      <w:r w:rsidRPr="00B00A38">
        <w:t xml:space="preserve">The central HIE infrastructure defined in this Profile might be a single FHIR Server implementing all the defined </w:t>
      </w:r>
      <w:r w:rsidR="00E10D98" w:rsidRPr="00B00A38">
        <w:t xml:space="preserve">central service </w:t>
      </w:r>
      <w:r w:rsidR="00CB13F7" w:rsidRPr="00B00A38">
        <w:t>actors or</w:t>
      </w:r>
      <w:r w:rsidRPr="00B00A38">
        <w:t xml:space="preserve"> may be virtual cloud of the systems implementing the defined profile actors. These deployment models allow for modularity where each service function could be provided by different vendors</w:t>
      </w:r>
      <w:r w:rsidR="00DC433A" w:rsidRPr="00B00A38">
        <w:t>,</w:t>
      </w:r>
      <w:r w:rsidRPr="00B00A38">
        <w:t xml:space="preserve"> leverag</w:t>
      </w:r>
      <w:r w:rsidR="00DC433A" w:rsidRPr="00B00A38">
        <w:t>ing</w:t>
      </w:r>
      <w:r w:rsidRPr="00B00A38">
        <w:t xml:space="preserve"> as much as possible </w:t>
      </w:r>
      <w:r w:rsidR="00DC433A" w:rsidRPr="00B00A38">
        <w:t>from a</w:t>
      </w:r>
      <w:r w:rsidRPr="00B00A38">
        <w:t xml:space="preserve"> reference implementation of </w:t>
      </w:r>
      <w:r w:rsidR="00DC433A" w:rsidRPr="00B00A38">
        <w:t xml:space="preserve">a </w:t>
      </w:r>
      <w:r w:rsidRPr="00B00A38">
        <w:t xml:space="preserve">FHIR Server, and also leverage as much as possible of modularity enabled by defined Profiles. </w:t>
      </w:r>
    </w:p>
    <w:p w14:paraId="76299D9B" w14:textId="7D412A96" w:rsidR="00CF3A5D" w:rsidRPr="00B00A38" w:rsidRDefault="00CF3A5D" w:rsidP="00CF3A5D">
      <w:pPr>
        <w:pStyle w:val="BodyText"/>
      </w:pPr>
      <w:r w:rsidRPr="00B00A38">
        <w:t>Core business functions</w:t>
      </w:r>
      <w:r w:rsidR="00D23E0F" w:rsidRPr="00B00A38">
        <w:t xml:space="preserve"> provided by MHDS Profile</w:t>
      </w:r>
      <w:r w:rsidRPr="00B00A38">
        <w:t>:</w:t>
      </w:r>
    </w:p>
    <w:p w14:paraId="35903D25" w14:textId="77777777" w:rsidR="00CF3A5D" w:rsidRPr="00B00A38" w:rsidRDefault="00CF3A5D" w:rsidP="00A15C2E">
      <w:pPr>
        <w:pStyle w:val="ListBullet2"/>
      </w:pPr>
      <w:r w:rsidRPr="00B00A38">
        <w:t xml:space="preserve">Publication of Document based information </w:t>
      </w:r>
    </w:p>
    <w:p w14:paraId="79867567" w14:textId="3C03E5C4" w:rsidR="00CF3A5D" w:rsidRPr="00B00A38" w:rsidRDefault="00CF3A5D" w:rsidP="00A15C2E">
      <w:pPr>
        <w:pStyle w:val="ListBullet3"/>
      </w:pPr>
      <w:r w:rsidRPr="00B00A38">
        <w:t>Content agnostic but CDA</w:t>
      </w:r>
      <w:r w:rsidR="00C10DDE" w:rsidRPr="00B00A38">
        <w:rPr>
          <w:vertAlign w:val="superscript"/>
        </w:rPr>
        <w:t>®</w:t>
      </w:r>
      <w:r w:rsidRPr="00B00A38">
        <w:t xml:space="preserve"> and FHIR preferred</w:t>
      </w:r>
    </w:p>
    <w:p w14:paraId="3652DCC4" w14:textId="77777777" w:rsidR="00CF3A5D" w:rsidRPr="00B00A38" w:rsidRDefault="00CF3A5D" w:rsidP="00A15C2E">
      <w:pPr>
        <w:pStyle w:val="ListBullet2"/>
      </w:pPr>
      <w:r w:rsidRPr="00B00A38">
        <w:t>Persistence and lifecycle management of Documents, DocumentManifest, DocumentReference, and List resources</w:t>
      </w:r>
    </w:p>
    <w:p w14:paraId="23EC17DB" w14:textId="3005E467" w:rsidR="00CF3A5D" w:rsidRPr="00B00A38" w:rsidRDefault="00CF3A5D" w:rsidP="00A15C2E">
      <w:pPr>
        <w:pStyle w:val="ListBullet3"/>
      </w:pPr>
      <w:r w:rsidRPr="00B00A38">
        <w:t xml:space="preserve">Enabling centralized document storage, or distributed </w:t>
      </w:r>
      <w:r w:rsidR="00DC433A" w:rsidRPr="00B00A38">
        <w:t>document storage at a service identified at the</w:t>
      </w:r>
      <w:r w:rsidRPr="00B00A38">
        <w:t xml:space="preserve"> source</w:t>
      </w:r>
    </w:p>
    <w:p w14:paraId="07FD4850" w14:textId="77777777" w:rsidR="00DC433A" w:rsidRPr="00B00A38" w:rsidRDefault="00CF3A5D" w:rsidP="00A15C2E">
      <w:pPr>
        <w:pStyle w:val="ListBullet2"/>
      </w:pPr>
      <w:r w:rsidRPr="00B00A38">
        <w:t xml:space="preserve">Patient Identity Management – </w:t>
      </w:r>
    </w:p>
    <w:p w14:paraId="335BFF6E" w14:textId="547FAE22" w:rsidR="00CF3A5D" w:rsidRPr="00B00A38" w:rsidRDefault="00CB13F7" w:rsidP="00A15C2E">
      <w:pPr>
        <w:pStyle w:val="ListBullet3"/>
      </w:pPr>
      <w:r w:rsidRPr="00B00A38">
        <w:t>specifically,</w:t>
      </w:r>
      <w:r w:rsidR="00CF3A5D" w:rsidRPr="00B00A38">
        <w:t xml:space="preserve"> a golden patient identity for use within the domain, cross-reference to other identities, and lifecycle of updates </w:t>
      </w:r>
    </w:p>
    <w:p w14:paraId="6B62F4C0" w14:textId="77777777" w:rsidR="00CF3A5D" w:rsidRPr="00B00A38" w:rsidRDefault="00CF3A5D" w:rsidP="00A15C2E">
      <w:pPr>
        <w:pStyle w:val="ListBullet3"/>
      </w:pPr>
      <w:r w:rsidRPr="00B00A38">
        <w:t>Appropriate comprehensive handling of patient identity updates including merge</w:t>
      </w:r>
    </w:p>
    <w:p w14:paraId="4E546921" w14:textId="77777777" w:rsidR="00CF3A5D" w:rsidRPr="00B00A38" w:rsidRDefault="00CF3A5D" w:rsidP="00A15C2E">
      <w:pPr>
        <w:pStyle w:val="ListBullet2"/>
      </w:pPr>
      <w:r w:rsidRPr="00B00A38">
        <w:t>Participant Organizations management</w:t>
      </w:r>
    </w:p>
    <w:p w14:paraId="1751E8BD" w14:textId="40FD9029" w:rsidR="00CF3A5D" w:rsidRPr="00B00A38" w:rsidRDefault="00DC433A" w:rsidP="00A15C2E">
      <w:pPr>
        <w:pStyle w:val="ListBullet3"/>
      </w:pPr>
      <w:r w:rsidRPr="00B00A38">
        <w:t xml:space="preserve">Enabling use of </w:t>
      </w:r>
      <w:r w:rsidR="00DE754E" w:rsidRPr="00B00A38">
        <w:t>m</w:t>
      </w:r>
      <w:r w:rsidRPr="00B00A38">
        <w:t>CSD directory for</w:t>
      </w:r>
      <w:r w:rsidR="00CF3A5D" w:rsidRPr="00B00A38">
        <w:t xml:space="preserve"> </w:t>
      </w:r>
      <w:r w:rsidRPr="00B00A38">
        <w:t>author identity</w:t>
      </w:r>
      <w:r w:rsidR="00CF3A5D" w:rsidRPr="00B00A38">
        <w:t xml:space="preserve"> management</w:t>
      </w:r>
    </w:p>
    <w:p w14:paraId="3C5A54A8" w14:textId="77777777" w:rsidR="00CF3A5D" w:rsidRPr="00B00A38" w:rsidRDefault="00CF3A5D" w:rsidP="00A15C2E">
      <w:pPr>
        <w:pStyle w:val="ListBullet2"/>
      </w:pPr>
      <w:r w:rsidRPr="00B00A38">
        <w:t>Authorization management</w:t>
      </w:r>
    </w:p>
    <w:p w14:paraId="706E7B22" w14:textId="77777777" w:rsidR="00CF3A5D" w:rsidRPr="00B00A38" w:rsidRDefault="00CF3A5D" w:rsidP="00A15C2E">
      <w:pPr>
        <w:pStyle w:val="ListBullet3"/>
      </w:pPr>
      <w:r w:rsidRPr="00B00A38">
        <w:t>Consent</w:t>
      </w:r>
    </w:p>
    <w:p w14:paraId="5976B9D7" w14:textId="2E82833E" w:rsidR="00CF3A5D" w:rsidRPr="00B00A38" w:rsidRDefault="00CF3A5D" w:rsidP="00A15C2E">
      <w:pPr>
        <w:pStyle w:val="ListBullet3"/>
      </w:pPr>
      <w:r w:rsidRPr="00B00A38">
        <w:lastRenderedPageBreak/>
        <w:t>User Role-Based-Access-Control</w:t>
      </w:r>
      <w:r w:rsidR="00D23E0F" w:rsidRPr="00B00A38">
        <w:t xml:space="preserve"> (RBAC)</w:t>
      </w:r>
      <w:r w:rsidRPr="00B00A38">
        <w:t xml:space="preserve"> or Attribute-Based-Access-Control</w:t>
      </w:r>
      <w:r w:rsidR="00D23E0F" w:rsidRPr="00B00A38">
        <w:t xml:space="preserve"> (ABAC)</w:t>
      </w:r>
    </w:p>
    <w:p w14:paraId="3AC45BED" w14:textId="77777777" w:rsidR="00CF3A5D" w:rsidRPr="00B00A38" w:rsidRDefault="00CF3A5D" w:rsidP="00A15C2E">
      <w:pPr>
        <w:pStyle w:val="ListBullet3"/>
      </w:pPr>
      <w:r w:rsidRPr="00B00A38">
        <w:t>Application</w:t>
      </w:r>
    </w:p>
    <w:p w14:paraId="1A075F61" w14:textId="77777777" w:rsidR="00CF3A5D" w:rsidRPr="00B00A38" w:rsidRDefault="00CF3A5D" w:rsidP="00A15C2E">
      <w:pPr>
        <w:pStyle w:val="ListBullet3"/>
      </w:pPr>
      <w:r w:rsidRPr="00B00A38">
        <w:t>PurposeOfUse</w:t>
      </w:r>
    </w:p>
    <w:p w14:paraId="27E2BC45" w14:textId="77777777" w:rsidR="00CF3A5D" w:rsidRPr="00B00A38" w:rsidRDefault="00CF3A5D" w:rsidP="00A15C2E">
      <w:pPr>
        <w:pStyle w:val="ListBullet2"/>
      </w:pPr>
      <w:r w:rsidRPr="00B00A38">
        <w:t>Encryption and Integrity requirements</w:t>
      </w:r>
    </w:p>
    <w:p w14:paraId="405D671A" w14:textId="77777777" w:rsidR="00CF3A5D" w:rsidRPr="00B00A38" w:rsidRDefault="00CF3A5D" w:rsidP="00A15C2E">
      <w:pPr>
        <w:pStyle w:val="ListBullet2"/>
      </w:pPr>
      <w:r w:rsidRPr="00B00A38">
        <w:t xml:space="preserve">Audit Log Management </w:t>
      </w:r>
    </w:p>
    <w:p w14:paraId="5A492796" w14:textId="27D49B23" w:rsidR="00CF3A5D" w:rsidRPr="00B00A38" w:rsidRDefault="00CF3A5D" w:rsidP="00A15C2E">
      <w:pPr>
        <w:pStyle w:val="ListBullet2"/>
      </w:pPr>
      <w:r w:rsidRPr="00B00A38">
        <w:t>Consumption side</w:t>
      </w:r>
      <w:r w:rsidR="00D23E0F" w:rsidRPr="00B00A38">
        <w:t xml:space="preserve"> can be further refined using mXDE and QEDm</w:t>
      </w:r>
      <w:r w:rsidRPr="00B00A38">
        <w:t xml:space="preserve"> </w:t>
      </w:r>
    </w:p>
    <w:p w14:paraId="75F9AA9D" w14:textId="533F4FB5" w:rsidR="00CF283F" w:rsidRPr="00B00A38" w:rsidRDefault="00CF283F" w:rsidP="008616CB">
      <w:pPr>
        <w:pStyle w:val="Heading2"/>
        <w:numPr>
          <w:ilvl w:val="0"/>
          <w:numId w:val="0"/>
        </w:numPr>
        <w:rPr>
          <w:noProof w:val="0"/>
        </w:rPr>
      </w:pPr>
      <w:bookmarkStart w:id="12" w:name="_Toc345074641"/>
      <w:bookmarkStart w:id="13" w:name="_Toc34294176"/>
      <w:r w:rsidRPr="00B00A38">
        <w:rPr>
          <w:noProof w:val="0"/>
        </w:rPr>
        <w:t>Open Issues and Questions</w:t>
      </w:r>
      <w:bookmarkEnd w:id="12"/>
      <w:bookmarkEnd w:id="13"/>
    </w:p>
    <w:p w14:paraId="13D1533F" w14:textId="005DADD1" w:rsidR="00CF3A5D" w:rsidRPr="00B00A38" w:rsidRDefault="00CF3A5D" w:rsidP="00A15C2E">
      <w:pPr>
        <w:pStyle w:val="ListNumber2"/>
      </w:pPr>
      <w:r w:rsidRPr="00B00A38">
        <w:t xml:space="preserve">Given that this profile audience is likely </w:t>
      </w:r>
      <w:r w:rsidR="00D23E0F" w:rsidRPr="00B00A38">
        <w:t>to include those new</w:t>
      </w:r>
      <w:r w:rsidRPr="00B00A38">
        <w:t xml:space="preserve"> to IHE Document Sharing exchange, there is more detail included in this supplement in order to be more self-contained and not rely on the reader referencing other whitepapers and handbooks. Is the level of detail within this supplement appropriate? Is there some text that could be removed? Is there some concept that is not well enough defined?</w:t>
      </w:r>
    </w:p>
    <w:p w14:paraId="081C14E4" w14:textId="7C926EFC" w:rsidR="00502BE8" w:rsidRPr="00B00A38" w:rsidRDefault="00856192" w:rsidP="00CB13F7">
      <w:pPr>
        <w:pStyle w:val="ListNumber2"/>
        <w:tabs>
          <w:tab w:val="num" w:pos="1450"/>
        </w:tabs>
        <w:ind w:left="1080"/>
      </w:pPr>
      <w:r w:rsidRPr="00B00A38">
        <w:t>The MHDS environment allows for some normally contained Resources</w:t>
      </w:r>
      <w:r w:rsidR="00CB13F7" w:rsidRPr="00B00A38">
        <w:t xml:space="preserve"> </w:t>
      </w:r>
      <w:r w:rsidR="00F71A15" w:rsidRPr="00B00A38">
        <w:t>be recorded as a link to data in the mCSD managed Directory</w:t>
      </w:r>
      <w:r w:rsidRPr="00B00A38">
        <w:t xml:space="preserve"> or PMIR Patient Identity Manager. This is defined in the “UnContained Reference Option”</w:t>
      </w:r>
      <w:r w:rsidR="00F71A15" w:rsidRPr="00B00A38">
        <w:t>.</w:t>
      </w:r>
      <w:r w:rsidR="00CB13F7" w:rsidRPr="00B00A38">
        <w:t xml:space="preserve"> </w:t>
      </w:r>
      <w:r w:rsidR="00D42E3D" w:rsidRPr="00B00A38">
        <w:t xml:space="preserve">The necessary change to MHD has not been done yet in order to get </w:t>
      </w:r>
      <w:r w:rsidR="005D56DF" w:rsidRPr="00B00A38">
        <w:t>feedback</w:t>
      </w:r>
      <w:r w:rsidR="00D42E3D" w:rsidRPr="00B00A38">
        <w:t xml:space="preserve"> from Public Comment.</w:t>
      </w:r>
      <w:r w:rsidRPr="00B00A38">
        <w:t xml:space="preserve"> </w:t>
      </w:r>
      <w:r w:rsidR="00502BE8" w:rsidRPr="00B00A38">
        <w:t>CP-ITI-1200 will be updating MHD to add an</w:t>
      </w:r>
      <w:r w:rsidRPr="00B00A38">
        <w:t xml:space="preserve"> UnContained Reference</w:t>
      </w:r>
      <w:r w:rsidR="00502BE8" w:rsidRPr="00B00A38">
        <w:t xml:space="preserve"> </w:t>
      </w:r>
      <w:r w:rsidR="00765D74">
        <w:t>Option</w:t>
      </w:r>
      <w:r w:rsidR="00502BE8" w:rsidRPr="00B00A38">
        <w:t xml:space="preserve"> for this support</w:t>
      </w:r>
    </w:p>
    <w:p w14:paraId="294D049B" w14:textId="77777777" w:rsidR="00CF283F" w:rsidRPr="00B00A38" w:rsidRDefault="00CF283F" w:rsidP="008616CB">
      <w:pPr>
        <w:pStyle w:val="Heading2"/>
        <w:numPr>
          <w:ilvl w:val="0"/>
          <w:numId w:val="0"/>
        </w:numPr>
        <w:rPr>
          <w:noProof w:val="0"/>
        </w:rPr>
      </w:pPr>
      <w:bookmarkStart w:id="14" w:name="_Toc345074642"/>
      <w:bookmarkStart w:id="15" w:name="_Toc34294177"/>
      <w:bookmarkStart w:id="16" w:name="_Toc473170357"/>
      <w:bookmarkStart w:id="17" w:name="_Toc504625754"/>
      <w:r w:rsidRPr="00B00A38">
        <w:rPr>
          <w:noProof w:val="0"/>
        </w:rPr>
        <w:t>Closed Issues</w:t>
      </w:r>
      <w:bookmarkEnd w:id="14"/>
      <w:bookmarkEnd w:id="15"/>
    </w:p>
    <w:p w14:paraId="0AB67C16" w14:textId="0A0E9D19" w:rsidR="00CF283F" w:rsidRPr="00B00A38" w:rsidRDefault="00177EFB" w:rsidP="00A15C2E">
      <w:pPr>
        <w:pStyle w:val="ListNumber2"/>
        <w:numPr>
          <w:ilvl w:val="0"/>
          <w:numId w:val="55"/>
        </w:numPr>
      </w:pPr>
      <w:r w:rsidRPr="00B00A38">
        <w:t xml:space="preserve">This profile was renamed from MHD-HIE to Mobile Health Document Sharing (MHDS). This name leverages the concept of “Document Sharing” as defined in the HIE </w:t>
      </w:r>
      <w:r w:rsidR="00D23E0F" w:rsidRPr="00B00A38">
        <w:t>whitepaper and</w:t>
      </w:r>
      <w:r w:rsidRPr="00B00A38">
        <w:t xml:space="preserve"> includes the original MHD acronym while removing the word “access” which is important in MHD to define it as an </w:t>
      </w:r>
      <w:r w:rsidR="00D23E0F" w:rsidRPr="00B00A38">
        <w:t>API and</w:t>
      </w:r>
      <w:r w:rsidRPr="00B00A38">
        <w:t xml:space="preserve"> inserting the word “Sharing” which indicates persistence.</w:t>
      </w:r>
    </w:p>
    <w:p w14:paraId="56860E74" w14:textId="5083FBC8" w:rsidR="00811A17" w:rsidRPr="00B00A38" w:rsidRDefault="00811A17" w:rsidP="00A15C2E">
      <w:pPr>
        <w:pStyle w:val="ListNumber2"/>
      </w:pPr>
      <w:r w:rsidRPr="00B00A38">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00A38">
        <w:t>Thus,</w:t>
      </w:r>
      <w:r w:rsidRPr="00B00A38">
        <w:t xml:space="preserve"> we have left this action undefined. It is expected that a Delete action is </w:t>
      </w:r>
      <w:r w:rsidR="00D23E0F" w:rsidRPr="00B00A38">
        <w:t>unusual,</w:t>
      </w:r>
      <w:r w:rsidRPr="00B00A38">
        <w:t xml:space="preserve"> and that administrative user interface may be the better solution.</w:t>
      </w:r>
    </w:p>
    <w:p w14:paraId="725F0D68" w14:textId="00703B4C" w:rsidR="00722E7D" w:rsidRPr="00B00A38" w:rsidRDefault="00722E7D" w:rsidP="00A15C2E">
      <w:pPr>
        <w:pStyle w:val="ListNumber2"/>
      </w:pPr>
      <w:r w:rsidRPr="00B00A38">
        <w:t xml:space="preserve">Where XDS/XCA is used the MHDS </w:t>
      </w:r>
      <w:r w:rsidR="00742032">
        <w:t>Profile</w:t>
      </w:r>
      <w:r w:rsidRPr="00B00A38">
        <w:t xml:space="preserve"> does not apply, as the MHD </w:t>
      </w:r>
      <w:r w:rsidR="00742032">
        <w:t>Profile</w:t>
      </w:r>
      <w:r w:rsidRPr="00B00A38">
        <w:t xml:space="preserve"> provides the API functionality to XDS/XCA</w:t>
      </w:r>
    </w:p>
    <w:p w14:paraId="75A9F962" w14:textId="681B7C94" w:rsidR="00722E7D" w:rsidRPr="00B00A38" w:rsidRDefault="00722E7D" w:rsidP="00A15C2E">
      <w:pPr>
        <w:pStyle w:val="ListNumber2"/>
      </w:pPr>
      <w:r w:rsidRPr="00B00A38">
        <w:lastRenderedPageBreak/>
        <w:t>MHDS defines an OAuth scope for use with MHDS and IUA to support Patient Privacy Disclosure Consent functionality. This scope is crafted to be minimally impacting on uses of IUA and SMART-on-FHIR. See the “Consent Management Option” for details</w:t>
      </w:r>
      <w:r w:rsidR="00016AA5">
        <w:t>.</w:t>
      </w:r>
    </w:p>
    <w:p w14:paraId="2254E271" w14:textId="20613884" w:rsidR="00722E7D" w:rsidRPr="00B00A38" w:rsidRDefault="00722E7D" w:rsidP="00722E7D">
      <w:pPr>
        <w:pStyle w:val="ListNumber2"/>
      </w:pPr>
      <w:r w:rsidRPr="00B00A38">
        <w:t>In this profile, there is no formal Document Repository, although the functionality is provided virtually when a Document Source chooses to not include the document as a Binary resource, but rather include a URL to a repository that is recognized as part of the trust domain. This distinction is available in MHD today, although it is not pointed out as such and thus not well known. There is description of this virtual Document Repository functionality.</w:t>
      </w:r>
    </w:p>
    <w:p w14:paraId="5E09FCB1" w14:textId="77777777" w:rsidR="00811A17" w:rsidRPr="00B00A38" w:rsidRDefault="00811A17" w:rsidP="00A15C2E">
      <w:pPr>
        <w:pStyle w:val="BodyText"/>
      </w:pPr>
    </w:p>
    <w:p w14:paraId="15C3204D" w14:textId="77777777" w:rsidR="00CF283F" w:rsidRPr="00B00A38" w:rsidRDefault="00CF283F">
      <w:pPr>
        <w:pStyle w:val="BodyText"/>
      </w:pPr>
    </w:p>
    <w:p w14:paraId="73ABA8E0" w14:textId="77777777" w:rsidR="00B00A38" w:rsidRDefault="00B00A38" w:rsidP="00B00A38">
      <w:pPr>
        <w:pStyle w:val="Heading1"/>
        <w:numPr>
          <w:ilvl w:val="0"/>
          <w:numId w:val="0"/>
        </w:numPr>
        <w:rPr>
          <w:noProof w:val="0"/>
        </w:rPr>
      </w:pPr>
      <w:bookmarkStart w:id="18" w:name="_Toc22913007"/>
      <w:bookmarkStart w:id="19" w:name="_Toc34294178"/>
      <w:bookmarkStart w:id="20" w:name="_Toc18414906"/>
      <w:bookmarkStart w:id="21" w:name="_Toc345074643"/>
      <w:r>
        <w:rPr>
          <w:noProof w:val="0"/>
        </w:rPr>
        <w:lastRenderedPageBreak/>
        <w:t>IHE Technical Frameworks General Introduction</w:t>
      </w:r>
      <w:bookmarkEnd w:id="18"/>
      <w:bookmarkEnd w:id="19"/>
    </w:p>
    <w:p w14:paraId="1B7A81FA" w14:textId="77777777" w:rsidR="00B00A38" w:rsidRPr="00682FD2" w:rsidRDefault="00B00A38" w:rsidP="00B00A38">
      <w:pPr>
        <w:pStyle w:val="BodyText"/>
      </w:pPr>
      <w:r w:rsidRPr="00D26514">
        <w:t xml:space="preserve">The </w:t>
      </w:r>
      <w:hyperlink r:id="rId17"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45D91D2D" w14:textId="77777777" w:rsidR="00B00A38" w:rsidRDefault="00B00A38" w:rsidP="00B00A38">
      <w:pPr>
        <w:pStyle w:val="Heading1"/>
        <w:pageBreakBefore w:val="0"/>
      </w:pPr>
      <w:bookmarkStart w:id="22" w:name="_Toc341951395"/>
      <w:bookmarkStart w:id="23" w:name="_Toc18418175"/>
      <w:bookmarkStart w:id="24" w:name="_Toc22913008"/>
      <w:bookmarkStart w:id="25" w:name="_Toc34294179"/>
      <w:r>
        <w:t>Copyright Licenses</w:t>
      </w:r>
      <w:bookmarkEnd w:id="22"/>
      <w:bookmarkEnd w:id="23"/>
      <w:bookmarkEnd w:id="24"/>
      <w:bookmarkEnd w:id="25"/>
    </w:p>
    <w:p w14:paraId="35411A85" w14:textId="77777777" w:rsidR="00B00A38" w:rsidRDefault="00B00A38" w:rsidP="00B00A38">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1DA32B9F" w14:textId="77777777" w:rsidR="00B00A38" w:rsidRDefault="00B00A38" w:rsidP="00B00A38">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7CD3B4C" w14:textId="77777777" w:rsidR="00B00A38" w:rsidRDefault="00B00A38" w:rsidP="00B00A38">
      <w:pPr>
        <w:pStyle w:val="Heading2"/>
      </w:pPr>
      <w:bookmarkStart w:id="26" w:name="_Toc341951396"/>
      <w:bookmarkStart w:id="27" w:name="_Toc18418176"/>
      <w:bookmarkStart w:id="28" w:name="_Toc22913009"/>
      <w:bookmarkStart w:id="29" w:name="_Toc34294180"/>
      <w:r>
        <w:t>Copyright of Base Standards</w:t>
      </w:r>
      <w:bookmarkEnd w:id="26"/>
      <w:bookmarkEnd w:id="27"/>
      <w:bookmarkEnd w:id="28"/>
      <w:bookmarkEnd w:id="29"/>
    </w:p>
    <w:p w14:paraId="37687F7E" w14:textId="77777777" w:rsidR="00B00A38" w:rsidRDefault="00B00A38" w:rsidP="00B00A38">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3EEFD70C" w14:textId="77777777" w:rsidR="00B00A38" w:rsidRPr="00F76ACC" w:rsidRDefault="00B00A38" w:rsidP="00B00A38">
      <w:pPr>
        <w:pStyle w:val="Heading3"/>
      </w:pPr>
      <w:bookmarkStart w:id="30" w:name="_Toc22913010"/>
      <w:bookmarkStart w:id="31" w:name="_Toc34294181"/>
      <w:r>
        <w:t xml:space="preserve">DICOM </w:t>
      </w:r>
      <w:r w:rsidRPr="00F76ACC">
        <w:t>(Digital Imaging and Communications in Medicine)</w:t>
      </w:r>
      <w:bookmarkEnd w:id="30"/>
      <w:bookmarkEnd w:id="31"/>
    </w:p>
    <w:p w14:paraId="1219ABC6" w14:textId="77777777" w:rsidR="00B00A38" w:rsidRDefault="00B00A38" w:rsidP="00B00A38">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7DDF782F" w14:textId="77777777" w:rsidR="00B00A38" w:rsidRDefault="00B00A38" w:rsidP="00B00A38">
      <w:pPr>
        <w:pStyle w:val="Heading3"/>
      </w:pPr>
      <w:bookmarkStart w:id="32" w:name="_Toc22913011"/>
      <w:bookmarkStart w:id="33" w:name="_Toc34294182"/>
      <w:r>
        <w:t>HL7 (Health Level Seven)</w:t>
      </w:r>
      <w:bookmarkEnd w:id="32"/>
      <w:bookmarkEnd w:id="33"/>
    </w:p>
    <w:p w14:paraId="41653FAE" w14:textId="77777777" w:rsidR="00B00A38" w:rsidRDefault="00B00A38" w:rsidP="00B00A38">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6448D2AC" w14:textId="77777777" w:rsidR="00B00A38" w:rsidRPr="00F76ACC" w:rsidRDefault="00B00A38" w:rsidP="00B00A38">
      <w:pPr>
        <w:pStyle w:val="BodyText"/>
      </w:pPr>
      <w:bookmarkStart w:id="34"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58C6FB55" w14:textId="77777777" w:rsidR="00B00A38" w:rsidRDefault="00B00A38" w:rsidP="00B00A38">
      <w:pPr>
        <w:pStyle w:val="Heading3"/>
      </w:pPr>
      <w:bookmarkStart w:id="35" w:name="_Toc22913012"/>
      <w:bookmarkStart w:id="36" w:name="_Toc34294183"/>
      <w:bookmarkEnd w:id="34"/>
      <w:r>
        <w:t>LOINC (</w:t>
      </w:r>
      <w:r w:rsidRPr="00591349">
        <w:t>Logical Observation Identifiers Names and Codes)</w:t>
      </w:r>
      <w:bookmarkEnd w:id="35"/>
      <w:bookmarkEnd w:id="36"/>
    </w:p>
    <w:p w14:paraId="64A4C677" w14:textId="77777777" w:rsidR="00B00A38" w:rsidRPr="00F76ACC" w:rsidRDefault="00B00A38" w:rsidP="00B00A38">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205EB439" w14:textId="77777777" w:rsidR="00B00A38" w:rsidRPr="00F76ACC" w:rsidRDefault="00B00A38" w:rsidP="00B00A38">
      <w:pPr>
        <w:pStyle w:val="Heading3"/>
      </w:pPr>
      <w:bookmarkStart w:id="37" w:name="_Toc22913013"/>
      <w:bookmarkStart w:id="38" w:name="_Toc34294184"/>
      <w:r>
        <w:lastRenderedPageBreak/>
        <w:t>SNOMED CT (</w:t>
      </w:r>
      <w:r w:rsidRPr="00591349">
        <w:t>Systematized Nomenclature of Medicine</w:t>
      </w:r>
      <w:r>
        <w:t xml:space="preserve"> -- Clinical Terms)</w:t>
      </w:r>
      <w:bookmarkEnd w:id="37"/>
      <w:bookmarkEnd w:id="38"/>
    </w:p>
    <w:p w14:paraId="6C34C53F" w14:textId="77777777" w:rsidR="00B00A38" w:rsidRDefault="00B00A38" w:rsidP="00B00A38">
      <w:pPr>
        <w:pStyle w:val="NormalWeb"/>
      </w:pPr>
      <w:r>
        <w:rPr>
          <w:rFonts w:cstheme="minorBidi"/>
          <w:color w:val="000000"/>
        </w:rPr>
        <w:t xml:space="preserve">Some IHE Profiles incorporate </w:t>
      </w:r>
      <w:r w:rsidRPr="00F76ACC">
        <w:rPr>
          <w:rFonts w:cstheme="minorBidi"/>
          <w:color w:val="000000"/>
        </w:rPr>
        <w:t>SNOMED</w:t>
      </w:r>
      <w:r w:rsidRPr="00F76ACC">
        <w:rPr>
          <w:rFonts w:cstheme="minorBidi"/>
          <w:color w:val="000000"/>
          <w:vertAlign w:val="superscript"/>
        </w:rPr>
        <w:t>®</w:t>
      </w:r>
      <w:r w:rsidRPr="00F76ACC">
        <w:rPr>
          <w:rFonts w:cstheme="minorBidi"/>
          <w:color w:val="000000"/>
        </w:rPr>
        <w:t xml:space="preserve"> CT,</w:t>
      </w:r>
      <w:r>
        <w:rPr>
          <w:rFonts w:cstheme="minorBidi"/>
          <w:color w:val="000000"/>
        </w:rPr>
        <w:t xml:space="preserve"> which is used by permission of the International Health Terminology Standards Development Organisation. SNOMED CT</w:t>
      </w:r>
      <w:r w:rsidRPr="00F76ACC">
        <w:rPr>
          <w:rFonts w:cstheme="minorBidi"/>
          <w:color w:val="000000"/>
          <w:vertAlign w:val="superscript"/>
        </w:rPr>
        <w:t>©</w:t>
      </w:r>
      <w:r>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3F7FFA39" w14:textId="77777777" w:rsidR="00B00A38" w:rsidRDefault="00B00A38" w:rsidP="00B00A38">
      <w:pPr>
        <w:pStyle w:val="Heading1"/>
        <w:pageBreakBefore w:val="0"/>
      </w:pPr>
      <w:bookmarkStart w:id="39" w:name="_Toc341951397"/>
      <w:bookmarkStart w:id="40" w:name="_Toc18418181"/>
      <w:bookmarkStart w:id="41" w:name="_Toc22913014"/>
      <w:bookmarkStart w:id="42" w:name="_Toc34294185"/>
      <w:r>
        <w:t>Trademark</w:t>
      </w:r>
      <w:bookmarkEnd w:id="39"/>
      <w:bookmarkEnd w:id="40"/>
      <w:bookmarkEnd w:id="41"/>
      <w:bookmarkEnd w:id="42"/>
    </w:p>
    <w:p w14:paraId="2BAF2BC2" w14:textId="77777777" w:rsidR="00B00A38" w:rsidRDefault="00B00A38" w:rsidP="00B00A38">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7A2E7D27" w14:textId="77777777" w:rsidR="00B00A38" w:rsidRPr="00682FD2" w:rsidRDefault="00B00A38" w:rsidP="00B00A38">
      <w:pPr>
        <w:pStyle w:val="BodyText"/>
      </w:pPr>
    </w:p>
    <w:p w14:paraId="64842C8A" w14:textId="77777777" w:rsidR="00B00A38" w:rsidRPr="00D26514" w:rsidRDefault="00B00A38" w:rsidP="00B00A38">
      <w:pPr>
        <w:pStyle w:val="Heading1"/>
        <w:numPr>
          <w:ilvl w:val="0"/>
          <w:numId w:val="0"/>
        </w:numPr>
        <w:rPr>
          <w:noProof w:val="0"/>
        </w:rPr>
      </w:pPr>
      <w:bookmarkStart w:id="43" w:name="_Toc22913015"/>
      <w:bookmarkStart w:id="44" w:name="_Toc34294186"/>
      <w:r>
        <w:rPr>
          <w:noProof w:val="0"/>
        </w:rPr>
        <w:lastRenderedPageBreak/>
        <w:t>IHE Technical Frameworks General Introduction</w:t>
      </w:r>
      <w:r w:rsidRPr="00D26514">
        <w:rPr>
          <w:noProof w:val="0"/>
        </w:rPr>
        <w:t xml:space="preserve"> Appendices</w:t>
      </w:r>
      <w:bookmarkEnd w:id="20"/>
      <w:bookmarkEnd w:id="43"/>
      <w:bookmarkEnd w:id="44"/>
    </w:p>
    <w:p w14:paraId="3DAD8F36" w14:textId="77777777" w:rsidR="00B00A38" w:rsidRDefault="00B00A38" w:rsidP="00B00A38">
      <w:pPr>
        <w:pStyle w:val="BodyText"/>
      </w:pPr>
      <w:r w:rsidRPr="00D26514">
        <w:t xml:space="preserve">The </w:t>
      </w:r>
      <w:hyperlink r:id="rId18" w:anchor="GenIntro" w:history="1">
        <w:r>
          <w:rPr>
            <w:rStyle w:val="Hyperlink"/>
          </w:rPr>
          <w:t>IHE Technical Framework General Introduction Appendices</w:t>
        </w:r>
      </w:hyperlink>
      <w:r w:rsidRPr="00D26514">
        <w:t xml:space="preserve"> are</w:t>
      </w:r>
      <w:r w:rsidRPr="00EA3BCB">
        <w:t xml:space="preserve"> components shared by all of the IHE domain technical frameworks. Each technical framework volume contains links to these documents where appropriate.</w:t>
      </w:r>
    </w:p>
    <w:p w14:paraId="465BE5BB" w14:textId="77777777" w:rsidR="00B00A38" w:rsidRPr="00D26514" w:rsidRDefault="00B00A38" w:rsidP="00B00A38">
      <w:pPr>
        <w:pStyle w:val="BodyText"/>
      </w:pPr>
    </w:p>
    <w:p w14:paraId="4E890BFA" w14:textId="2334D131" w:rsidR="00B00A38" w:rsidRPr="00D26514" w:rsidRDefault="00B00A38" w:rsidP="00B00A38">
      <w:pPr>
        <w:pStyle w:val="EditorInstructions"/>
      </w:pPr>
      <w:r w:rsidRPr="00D26514">
        <w:t xml:space="preserve">Update the following appendices to the General Introduction as indicated below. Note that these are </w:t>
      </w:r>
      <w:r w:rsidRPr="00EA3BCB">
        <w:rPr>
          <w:b/>
        </w:rPr>
        <w:t>not</w:t>
      </w:r>
      <w:r w:rsidRPr="00D26514">
        <w:t xml:space="preserve"> appendices to </w:t>
      </w:r>
      <w:r>
        <w:t xml:space="preserve">this domain’s Technical Framework (TF-1, TF-2, TF-3 or TF-4) but rather, they are appendices </w:t>
      </w:r>
      <w:r w:rsidR="00665BD7">
        <w:t xml:space="preserve">to </w:t>
      </w:r>
      <w:r>
        <w:t xml:space="preserve">the IHE Technical Frameworks General Introduction located </w:t>
      </w:r>
      <w:hyperlink r:id="rId19" w:anchor="GenIntro" w:history="1">
        <w:r w:rsidRPr="00077DF6">
          <w:rPr>
            <w:rStyle w:val="Hyperlink"/>
          </w:rPr>
          <w:t>here</w:t>
        </w:r>
      </w:hyperlink>
      <w:r w:rsidRPr="00D26514">
        <w:t>.</w:t>
      </w:r>
    </w:p>
    <w:p w14:paraId="4787B29A" w14:textId="77777777" w:rsidR="00B00A38" w:rsidRPr="00D26514" w:rsidRDefault="00B00A38" w:rsidP="00B00A38">
      <w:pPr>
        <w:pStyle w:val="Heading1"/>
        <w:pageBreakBefore w:val="0"/>
        <w:numPr>
          <w:ilvl w:val="0"/>
          <w:numId w:val="0"/>
        </w:numPr>
        <w:rPr>
          <w:noProof w:val="0"/>
        </w:rPr>
      </w:pPr>
      <w:bookmarkStart w:id="45" w:name="_Toc18414907"/>
      <w:bookmarkStart w:id="46" w:name="_Toc22913016"/>
      <w:bookmarkStart w:id="47" w:name="_Toc34294187"/>
      <w:bookmarkStart w:id="48" w:name="OLE_LINK20"/>
      <w:bookmarkStart w:id="49" w:name="OLE_LINK21"/>
      <w:bookmarkStart w:id="50" w:name="OLE_LINK22"/>
      <w:bookmarkStart w:id="51" w:name="OLE_LINK11"/>
      <w:bookmarkStart w:id="52" w:name="OLE_LINK18"/>
      <w:r w:rsidRPr="00D26514">
        <w:rPr>
          <w:noProof w:val="0"/>
        </w:rPr>
        <w:t>Appendix A – Actor Summary Definitions</w:t>
      </w:r>
      <w:bookmarkEnd w:id="45"/>
      <w:bookmarkEnd w:id="46"/>
      <w:bookmarkEnd w:id="47"/>
    </w:p>
    <w:p w14:paraId="3BDB9FA7" w14:textId="77777777" w:rsidR="00B00A38" w:rsidRPr="00D26514" w:rsidRDefault="00B00A38" w:rsidP="00B00A38">
      <w:pPr>
        <w:pStyle w:val="EditorInstructions"/>
      </w:pPr>
      <w:r w:rsidRPr="00D26514">
        <w:t>Add the</w:t>
      </w:r>
      <w:r>
        <w:t xml:space="preserve"> </w:t>
      </w:r>
      <w:r w:rsidRPr="00B00A38">
        <w:t xml:space="preserve">following </w:t>
      </w:r>
      <w:r w:rsidRPr="00872C1F">
        <w:rPr>
          <w:b/>
        </w:rPr>
        <w:t>new or modified</w:t>
      </w:r>
      <w:r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Appendix A</w:t>
      </w:r>
      <w:r w:rsidRPr="00D26514">
        <w:t>:</w:t>
      </w:r>
    </w:p>
    <w:p w14:paraId="06ECF422" w14:textId="7984CB48" w:rsidR="00B00A38" w:rsidRDefault="00FB1CBE" w:rsidP="00B00A38">
      <w:pPr>
        <w:pStyle w:val="BodyText"/>
      </w:pPr>
      <w:bookmarkStart w:id="53" w:name="OLE_LINK59"/>
      <w:bookmarkEnd w:id="48"/>
      <w:bookmarkEnd w:id="49"/>
      <w:bookmarkEnd w:id="50"/>
      <w:bookmarkEnd w:id="51"/>
      <w:bookmarkEnd w:id="52"/>
      <w:r>
        <w:t xml:space="preserve">No </w:t>
      </w:r>
      <w:r w:rsidRPr="00872C1F">
        <w:rPr>
          <w:i/>
          <w:iCs/>
        </w:rPr>
        <w:t>new</w:t>
      </w:r>
      <w:r>
        <w:t xml:space="preserve"> actors.</w:t>
      </w:r>
    </w:p>
    <w:p w14:paraId="2236F288" w14:textId="77777777" w:rsidR="00FB1CBE" w:rsidRPr="00FB1CBE" w:rsidRDefault="00FB1CBE" w:rsidP="00FB1CBE">
      <w:pPr>
        <w:pStyle w:val="BodyText"/>
      </w:pPr>
    </w:p>
    <w:p w14:paraId="6EA0CD3A" w14:textId="63A2BA94" w:rsidR="00B00A38" w:rsidRPr="00FB1CBE" w:rsidRDefault="00B00A38" w:rsidP="00FB1CBE">
      <w:pPr>
        <w:pStyle w:val="BodyText"/>
      </w:pPr>
      <w:r w:rsidRPr="00FB1CBE">
        <w:t xml:space="preserve">The table below lists </w:t>
      </w:r>
      <w:r w:rsidRPr="00FB1CBE">
        <w:rPr>
          <w:i/>
          <w:iCs/>
        </w:rPr>
        <w:t>existing</w:t>
      </w:r>
      <w:r w:rsidRPr="00FB1CBE">
        <w:t xml:space="preserve"> actors that are utilized in this profile.</w:t>
      </w:r>
    </w:p>
    <w:bookmarkEnd w:id="53"/>
    <w:p w14:paraId="29EE26E7" w14:textId="430D0FBF" w:rsidR="00B00A38" w:rsidRPr="00982BC4" w:rsidRDefault="00B00A38" w:rsidP="00B00A38">
      <w:pPr>
        <w:pStyle w:val="TableTitle"/>
      </w:pPr>
      <w:r>
        <w:t>List of Existing Actors Utilized in this Profile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00A38" w:rsidRPr="00D26514" w14:paraId="20AF79A0" w14:textId="77777777" w:rsidTr="00872C1F">
        <w:trPr>
          <w:cantSplit/>
          <w:tblHeader/>
          <w:jc w:val="center"/>
        </w:trPr>
        <w:tc>
          <w:tcPr>
            <w:tcW w:w="3078" w:type="dxa"/>
            <w:shd w:val="clear" w:color="auto" w:fill="D9D9D9"/>
          </w:tcPr>
          <w:p w14:paraId="30573713" w14:textId="77777777" w:rsidR="00B00A38" w:rsidRPr="00D26514" w:rsidRDefault="00B00A38" w:rsidP="00B00A38">
            <w:pPr>
              <w:pStyle w:val="TableEntryHeader"/>
            </w:pPr>
            <w:r>
              <w:t xml:space="preserve">Existing </w:t>
            </w:r>
            <w:r w:rsidRPr="00D26514">
              <w:t>Actor Name</w:t>
            </w:r>
          </w:p>
        </w:tc>
        <w:tc>
          <w:tcPr>
            <w:tcW w:w="6498" w:type="dxa"/>
            <w:shd w:val="clear" w:color="auto" w:fill="D9D9D9"/>
          </w:tcPr>
          <w:p w14:paraId="1CE88E80" w14:textId="77777777" w:rsidR="00B00A38" w:rsidRPr="00D26514" w:rsidRDefault="00B00A38" w:rsidP="00B00A38">
            <w:pPr>
              <w:pStyle w:val="TableEntryHeader"/>
            </w:pPr>
            <w:r w:rsidRPr="00D26514">
              <w:t>Definition</w:t>
            </w:r>
          </w:p>
        </w:tc>
      </w:tr>
      <w:tr w:rsidR="00B00A38" w:rsidRPr="00D26514" w14:paraId="72F2C7F1" w14:textId="77777777" w:rsidTr="00872C1F">
        <w:trPr>
          <w:cantSplit/>
          <w:jc w:val="center"/>
        </w:trPr>
        <w:tc>
          <w:tcPr>
            <w:tcW w:w="3078" w:type="dxa"/>
            <w:shd w:val="clear" w:color="auto" w:fill="auto"/>
          </w:tcPr>
          <w:p w14:paraId="06D9C0A7" w14:textId="6C34FEE0" w:rsidR="00B00A38" w:rsidRPr="00D26514" w:rsidRDefault="00CA276F" w:rsidP="00FB1CBE">
            <w:pPr>
              <w:pStyle w:val="TableEntry"/>
            </w:pPr>
            <w:r>
              <w:t>Document Registry</w:t>
            </w:r>
          </w:p>
        </w:tc>
        <w:tc>
          <w:tcPr>
            <w:tcW w:w="6498" w:type="dxa"/>
            <w:shd w:val="clear" w:color="auto" w:fill="auto"/>
          </w:tcPr>
          <w:p w14:paraId="6AC06BC1" w14:textId="63E228DA" w:rsidR="00B00A38" w:rsidRPr="00CA276F" w:rsidRDefault="00CA276F" w:rsidP="00872C1F">
            <w:pPr>
              <w:pStyle w:val="TableEntry"/>
              <w:rPr>
                <w:szCs w:val="18"/>
              </w:rPr>
            </w:pPr>
            <w:r w:rsidRPr="00CA276F">
              <w:rPr>
                <w:szCs w:val="18"/>
              </w:rPr>
              <w:t xml:space="preserve">The Document Registry Actor maintains metadata about each registered document in a document entry. This includes a link to the Document in the Repository where it is stored. The Document Registry responds to queries from Document Consumer actors about documents meeting specific criteria. It also enforces some healthcare specific technical policies at the time of document registration.                 </w:t>
            </w:r>
          </w:p>
        </w:tc>
      </w:tr>
    </w:tbl>
    <w:p w14:paraId="36A428FA" w14:textId="77777777" w:rsidR="00665BD7" w:rsidRDefault="00665BD7" w:rsidP="00872C1F">
      <w:pPr>
        <w:pStyle w:val="BodyText"/>
      </w:pPr>
      <w:bookmarkStart w:id="54" w:name="_Toc18414908"/>
      <w:bookmarkStart w:id="55" w:name="_Toc22913017"/>
      <w:bookmarkStart w:id="56" w:name="OLE_LINK23"/>
      <w:bookmarkStart w:id="57" w:name="OLE_LINK27"/>
      <w:bookmarkStart w:id="58" w:name="OLE_LINK28"/>
    </w:p>
    <w:p w14:paraId="6CBDB76A" w14:textId="734EF1EE" w:rsidR="00B00A38" w:rsidRPr="00D26514" w:rsidRDefault="00B00A38" w:rsidP="00B00A38">
      <w:pPr>
        <w:pStyle w:val="Heading1"/>
        <w:pageBreakBefore w:val="0"/>
        <w:numPr>
          <w:ilvl w:val="0"/>
          <w:numId w:val="0"/>
        </w:numPr>
        <w:rPr>
          <w:noProof w:val="0"/>
        </w:rPr>
      </w:pPr>
      <w:bookmarkStart w:id="59" w:name="_Toc34294188"/>
      <w:r w:rsidRPr="00D26514">
        <w:rPr>
          <w:noProof w:val="0"/>
        </w:rPr>
        <w:t>Appendix B – Transaction Summary Definitions</w:t>
      </w:r>
      <w:bookmarkEnd w:id="54"/>
      <w:bookmarkEnd w:id="55"/>
      <w:bookmarkEnd w:id="59"/>
    </w:p>
    <w:p w14:paraId="4532559E" w14:textId="77777777" w:rsidR="00B00A38" w:rsidRPr="00D26514" w:rsidRDefault="00B00A38" w:rsidP="00B00A38">
      <w:pPr>
        <w:pStyle w:val="EditorInstructions"/>
      </w:pPr>
      <w:r w:rsidRPr="00D26514">
        <w:t xml:space="preserve">Add the following </w:t>
      </w:r>
      <w:r w:rsidRPr="00872C1F">
        <w:rPr>
          <w:b/>
        </w:rPr>
        <w:t>new or modified</w:t>
      </w:r>
      <w:r w:rsidRPr="00B00A38">
        <w:t xml:space="preserve"> transactions</w:t>
      </w:r>
      <w:r w:rsidRPr="00D26514">
        <w:t xml:space="preserve"> </w:t>
      </w:r>
      <w:r w:rsidRPr="00D26514">
        <w:rPr>
          <w:iCs w:val="0"/>
        </w:rPr>
        <w:t xml:space="preserve">to the IHE </w:t>
      </w:r>
      <w:r w:rsidRPr="00D26514">
        <w:t>Technical Frameworks</w:t>
      </w:r>
      <w:r w:rsidRPr="00D26514">
        <w:rPr>
          <w:iCs w:val="0"/>
        </w:rPr>
        <w:t xml:space="preserve"> General Introduction Appendix B</w:t>
      </w:r>
      <w:r w:rsidRPr="00D26514">
        <w:t>:</w:t>
      </w:r>
    </w:p>
    <w:bookmarkEnd w:id="56"/>
    <w:bookmarkEnd w:id="57"/>
    <w:bookmarkEnd w:id="58"/>
    <w:p w14:paraId="4D81DDF8" w14:textId="2D4D601B" w:rsidR="00B00A38" w:rsidRPr="00FB1CBE" w:rsidRDefault="00FB1CBE" w:rsidP="00B00A38">
      <w:pPr>
        <w:pStyle w:val="BodyText"/>
      </w:pPr>
      <w:r w:rsidRPr="00FB1CBE">
        <w:t>No new transactions</w:t>
      </w:r>
    </w:p>
    <w:p w14:paraId="4C994748" w14:textId="77777777" w:rsidR="00FB1CBE" w:rsidRPr="00D26514" w:rsidRDefault="00FB1CBE" w:rsidP="00B00A38">
      <w:pPr>
        <w:pStyle w:val="BodyText"/>
      </w:pPr>
    </w:p>
    <w:p w14:paraId="39D4A846" w14:textId="77777777" w:rsidR="00B00A38" w:rsidRPr="00D26514" w:rsidRDefault="00B00A38" w:rsidP="00B00A38">
      <w:pPr>
        <w:pStyle w:val="Heading1"/>
        <w:pageBreakBefore w:val="0"/>
        <w:numPr>
          <w:ilvl w:val="0"/>
          <w:numId w:val="0"/>
        </w:numPr>
        <w:rPr>
          <w:noProof w:val="0"/>
        </w:rPr>
      </w:pPr>
      <w:bookmarkStart w:id="60" w:name="_Toc18414909"/>
      <w:bookmarkStart w:id="61" w:name="_Toc22913018"/>
      <w:bookmarkStart w:id="62" w:name="_Toc34294189"/>
      <w:r w:rsidRPr="00D26514">
        <w:rPr>
          <w:noProof w:val="0"/>
        </w:rPr>
        <w:t>Appendix D – Glossary</w:t>
      </w:r>
      <w:bookmarkEnd w:id="60"/>
      <w:bookmarkEnd w:id="61"/>
      <w:bookmarkEnd w:id="62"/>
    </w:p>
    <w:p w14:paraId="2E48571A" w14:textId="77777777" w:rsidR="00B00A38" w:rsidRPr="00D26514" w:rsidRDefault="00B00A38" w:rsidP="00B00A38">
      <w:pPr>
        <w:pStyle w:val="EditorInstructions"/>
      </w:pPr>
      <w:r w:rsidRPr="00D26514">
        <w:t xml:space="preserve">Add the </w:t>
      </w:r>
      <w:r w:rsidRPr="00B00A38">
        <w:t xml:space="preserve">following </w:t>
      </w:r>
      <w:r w:rsidRPr="00872C1F">
        <w:rPr>
          <w:b/>
        </w:rPr>
        <w:t>new or updated glossary</w:t>
      </w:r>
      <w:r w:rsidRPr="00D26514">
        <w:t xml:space="preserve"> terms</w:t>
      </w:r>
      <w:r>
        <w:t xml:space="preserve"> to the</w:t>
      </w:r>
      <w:r w:rsidRPr="00D26514">
        <w:t xml:space="preserve"> IHE Technical Frameworks General Introduction Appendix D.</w:t>
      </w:r>
    </w:p>
    <w:p w14:paraId="28E64B84" w14:textId="2949D2BB" w:rsidR="00B00A38" w:rsidRPr="00D26514" w:rsidRDefault="00FB1CBE" w:rsidP="00B00A38">
      <w:pPr>
        <w:pStyle w:val="BodyText"/>
      </w:pPr>
      <w:r>
        <w:t>No new terms.</w:t>
      </w:r>
    </w:p>
    <w:p w14:paraId="76F7FE2C" w14:textId="77777777" w:rsidR="00CF283F" w:rsidRPr="00B00A38" w:rsidRDefault="00CF283F" w:rsidP="008616CB">
      <w:pPr>
        <w:pStyle w:val="PartTitle"/>
      </w:pPr>
      <w:bookmarkStart w:id="63" w:name="_Toc345074647"/>
      <w:bookmarkStart w:id="64" w:name="_Toc34294190"/>
      <w:bookmarkEnd w:id="21"/>
      <w:r w:rsidRPr="00B00A38">
        <w:lastRenderedPageBreak/>
        <w:t xml:space="preserve">Volume </w:t>
      </w:r>
      <w:r w:rsidR="00B43198" w:rsidRPr="00B00A38">
        <w:t>1</w:t>
      </w:r>
      <w:r w:rsidRPr="00B00A38">
        <w:t xml:space="preserve"> –</w:t>
      </w:r>
      <w:r w:rsidR="003A09FE" w:rsidRPr="00B00A38">
        <w:t xml:space="preserve"> </w:t>
      </w:r>
      <w:r w:rsidRPr="00B00A38">
        <w:t>Profiles</w:t>
      </w:r>
      <w:bookmarkEnd w:id="63"/>
      <w:bookmarkEnd w:id="64"/>
    </w:p>
    <w:p w14:paraId="18086760" w14:textId="77777777" w:rsidR="00C52492" w:rsidRPr="00B00A38" w:rsidRDefault="00FF4C4E" w:rsidP="00EA3BCB">
      <w:pPr>
        <w:pStyle w:val="BodyText"/>
      </w:pPr>
      <w:bookmarkStart w:id="65" w:name="_Toc473170358"/>
      <w:bookmarkStart w:id="66" w:name="_Toc504625755"/>
      <w:bookmarkStart w:id="67" w:name="_Toc530206508"/>
      <w:bookmarkStart w:id="68" w:name="_Toc1388428"/>
      <w:bookmarkStart w:id="69" w:name="_Toc1388582"/>
      <w:bookmarkStart w:id="70" w:name="_Toc1456609"/>
      <w:bookmarkStart w:id="71" w:name="_Toc37034634"/>
      <w:bookmarkStart w:id="72" w:name="_Toc38846112"/>
      <w:bookmarkEnd w:id="16"/>
      <w:bookmarkEnd w:id="17"/>
      <w:r w:rsidRPr="00B00A38">
        <w:br w:type="page"/>
      </w:r>
    </w:p>
    <w:p w14:paraId="42AAAB8E" w14:textId="1B925653" w:rsidR="00C52492" w:rsidRPr="00B00A38" w:rsidRDefault="00C52492" w:rsidP="00C52492">
      <w:pPr>
        <w:pStyle w:val="EditorInstructions"/>
      </w:pPr>
      <w:r w:rsidRPr="00B00A38">
        <w:lastRenderedPageBreak/>
        <w:t xml:space="preserve">Add new Section </w:t>
      </w:r>
      <w:r w:rsidR="006941EA" w:rsidRPr="00B00A38">
        <w:t>X</w:t>
      </w:r>
    </w:p>
    <w:p w14:paraId="109D7297" w14:textId="77777777" w:rsidR="00C52492" w:rsidRPr="00B00A38" w:rsidRDefault="00C52492" w:rsidP="00EA3BCB">
      <w:pPr>
        <w:pStyle w:val="BodyText"/>
      </w:pPr>
    </w:p>
    <w:p w14:paraId="49E16927" w14:textId="3E211C42" w:rsidR="00303E20" w:rsidRPr="00B00A38" w:rsidRDefault="00303E20" w:rsidP="00303E20">
      <w:pPr>
        <w:pStyle w:val="Heading1"/>
        <w:pageBreakBefore w:val="0"/>
        <w:numPr>
          <w:ilvl w:val="0"/>
          <w:numId w:val="0"/>
        </w:numPr>
        <w:rPr>
          <w:noProof w:val="0"/>
        </w:rPr>
      </w:pPr>
      <w:bookmarkStart w:id="73" w:name="_Toc345074650"/>
      <w:bookmarkStart w:id="74" w:name="_Toc34294191"/>
      <w:r w:rsidRPr="00B00A38">
        <w:rPr>
          <w:noProof w:val="0"/>
        </w:rPr>
        <w:t xml:space="preserve">X </w:t>
      </w:r>
      <w:r w:rsidR="00A06774" w:rsidRPr="00B00A38">
        <w:rPr>
          <w:noProof w:val="0"/>
        </w:rPr>
        <w:t>Document Sharing Exchange on FHIR (</w:t>
      </w:r>
      <w:r w:rsidR="00177EFB" w:rsidRPr="00B00A38">
        <w:rPr>
          <w:noProof w:val="0"/>
        </w:rPr>
        <w:t>MHDS</w:t>
      </w:r>
      <w:r w:rsidR="00A06774" w:rsidRPr="00B00A38">
        <w:rPr>
          <w:noProof w:val="0"/>
        </w:rPr>
        <w:t xml:space="preserve">) </w:t>
      </w:r>
      <w:r w:rsidRPr="00B00A38">
        <w:rPr>
          <w:noProof w:val="0"/>
        </w:rPr>
        <w:t>Profile</w:t>
      </w:r>
      <w:bookmarkEnd w:id="73"/>
      <w:bookmarkEnd w:id="74"/>
    </w:p>
    <w:p w14:paraId="3BC0502D" w14:textId="1BBC9DCF" w:rsidR="00177EFB" w:rsidRPr="00B00A38" w:rsidRDefault="009163C5" w:rsidP="00B51436">
      <w:pPr>
        <w:pStyle w:val="BodyText"/>
        <w:rPr>
          <w:i/>
        </w:rPr>
      </w:pPr>
      <w:r w:rsidRPr="00B00A38">
        <w:t xml:space="preserve">The </w:t>
      </w:r>
      <w:r w:rsidR="00177EFB" w:rsidRPr="00B00A38">
        <w:t xml:space="preserve">MHDS Profile </w:t>
      </w:r>
      <w:r w:rsidR="00B97DBE" w:rsidRPr="00B00A38">
        <w:t>specifies</w:t>
      </w:r>
      <w:r w:rsidR="00177EFB" w:rsidRPr="00B00A38">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00A38">
        <w:t>several IHE</w:t>
      </w:r>
      <w:r w:rsidR="00177EFB" w:rsidRPr="00B00A38">
        <w:t xml:space="preserve"> profiles work together to provide a standards-based, interoperable approach to community health information sharing. </w:t>
      </w:r>
    </w:p>
    <w:p w14:paraId="2AB04B55" w14:textId="77777777" w:rsidR="00C936A8" w:rsidRPr="00B00A38" w:rsidRDefault="00C936A8" w:rsidP="00A15C2E">
      <w:pPr>
        <w:pStyle w:val="BodyText"/>
      </w:pPr>
      <w:r w:rsidRPr="00B00A38">
        <w:t>The IHE IT Infrastructure Domain has published several resources to support document sharing:</w:t>
      </w:r>
    </w:p>
    <w:p w14:paraId="3B53DCF0" w14:textId="37A50687" w:rsidR="00A62DB8" w:rsidRPr="00B00A38" w:rsidRDefault="00A62DB8" w:rsidP="00A15C2E">
      <w:pPr>
        <w:pStyle w:val="ListBullet2"/>
        <w:rPr>
          <w:rStyle w:val="Hyperlink"/>
        </w:rPr>
      </w:pPr>
      <w:r w:rsidRPr="00B00A38">
        <w:rPr>
          <w:rStyle w:val="Hyperlink"/>
        </w:rPr>
        <w:t xml:space="preserve">ITI Technical Framework: </w:t>
      </w:r>
      <w:hyperlink r:id="rId20" w:anchor="nameddest=4_0_Metadata_used_in_Document_S" w:history="1">
        <w:r w:rsidRPr="00B00A38">
          <w:rPr>
            <w:rStyle w:val="Hyperlink"/>
          </w:rPr>
          <w:t>Vol. 3 - Section 4.0 Metadata used in Document Sharing</w:t>
        </w:r>
      </w:hyperlink>
    </w:p>
    <w:p w14:paraId="546BD31D" w14:textId="287F6BB6" w:rsidR="00A06774" w:rsidRPr="00B00A38" w:rsidRDefault="00A46631" w:rsidP="00A15C2E">
      <w:pPr>
        <w:pStyle w:val="ListBullet2"/>
        <w:rPr>
          <w:rStyle w:val="Hyperlink"/>
        </w:rPr>
      </w:pPr>
      <w:hyperlink r:id="rId21" w:tgtFrame="_blank" w:tooltip="Health Information Exchange: Enabling Document Sharing Using IHE Profiles" w:history="1">
        <w:r w:rsidR="00A06774" w:rsidRPr="00B00A38">
          <w:rPr>
            <w:rStyle w:val="Hyperlink"/>
          </w:rPr>
          <w:t>Health Information Exchange: Enabling Document Sharing Using IHE Profiles</w:t>
        </w:r>
      </w:hyperlink>
    </w:p>
    <w:bookmarkStart w:id="75" w:name="_Hlk32947626"/>
    <w:bookmarkStart w:id="76" w:name="_Hlk24031190"/>
    <w:p w14:paraId="40A01236" w14:textId="4C711B3D" w:rsidR="00A62DB8" w:rsidRPr="00B00A38" w:rsidRDefault="00A62DB8" w:rsidP="00A15C2E">
      <w:pPr>
        <w:pStyle w:val="ListBullet2"/>
        <w:rPr>
          <w:rStyle w:val="Hyperlink"/>
        </w:rPr>
      </w:pPr>
      <w:r w:rsidRPr="00B00A38">
        <w:rPr>
          <w:rStyle w:val="Hyperlink"/>
        </w:rPr>
        <w:fldChar w:fldCharType="begin"/>
      </w:r>
      <w:r w:rsidRPr="00B00A38">
        <w:rPr>
          <w:rStyle w:val="Hyperlink"/>
        </w:rPr>
        <w:instrText>HYPERLINK "https://www.ihe.net/uploadedFiles/Documents/ITI/IHE_ITI_Handbook_Metadata_Rev1-1_Pub_2018-08-20.pdf"</w:instrText>
      </w:r>
      <w:r w:rsidRPr="00B00A38">
        <w:rPr>
          <w:rStyle w:val="Hyperlink"/>
        </w:rPr>
        <w:fldChar w:fldCharType="separate"/>
      </w:r>
      <w:r w:rsidRPr="00B00A38">
        <w:rPr>
          <w:rStyle w:val="Hyperlink"/>
        </w:rPr>
        <w:t>Document Sharing Metadata Handbook</w:t>
      </w:r>
      <w:r w:rsidRPr="00B00A38">
        <w:rPr>
          <w:rStyle w:val="Hyperlink"/>
        </w:rPr>
        <w:fldChar w:fldCharType="end"/>
      </w:r>
    </w:p>
    <w:bookmarkEnd w:id="75"/>
    <w:p w14:paraId="2A2EDCF6" w14:textId="5EBA7B41" w:rsidR="00C625FC" w:rsidRPr="00B00A38" w:rsidRDefault="007851B5" w:rsidP="00A15C2E">
      <w:pPr>
        <w:pStyle w:val="ListBullet2"/>
        <w:rPr>
          <w:rStyle w:val="Hyperlink"/>
        </w:rPr>
      </w:pPr>
      <w:r w:rsidRPr="00B00A38">
        <w:fldChar w:fldCharType="begin"/>
      </w:r>
      <w:r w:rsidRPr="00B00A38">
        <w:instrText xml:space="preserve"> HYPERLINK "https://www.ihe.net/Technical_Framework/upload/IHE_ITI_White_Paper_XDS_Affinity_Domain_Template_TI_2008-12-02.pdf" </w:instrText>
      </w:r>
      <w:r w:rsidRPr="00B00A38">
        <w:fldChar w:fldCharType="separate"/>
      </w:r>
      <w:r w:rsidR="00C625FC" w:rsidRPr="00B00A38">
        <w:rPr>
          <w:rStyle w:val="Hyperlink"/>
        </w:rPr>
        <w:t>Template for XDS Affinity Domain Deployment Planning</w:t>
      </w:r>
      <w:r w:rsidRPr="00B00A38">
        <w:rPr>
          <w:rStyle w:val="Hyperlink"/>
        </w:rPr>
        <w:fldChar w:fldCharType="end"/>
      </w:r>
    </w:p>
    <w:bookmarkEnd w:id="76"/>
    <w:p w14:paraId="471737D5" w14:textId="03EE3A1E" w:rsidR="00C936A8" w:rsidRPr="00B00A38" w:rsidRDefault="00C936A8">
      <w:r w:rsidRPr="00B00A38">
        <w:t xml:space="preserve">This MHDS </w:t>
      </w:r>
      <w:r w:rsidR="00C10DDE" w:rsidRPr="00B00A38">
        <w:t>Profile</w:t>
      </w:r>
      <w:r w:rsidRPr="00B00A38">
        <w:t xml:space="preserve"> defines a Document Sharing Exchange that is based around the HL7 FHIR standard, following the principles described in the </w:t>
      </w:r>
      <w:hyperlink r:id="rId22" w:tgtFrame="_blank" w:tooltip="Health Information Exchange: Enabling Document Sharing Using IHE Profiles" w:history="1">
        <w:r w:rsidR="007851B5" w:rsidRPr="00B00A38">
          <w:rPr>
            <w:rStyle w:val="Hyperlink"/>
          </w:rPr>
          <w:t>Health Information Exchange: Enabling Document Sharing Using IHE Profiles</w:t>
        </w:r>
      </w:hyperlink>
      <w:r w:rsidR="00D35887" w:rsidRPr="00B00A38">
        <w:rPr>
          <w:rStyle w:val="Hyperlink"/>
        </w:rPr>
        <w:t xml:space="preserve"> </w:t>
      </w:r>
      <w:r w:rsidRPr="00B00A38">
        <w:t xml:space="preserve">whitepaper. This Document Sharing exchange requires the same management of metadata as described in the </w:t>
      </w:r>
      <w:hyperlink r:id="rId23" w:history="1">
        <w:r w:rsidR="00D35887" w:rsidRPr="00B00A38">
          <w:rPr>
            <w:rStyle w:val="Hyperlink"/>
          </w:rPr>
          <w:t>Document Sharing Metadata Handbook</w:t>
        </w:r>
      </w:hyperlink>
      <w:r w:rsidR="00D35887" w:rsidRPr="00B00A38">
        <w:t>.</w:t>
      </w:r>
    </w:p>
    <w:p w14:paraId="7BBEE579" w14:textId="0C8B0920" w:rsidR="004E6DDB" w:rsidRPr="00B00A38" w:rsidRDefault="004E6DDB" w:rsidP="004E6DDB">
      <w:pPr>
        <w:pStyle w:val="BodyText"/>
        <w:jc w:val="center"/>
      </w:pPr>
      <w:r w:rsidRPr="00B00A38">
        <w:rPr>
          <w:noProof/>
        </w:rPr>
        <w:drawing>
          <wp:inline distT="0" distB="0" distL="0" distR="0" wp14:anchorId="14AB6E84" wp14:editId="49573861">
            <wp:extent cx="5943600" cy="3343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5764B11" w14:textId="6A598F7F" w:rsidR="004E6DDB" w:rsidRPr="00B00A38" w:rsidRDefault="004E6DDB" w:rsidP="004E6DDB">
      <w:pPr>
        <w:pStyle w:val="FigureTitle"/>
      </w:pPr>
      <w:r w:rsidRPr="00B00A38">
        <w:t>Figure X-1: MHDS High Level View Diagram</w:t>
      </w:r>
    </w:p>
    <w:p w14:paraId="26EFC41B" w14:textId="65383DC7" w:rsidR="002F0577" w:rsidRPr="00B00A38" w:rsidRDefault="00A62DB8" w:rsidP="00A15C2E">
      <w:pPr>
        <w:pStyle w:val="BodyText"/>
        <w:rPr>
          <w:u w:val="single"/>
        </w:rPr>
      </w:pPr>
      <w:r w:rsidRPr="00B00A38">
        <w:lastRenderedPageBreak/>
        <w:t xml:space="preserve">Further elaboration of the use-cases and solutions can be found in </w:t>
      </w:r>
      <w:r w:rsidR="00532962" w:rsidRPr="00B00A38">
        <w:t>S</w:t>
      </w:r>
      <w:r w:rsidRPr="00B00A38">
        <w:t xml:space="preserve">ection </w:t>
      </w:r>
      <w:r w:rsidR="00B56A27" w:rsidRPr="00B00A38">
        <w:t>X.7</w:t>
      </w:r>
      <w:r w:rsidRPr="00B00A38">
        <w:t xml:space="preserve"> below.</w:t>
      </w:r>
    </w:p>
    <w:p w14:paraId="09AA4275" w14:textId="302F68B5" w:rsidR="00A85861" w:rsidRPr="00B00A38" w:rsidRDefault="00CF283F" w:rsidP="00D91815">
      <w:pPr>
        <w:pStyle w:val="Heading2"/>
        <w:numPr>
          <w:ilvl w:val="0"/>
          <w:numId w:val="0"/>
        </w:numPr>
        <w:rPr>
          <w:noProof w:val="0"/>
        </w:rPr>
      </w:pPr>
      <w:bookmarkStart w:id="77" w:name="_Toc345074651"/>
      <w:bookmarkStart w:id="78" w:name="_Toc34294192"/>
      <w:r w:rsidRPr="00B00A38">
        <w:rPr>
          <w:noProof w:val="0"/>
        </w:rPr>
        <w:t xml:space="preserve">X.1 </w:t>
      </w:r>
      <w:r w:rsidR="00177EFB" w:rsidRPr="00B00A38">
        <w:rPr>
          <w:noProof w:val="0"/>
        </w:rPr>
        <w:t>MHDS</w:t>
      </w:r>
      <w:r w:rsidR="00FF4C4E" w:rsidRPr="00B00A38">
        <w:rPr>
          <w:noProof w:val="0"/>
        </w:rPr>
        <w:t xml:space="preserve"> </w:t>
      </w:r>
      <w:r w:rsidRPr="00B00A38">
        <w:rPr>
          <w:noProof w:val="0"/>
        </w:rPr>
        <w:t>Actors</w:t>
      </w:r>
      <w:r w:rsidR="008608EF" w:rsidRPr="00B00A38">
        <w:rPr>
          <w:noProof w:val="0"/>
        </w:rPr>
        <w:t xml:space="preserve">, </w:t>
      </w:r>
      <w:r w:rsidRPr="00B00A38">
        <w:rPr>
          <w:noProof w:val="0"/>
        </w:rPr>
        <w:t>Transactions</w:t>
      </w:r>
      <w:bookmarkEnd w:id="65"/>
      <w:bookmarkEnd w:id="66"/>
      <w:bookmarkEnd w:id="67"/>
      <w:bookmarkEnd w:id="68"/>
      <w:bookmarkEnd w:id="69"/>
      <w:bookmarkEnd w:id="70"/>
      <w:bookmarkEnd w:id="71"/>
      <w:bookmarkEnd w:id="72"/>
      <w:r w:rsidR="008608EF" w:rsidRPr="00B00A38">
        <w:rPr>
          <w:noProof w:val="0"/>
        </w:rPr>
        <w:t>, and Content Modules</w:t>
      </w:r>
      <w:bookmarkStart w:id="79" w:name="_Toc473170359"/>
      <w:bookmarkStart w:id="80" w:name="_Toc504625756"/>
      <w:bookmarkStart w:id="81" w:name="_Toc530206509"/>
      <w:bookmarkStart w:id="82" w:name="_Toc1388429"/>
      <w:bookmarkStart w:id="83" w:name="_Toc1388583"/>
      <w:bookmarkStart w:id="84" w:name="_Toc1456610"/>
      <w:bookmarkStart w:id="85" w:name="_Toc37034635"/>
      <w:bookmarkStart w:id="86" w:name="_Toc38846113"/>
      <w:bookmarkEnd w:id="77"/>
      <w:bookmarkEnd w:id="78"/>
    </w:p>
    <w:p w14:paraId="0CAD755F" w14:textId="47A14095" w:rsidR="00A31857" w:rsidRPr="00B00A38" w:rsidRDefault="00BC69B5" w:rsidP="00A31857">
      <w:pPr>
        <w:pStyle w:val="BodyText"/>
      </w:pPr>
      <w:r w:rsidRPr="00B00A38">
        <w:t xml:space="preserve">This profile orchestrates </w:t>
      </w:r>
      <w:r w:rsidR="00C936A8" w:rsidRPr="00B00A38">
        <w:t xml:space="preserve">actors in many </w:t>
      </w:r>
      <w:r w:rsidRPr="00B00A38">
        <w:t xml:space="preserve">existing </w:t>
      </w:r>
      <w:r w:rsidR="00052AD4" w:rsidRPr="00B00A38">
        <w:t xml:space="preserve">IHE </w:t>
      </w:r>
      <w:r w:rsidRPr="00B00A38">
        <w:t>profile</w:t>
      </w:r>
      <w:r w:rsidR="00052AD4" w:rsidRPr="00B00A38">
        <w:t>s</w:t>
      </w:r>
      <w:r w:rsidR="00A62DB8" w:rsidRPr="00B00A38">
        <w:t xml:space="preserve"> and</w:t>
      </w:r>
      <w:r w:rsidRPr="00B00A38">
        <w:t xml:space="preserve"> create</w:t>
      </w:r>
      <w:r w:rsidR="00A62DB8" w:rsidRPr="00B00A38">
        <w:t>s</w:t>
      </w:r>
      <w:r w:rsidRPr="00B00A38">
        <w:t xml:space="preserve"> one new actor. The actor that is specific to this profile is a Document Registry</w:t>
      </w:r>
      <w:r w:rsidR="00B51436" w:rsidRPr="00B00A38">
        <w:t xml:space="preserve">. </w:t>
      </w:r>
      <w:r w:rsidR="008C2D40" w:rsidRPr="00B00A38">
        <w:t xml:space="preserve">Figure X.1-1 shows a detailed Actor diagram for the MHDS Document Registry. </w:t>
      </w:r>
    </w:p>
    <w:p w14:paraId="2C7BB3E4" w14:textId="77777777" w:rsidR="008C2D40" w:rsidRPr="00B00A38" w:rsidRDefault="008C2D40" w:rsidP="008C2D40">
      <w:pPr>
        <w:pStyle w:val="BodyText"/>
        <w:jc w:val="center"/>
      </w:pPr>
      <w:r w:rsidRPr="00B00A38">
        <w:rPr>
          <w:noProof/>
        </w:rPr>
        <w:drawing>
          <wp:inline distT="0" distB="0" distL="0" distR="0" wp14:anchorId="41A98159" wp14:editId="1ED4032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0B10214" w14:textId="32073CD8" w:rsidR="008C2D40" w:rsidRPr="00B00A38" w:rsidRDefault="008C2D40" w:rsidP="008C2D40">
      <w:pPr>
        <w:pStyle w:val="FigureTitle"/>
      </w:pPr>
      <w:r w:rsidRPr="00B00A38">
        <w:t>Figure X.1-1: MHDS Registry Actor Diagram</w:t>
      </w:r>
    </w:p>
    <w:p w14:paraId="185A9C82" w14:textId="77777777" w:rsidR="00052AD4" w:rsidRPr="00B00A38" w:rsidRDefault="00052AD4" w:rsidP="00052AD4">
      <w:pPr>
        <w:pStyle w:val="BodyText"/>
      </w:pPr>
      <w:r w:rsidRPr="00B00A38">
        <w:t xml:space="preserve">Table X.1-1 lists the transactions for each actor directly involved in the MHDS Profile. To claim compliance with this profile, an actor shall support all required transactions (labeled “R”) and may support the optional transactions (labeled “O”). </w:t>
      </w:r>
    </w:p>
    <w:p w14:paraId="6732F2FA" w14:textId="77777777" w:rsidR="00052AD4" w:rsidRPr="00B00A38" w:rsidRDefault="00052AD4" w:rsidP="00052AD4">
      <w:pPr>
        <w:pStyle w:val="TableTitle"/>
      </w:pPr>
      <w:r w:rsidRPr="00B00A38">
        <w:t>Table X.1-1: MHDS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795"/>
        <w:gridCol w:w="3150"/>
        <w:gridCol w:w="1440"/>
        <w:gridCol w:w="1440"/>
        <w:gridCol w:w="1350"/>
      </w:tblGrid>
      <w:tr w:rsidR="00052AD4" w:rsidRPr="00B00A38" w14:paraId="6746B5BD" w14:textId="77777777" w:rsidTr="00914191">
        <w:trPr>
          <w:cantSplit/>
          <w:tblHeader/>
          <w:jc w:val="center"/>
        </w:trPr>
        <w:tc>
          <w:tcPr>
            <w:tcW w:w="1795" w:type="dxa"/>
            <w:tcBorders>
              <w:bottom w:val="single" w:sz="4" w:space="0" w:color="auto"/>
            </w:tcBorders>
            <w:shd w:val="pct15" w:color="auto" w:fill="FFFFFF"/>
          </w:tcPr>
          <w:p w14:paraId="28A0532A" w14:textId="77777777" w:rsidR="00052AD4" w:rsidRPr="00B00A38" w:rsidRDefault="00052AD4" w:rsidP="00052AD4">
            <w:pPr>
              <w:pStyle w:val="TableEntryHeader"/>
            </w:pPr>
            <w:r w:rsidRPr="00B00A38">
              <w:t>Actors</w:t>
            </w:r>
          </w:p>
        </w:tc>
        <w:tc>
          <w:tcPr>
            <w:tcW w:w="3150" w:type="dxa"/>
            <w:shd w:val="pct15" w:color="auto" w:fill="FFFFFF"/>
          </w:tcPr>
          <w:p w14:paraId="29A32CC7" w14:textId="77777777" w:rsidR="00052AD4" w:rsidRPr="00B00A38" w:rsidRDefault="00052AD4" w:rsidP="00052AD4">
            <w:pPr>
              <w:pStyle w:val="TableEntryHeader"/>
            </w:pPr>
            <w:r w:rsidRPr="00B00A38">
              <w:t xml:space="preserve">Transactions </w:t>
            </w:r>
          </w:p>
        </w:tc>
        <w:tc>
          <w:tcPr>
            <w:tcW w:w="1440" w:type="dxa"/>
            <w:shd w:val="pct15" w:color="auto" w:fill="FFFFFF"/>
          </w:tcPr>
          <w:p w14:paraId="73F9A2CF" w14:textId="77777777" w:rsidR="00052AD4" w:rsidRPr="00B00A38" w:rsidRDefault="00052AD4" w:rsidP="00052AD4">
            <w:pPr>
              <w:pStyle w:val="TableEntryHeader"/>
            </w:pPr>
            <w:r w:rsidRPr="00B00A38">
              <w:t>Initiator or Responder</w:t>
            </w:r>
          </w:p>
        </w:tc>
        <w:tc>
          <w:tcPr>
            <w:tcW w:w="1440" w:type="dxa"/>
            <w:shd w:val="pct15" w:color="auto" w:fill="FFFFFF"/>
          </w:tcPr>
          <w:p w14:paraId="4AE7DB35" w14:textId="77777777" w:rsidR="00052AD4" w:rsidRPr="00B00A38" w:rsidRDefault="00052AD4" w:rsidP="00052AD4">
            <w:pPr>
              <w:pStyle w:val="TableEntryHeader"/>
            </w:pPr>
            <w:r w:rsidRPr="00B00A38">
              <w:t>Optionality</w:t>
            </w:r>
          </w:p>
        </w:tc>
        <w:tc>
          <w:tcPr>
            <w:tcW w:w="1350" w:type="dxa"/>
            <w:shd w:val="pct15" w:color="auto" w:fill="FFFFFF"/>
          </w:tcPr>
          <w:p w14:paraId="3BD14B68" w14:textId="77777777" w:rsidR="00052AD4" w:rsidRPr="00B00A38" w:rsidRDefault="00052AD4" w:rsidP="00052AD4">
            <w:pPr>
              <w:pStyle w:val="TableEntryHeader"/>
              <w:rPr>
                <w:rFonts w:ascii="Times New Roman" w:hAnsi="Times New Roman"/>
                <w:b w:val="0"/>
                <w:i/>
              </w:rPr>
            </w:pPr>
            <w:r w:rsidRPr="00B00A38">
              <w:t>Reference</w:t>
            </w:r>
          </w:p>
        </w:tc>
      </w:tr>
      <w:tr w:rsidR="00052AD4" w:rsidRPr="00B00A38" w14:paraId="372FFE56" w14:textId="77777777" w:rsidTr="00914191">
        <w:trPr>
          <w:cantSplit/>
          <w:jc w:val="center"/>
        </w:trPr>
        <w:tc>
          <w:tcPr>
            <w:tcW w:w="1795" w:type="dxa"/>
            <w:tcBorders>
              <w:top w:val="single" w:sz="4" w:space="0" w:color="auto"/>
              <w:left w:val="single" w:sz="4" w:space="0" w:color="auto"/>
              <w:bottom w:val="single" w:sz="4" w:space="0" w:color="auto"/>
              <w:right w:val="single" w:sz="4" w:space="0" w:color="auto"/>
            </w:tcBorders>
          </w:tcPr>
          <w:p w14:paraId="1EB6EF26" w14:textId="77777777" w:rsidR="00052AD4" w:rsidRPr="00B00A38" w:rsidRDefault="00052AD4" w:rsidP="00052AD4">
            <w:pPr>
              <w:pStyle w:val="TableEntry"/>
            </w:pPr>
            <w:r w:rsidRPr="00B00A38">
              <w:t>Document Registry</w:t>
            </w:r>
          </w:p>
        </w:tc>
        <w:tc>
          <w:tcPr>
            <w:tcW w:w="3150" w:type="dxa"/>
            <w:tcBorders>
              <w:left w:val="single" w:sz="4" w:space="0" w:color="auto"/>
            </w:tcBorders>
          </w:tcPr>
          <w:p w14:paraId="6B015653" w14:textId="56D73068" w:rsidR="00052AD4" w:rsidRPr="00B00A38" w:rsidRDefault="00052AD4" w:rsidP="00052AD4">
            <w:pPr>
              <w:pStyle w:val="TableEntry"/>
            </w:pPr>
            <w:r w:rsidRPr="00B00A38">
              <w:t>(none) – transactions supported come from the grouped actors listed below</w:t>
            </w:r>
          </w:p>
        </w:tc>
        <w:tc>
          <w:tcPr>
            <w:tcW w:w="1440" w:type="dxa"/>
          </w:tcPr>
          <w:p w14:paraId="2D599FF8" w14:textId="77777777" w:rsidR="00052AD4" w:rsidRPr="00B00A38" w:rsidRDefault="00052AD4" w:rsidP="00052AD4">
            <w:pPr>
              <w:pStyle w:val="TableEntry"/>
            </w:pPr>
          </w:p>
        </w:tc>
        <w:tc>
          <w:tcPr>
            <w:tcW w:w="1440" w:type="dxa"/>
          </w:tcPr>
          <w:p w14:paraId="625AC3A2" w14:textId="77777777" w:rsidR="00052AD4" w:rsidRPr="00B00A38" w:rsidRDefault="00052AD4" w:rsidP="00052AD4">
            <w:pPr>
              <w:pStyle w:val="TableEntry"/>
            </w:pPr>
          </w:p>
        </w:tc>
        <w:tc>
          <w:tcPr>
            <w:tcW w:w="1350" w:type="dxa"/>
          </w:tcPr>
          <w:p w14:paraId="4F101630" w14:textId="77777777" w:rsidR="00052AD4" w:rsidRPr="00B00A38" w:rsidRDefault="00052AD4" w:rsidP="00052AD4">
            <w:pPr>
              <w:pStyle w:val="TableEntry"/>
            </w:pPr>
          </w:p>
        </w:tc>
      </w:tr>
    </w:tbl>
    <w:p w14:paraId="757C697E" w14:textId="77777777" w:rsidR="00A31857" w:rsidRPr="00B00A38" w:rsidRDefault="00A31857" w:rsidP="00A31857">
      <w:pPr>
        <w:pStyle w:val="BodyText"/>
      </w:pPr>
    </w:p>
    <w:p w14:paraId="37114EEB" w14:textId="29197E12" w:rsidR="008C2D40" w:rsidRPr="00B00A38" w:rsidRDefault="008C2D40" w:rsidP="008C2D40">
      <w:pPr>
        <w:pStyle w:val="BodyText"/>
      </w:pPr>
      <w:r w:rsidRPr="00B00A38">
        <w:t xml:space="preserve">The Document Registry is grouped with a set of actors from other profiles. </w:t>
      </w:r>
    </w:p>
    <w:p w14:paraId="2E0D6B55" w14:textId="69BACF75" w:rsidR="008C2D40" w:rsidRPr="00B00A38" w:rsidRDefault="008C2D40" w:rsidP="008C2D40">
      <w:pPr>
        <w:pStyle w:val="ListBullet2"/>
      </w:pPr>
      <w:r w:rsidRPr="00B00A38">
        <w:rPr>
          <w:b/>
          <w:bCs/>
        </w:rPr>
        <w:t xml:space="preserve">MHD - Document </w:t>
      </w:r>
      <w:del w:id="87" w:author="John Moehrke" w:date="2020-05-03T21:28:00Z">
        <w:r w:rsidRPr="00B00A38" w:rsidDel="00C85B2E">
          <w:rPr>
            <w:b/>
            <w:bCs/>
          </w:rPr>
          <w:delText>Responder</w:delText>
        </w:r>
        <w:r w:rsidRPr="00B00A38" w:rsidDel="00C85B2E">
          <w:delText xml:space="preserve"> </w:delText>
        </w:r>
      </w:del>
      <w:ins w:id="88" w:author="John Moehrke" w:date="2020-05-03T21:28:00Z">
        <w:r w:rsidR="00C85B2E">
          <w:rPr>
            <w:b/>
            <w:bCs/>
          </w:rPr>
          <w:t>Recipient</w:t>
        </w:r>
        <w:r w:rsidR="00C85B2E" w:rsidRPr="00B00A38">
          <w:t xml:space="preserve"> </w:t>
        </w:r>
      </w:ins>
      <w:r w:rsidRPr="00B00A38">
        <w:t>supports publication requests by the MHD Document Source. The Comprehensive Metadata Option is required.</w:t>
      </w:r>
    </w:p>
    <w:p w14:paraId="53DB6D2D" w14:textId="425C6D47" w:rsidR="008C2D40" w:rsidRPr="00B00A38" w:rsidRDefault="008C2D40" w:rsidP="008C2D40">
      <w:pPr>
        <w:pStyle w:val="ListBullet2"/>
      </w:pPr>
      <w:r w:rsidRPr="00B00A38">
        <w:rPr>
          <w:b/>
          <w:bCs/>
        </w:rPr>
        <w:lastRenderedPageBreak/>
        <w:t xml:space="preserve">MHD - Document </w:t>
      </w:r>
      <w:del w:id="89" w:author="John Moehrke" w:date="2020-05-03T21:28:00Z">
        <w:r w:rsidRPr="00B00A38" w:rsidDel="00C85B2E">
          <w:rPr>
            <w:b/>
            <w:bCs/>
          </w:rPr>
          <w:delText>Recipient</w:delText>
        </w:r>
        <w:r w:rsidRPr="00B00A38" w:rsidDel="00C85B2E">
          <w:delText xml:space="preserve"> </w:delText>
        </w:r>
      </w:del>
      <w:ins w:id="90" w:author="John Moehrke" w:date="2020-05-03T21:28:00Z">
        <w:r w:rsidR="00C85B2E">
          <w:rPr>
            <w:b/>
            <w:bCs/>
          </w:rPr>
          <w:t>Responder</w:t>
        </w:r>
        <w:r w:rsidR="00C85B2E" w:rsidRPr="00B00A38">
          <w:t xml:space="preserve"> </w:t>
        </w:r>
      </w:ins>
      <w:r w:rsidRPr="00B00A38">
        <w:t>supports the discovery and retrieval of documents by MHD Document Consumer.</w:t>
      </w:r>
    </w:p>
    <w:p w14:paraId="23F83443" w14:textId="77777777" w:rsidR="008C2D40" w:rsidRPr="00B00A38" w:rsidRDefault="008C2D40" w:rsidP="008C2D40">
      <w:pPr>
        <w:pStyle w:val="ListBullet2"/>
      </w:pPr>
      <w:r w:rsidRPr="00B00A38">
        <w:rPr>
          <w:b/>
          <w:bCs/>
        </w:rPr>
        <w:t>PMIR - Patient Identity Consumer</w:t>
      </w:r>
      <w:r w:rsidRPr="00B00A38">
        <w:t xml:space="preserve"> provides patient identity synchronization and specifically the merge function to be applied to any data managed in the Document Registry. </w:t>
      </w:r>
    </w:p>
    <w:p w14:paraId="03F9AAD0" w14:textId="01360989" w:rsidR="008C2D40" w:rsidRPr="00B00A38" w:rsidRDefault="008C2D40" w:rsidP="008C2D40">
      <w:pPr>
        <w:pStyle w:val="ListBullet2"/>
      </w:pPr>
      <w:r w:rsidRPr="00B00A38">
        <w:rPr>
          <w:b/>
          <w:bCs/>
        </w:rPr>
        <w:t xml:space="preserve">SVCM </w:t>
      </w:r>
      <w:del w:id="91" w:author="John Moehrke" w:date="2020-05-03T21:28:00Z">
        <w:r w:rsidRPr="00B00A38" w:rsidDel="00C85B2E">
          <w:rPr>
            <w:b/>
            <w:bCs/>
          </w:rPr>
          <w:delText>-</w:delText>
        </w:r>
      </w:del>
      <w:ins w:id="92" w:author="John Moehrke" w:date="2020-05-03T21:28:00Z">
        <w:r w:rsidR="00C85B2E">
          <w:rPr>
            <w:b/>
            <w:bCs/>
          </w:rPr>
          <w:t>–</w:t>
        </w:r>
      </w:ins>
      <w:r w:rsidRPr="00B00A38">
        <w:rPr>
          <w:b/>
          <w:bCs/>
        </w:rPr>
        <w:t xml:space="preserve"> </w:t>
      </w:r>
      <w:ins w:id="93" w:author="John Moehrke" w:date="2020-05-03T21:28:00Z">
        <w:r w:rsidR="00C85B2E">
          <w:rPr>
            <w:b/>
            <w:bCs/>
          </w:rPr>
          <w:t xml:space="preserve">Terminology </w:t>
        </w:r>
      </w:ins>
      <w:r w:rsidRPr="00B00A38">
        <w:rPr>
          <w:b/>
          <w:bCs/>
        </w:rPr>
        <w:t>Consumer</w:t>
      </w:r>
      <w:r w:rsidRPr="00B00A38">
        <w:t xml:space="preserve"> enables the Document Registry to gain access to ValueSets that the Registry is enforcing Metadata consistency. </w:t>
      </w:r>
    </w:p>
    <w:p w14:paraId="1C1A9115" w14:textId="0664A4DC" w:rsidR="008C2D40" w:rsidRPr="00B00A38" w:rsidRDefault="008C2D40" w:rsidP="008C2D40">
      <w:pPr>
        <w:pStyle w:val="ListBullet2"/>
      </w:pPr>
      <w:r w:rsidRPr="00B00A38">
        <w:rPr>
          <w:b/>
          <w:bCs/>
        </w:rPr>
        <w:t xml:space="preserve">mCSD </w:t>
      </w:r>
      <w:del w:id="94" w:author="John Moehrke" w:date="2020-05-03T21:27:00Z">
        <w:r w:rsidRPr="00B00A38" w:rsidDel="00C85B2E">
          <w:rPr>
            <w:b/>
            <w:bCs/>
          </w:rPr>
          <w:delText>-</w:delText>
        </w:r>
      </w:del>
      <w:ins w:id="95" w:author="John Moehrke" w:date="2020-05-03T21:27:00Z">
        <w:r w:rsidR="00C85B2E">
          <w:rPr>
            <w:b/>
            <w:bCs/>
          </w:rPr>
          <w:t>–</w:t>
        </w:r>
      </w:ins>
      <w:r w:rsidRPr="00B00A38">
        <w:rPr>
          <w:b/>
          <w:bCs/>
        </w:rPr>
        <w:t xml:space="preserve"> </w:t>
      </w:r>
      <w:ins w:id="96" w:author="John Moehrke" w:date="2020-05-03T21:27:00Z">
        <w:r w:rsidR="00C85B2E">
          <w:rPr>
            <w:b/>
            <w:bCs/>
          </w:rPr>
          <w:t xml:space="preserve">Care Services Selective </w:t>
        </w:r>
      </w:ins>
      <w:r w:rsidRPr="00B00A38">
        <w:rPr>
          <w:b/>
          <w:bCs/>
        </w:rPr>
        <w:t>Consumer</w:t>
      </w:r>
      <w:r w:rsidRPr="00B00A38">
        <w:t xml:space="preserve"> enables the Registry to have access to Organization and Practitioner resources. </w:t>
      </w:r>
    </w:p>
    <w:p w14:paraId="423C89DA" w14:textId="5FF6DF2D" w:rsidR="008C2D40" w:rsidRPr="00B00A38" w:rsidRDefault="008C2D40" w:rsidP="008C2D40">
      <w:pPr>
        <w:pStyle w:val="ListBullet2"/>
      </w:pPr>
      <w:r w:rsidRPr="00B00A38">
        <w:rPr>
          <w:b/>
          <w:bCs/>
        </w:rPr>
        <w:t xml:space="preserve">IUA </w:t>
      </w:r>
      <w:r w:rsidR="00052AD4" w:rsidRPr="00B00A38">
        <w:rPr>
          <w:b/>
          <w:bCs/>
        </w:rPr>
        <w:t>–</w:t>
      </w:r>
      <w:r w:rsidRPr="00B00A38">
        <w:rPr>
          <w:b/>
          <w:bCs/>
        </w:rPr>
        <w:t xml:space="preserve"> </w:t>
      </w:r>
      <w:r w:rsidR="00052AD4" w:rsidRPr="00B00A38">
        <w:rPr>
          <w:b/>
          <w:bCs/>
        </w:rPr>
        <w:t xml:space="preserve">Authorization Server and </w:t>
      </w:r>
      <w:r w:rsidRPr="00B00A38">
        <w:rPr>
          <w:b/>
          <w:bCs/>
        </w:rPr>
        <w:t>Resource Se</w:t>
      </w:r>
      <w:r w:rsidR="00052AD4" w:rsidRPr="00B00A38">
        <w:rPr>
          <w:b/>
          <w:bCs/>
        </w:rPr>
        <w:t>rver</w:t>
      </w:r>
      <w:r w:rsidRPr="00B00A38">
        <w:t xml:space="preserve"> enforces access control decisions. </w:t>
      </w:r>
    </w:p>
    <w:p w14:paraId="27814504" w14:textId="77777777" w:rsidR="008C2D40" w:rsidRPr="00B00A38" w:rsidRDefault="008C2D40" w:rsidP="008C2D40">
      <w:pPr>
        <w:pStyle w:val="ListBullet2"/>
      </w:pPr>
      <w:r w:rsidRPr="00B00A38">
        <w:rPr>
          <w:b/>
          <w:bCs/>
        </w:rPr>
        <w:t>ATNA - Secure Node</w:t>
      </w:r>
      <w:r w:rsidRPr="00B00A38">
        <w:t xml:space="preserve"> enable the Document Registry to be secure, record audit records, and support secure transactions. </w:t>
      </w:r>
    </w:p>
    <w:p w14:paraId="2541759C" w14:textId="77777777" w:rsidR="008C2D40" w:rsidRPr="00B00A38" w:rsidRDefault="008C2D40" w:rsidP="008C2D40">
      <w:pPr>
        <w:pStyle w:val="ListBullet2"/>
      </w:pPr>
      <w:r w:rsidRPr="00B00A38">
        <w:rPr>
          <w:b/>
          <w:bCs/>
        </w:rPr>
        <w:t>CT - Time Client</w:t>
      </w:r>
      <w:r w:rsidRPr="00B00A38">
        <w:t xml:space="preserve"> assures that all records of time done by the Document Registry are aligned with the Time Source. </w:t>
      </w:r>
    </w:p>
    <w:p w14:paraId="1C72F168" w14:textId="4E8C9AD1" w:rsidR="00C85B2E" w:rsidRDefault="00C85B2E" w:rsidP="00C85B2E">
      <w:pPr>
        <w:pStyle w:val="Heading3"/>
        <w:numPr>
          <w:ilvl w:val="0"/>
          <w:numId w:val="0"/>
        </w:numPr>
        <w:ind w:left="720" w:hanging="720"/>
        <w:rPr>
          <w:ins w:id="97" w:author="John Moehrke" w:date="2020-05-03T21:24:00Z"/>
        </w:rPr>
        <w:pPrChange w:id="98" w:author="John Moehrke" w:date="2020-05-03T21:25:00Z">
          <w:pPr>
            <w:pStyle w:val="BodyText"/>
          </w:pPr>
        </w:pPrChange>
      </w:pPr>
      <w:commentRangeStart w:id="99"/>
      <w:ins w:id="100" w:author="John Moehrke" w:date="2020-05-03T21:24:00Z">
        <w:r>
          <w:t>Document Sharing Health Information Exchange Requirements</w:t>
        </w:r>
      </w:ins>
      <w:commentRangeEnd w:id="99"/>
      <w:ins w:id="101" w:author="John Moehrke" w:date="2020-05-03T21:27:00Z">
        <w:r>
          <w:rPr>
            <w:rStyle w:val="CommentReference"/>
            <w:rFonts w:ascii="Times New Roman" w:hAnsi="Times New Roman"/>
            <w:b w:val="0"/>
            <w:noProof w:val="0"/>
            <w:kern w:val="0"/>
          </w:rPr>
          <w:commentReference w:id="99"/>
        </w:r>
      </w:ins>
    </w:p>
    <w:p w14:paraId="5B499C44" w14:textId="7661AE91" w:rsidR="008C2D40" w:rsidRDefault="00052AD4" w:rsidP="00872C1F">
      <w:pPr>
        <w:pStyle w:val="BodyText"/>
      </w:pPr>
      <w:r w:rsidRPr="00B00A38">
        <w:t xml:space="preserve">In MHDS, the Document Registry is part of a Document Sharing Health Information Exchange (HIE). See Figure X.1-2. </w:t>
      </w:r>
      <w:r w:rsidR="008C2D40" w:rsidRPr="00B00A38">
        <w:t>Th</w:t>
      </w:r>
      <w:r w:rsidRPr="00B00A38">
        <w:t>e</w:t>
      </w:r>
      <w:r w:rsidR="008C2D40" w:rsidRPr="00B00A38">
        <w:t xml:space="preserve"> Document Registry relies upon services that would be hosted within </w:t>
      </w:r>
      <w:r w:rsidRPr="00B00A38">
        <w:t>the</w:t>
      </w:r>
      <w:r w:rsidR="008C2D40" w:rsidRPr="00B00A38">
        <w:t xml:space="preserve"> HIE Central Infrastructure</w:t>
      </w:r>
      <w:r w:rsidRPr="00B00A38">
        <w:t xml:space="preserve"> with a set of Service endpoints as illustrated in the yellow “HIE Central Infrastructure”. The HIE also contains systems, illustrated in green, that submit and consume documents</w:t>
      </w:r>
      <w:r w:rsidR="008C2D40" w:rsidRPr="00B00A38">
        <w:t>.</w:t>
      </w:r>
    </w:p>
    <w:p w14:paraId="3FCF5422" w14:textId="77777777" w:rsidR="00665BD7" w:rsidRPr="00B00A38" w:rsidRDefault="00665BD7" w:rsidP="008C2D40">
      <w:pPr>
        <w:pStyle w:val="ListBullet2"/>
        <w:numPr>
          <w:ilvl w:val="0"/>
          <w:numId w:val="0"/>
        </w:numPr>
        <w:ind w:left="360"/>
      </w:pPr>
    </w:p>
    <w:p w14:paraId="46A14AE2" w14:textId="41483B13" w:rsidR="0038698A" w:rsidRPr="00B00A38" w:rsidRDefault="008D1F3F" w:rsidP="008C2D40">
      <w:pPr>
        <w:pStyle w:val="BodyText"/>
      </w:pPr>
      <w:r w:rsidRPr="00B00A38">
        <w:rPr>
          <w:noProof/>
        </w:rPr>
        <w:lastRenderedPageBreak/>
        <w:drawing>
          <wp:inline distT="0" distB="0" distL="0" distR="0" wp14:anchorId="11FB68A3" wp14:editId="2C63792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D8CA47" w14:textId="107DBDE2" w:rsidR="0038698A" w:rsidRPr="00B00A38" w:rsidRDefault="0038698A" w:rsidP="00872C1F">
      <w:pPr>
        <w:pStyle w:val="FigureTitle"/>
      </w:pPr>
      <w:r w:rsidRPr="00B00A38">
        <w:t>Figure X.1-</w:t>
      </w:r>
      <w:r w:rsidR="005526A4" w:rsidRPr="00B00A38">
        <w:t>2</w:t>
      </w:r>
      <w:r w:rsidRPr="00B00A38">
        <w:t>: MHDS</w:t>
      </w:r>
      <w:r w:rsidR="000C3753" w:rsidRPr="00B00A38">
        <w:t xml:space="preserve"> Document Sharing Community</w:t>
      </w:r>
    </w:p>
    <w:p w14:paraId="6123E56F" w14:textId="2E8E34AC" w:rsidR="00707604" w:rsidRPr="00B00A38" w:rsidRDefault="00707604" w:rsidP="00707604">
      <w:pPr>
        <w:pStyle w:val="BodyText"/>
      </w:pPr>
      <w:r w:rsidRPr="00B00A38">
        <w:t>The Document Sharing Health Information Exchange will also host a set of Service</w:t>
      </w:r>
      <w:r w:rsidR="005526A4" w:rsidRPr="00B00A38">
        <w:t>s based on IHE Profiles</w:t>
      </w:r>
      <w:r w:rsidRPr="00B00A38">
        <w:t xml:space="preserve"> as shown in Figure X.1.1-</w:t>
      </w:r>
      <w:r w:rsidR="005526A4" w:rsidRPr="00B00A38">
        <w:t>2</w:t>
      </w:r>
      <w:r w:rsidRPr="00B00A38">
        <w:t xml:space="preserve">. These provide services to the Document Sharing Community (aka Community): </w:t>
      </w:r>
    </w:p>
    <w:p w14:paraId="3925CB49" w14:textId="58067A81" w:rsidR="00707604" w:rsidRPr="00B00A38" w:rsidRDefault="00707604" w:rsidP="00A15C2E">
      <w:pPr>
        <w:pStyle w:val="ListBullet2"/>
      </w:pPr>
      <w:r w:rsidRPr="00B00A38">
        <w:rPr>
          <w:b/>
        </w:rPr>
        <w:t>CT</w:t>
      </w:r>
      <w:r w:rsidR="00CA276F">
        <w:rPr>
          <w:b/>
        </w:rPr>
        <w:t xml:space="preserve"> -</w:t>
      </w:r>
      <w:r w:rsidRPr="00B00A38">
        <w:rPr>
          <w:b/>
        </w:rPr>
        <w:t xml:space="preserve"> Time Serv</w:t>
      </w:r>
      <w:r w:rsidR="00C936A8" w:rsidRPr="00B00A38">
        <w:rPr>
          <w:b/>
        </w:rPr>
        <w:t>er</w:t>
      </w:r>
      <w:r w:rsidRPr="00B00A38">
        <w:t xml:space="preserve"> – to provide consistent time to all participant systems</w:t>
      </w:r>
    </w:p>
    <w:p w14:paraId="79F481F0" w14:textId="5B6BF0FE" w:rsidR="00707604" w:rsidRPr="00B00A38" w:rsidRDefault="00707604" w:rsidP="00A15C2E">
      <w:pPr>
        <w:pStyle w:val="ListBullet2"/>
      </w:pPr>
      <w:r w:rsidRPr="00B00A38">
        <w:rPr>
          <w:b/>
        </w:rPr>
        <w:t>ATNA – Audit Record Repository</w:t>
      </w:r>
      <w:r w:rsidRPr="00B00A38">
        <w:t xml:space="preserve"> </w:t>
      </w:r>
      <w:r w:rsidR="004E2400" w:rsidRPr="00B00A38">
        <w:t xml:space="preserve">with support for the ATX: FHIR Feed Option </w:t>
      </w:r>
      <w:r w:rsidRPr="00B00A38">
        <w:t>– to capture audit events and provide appropriate audit log access for security and privacy use-cases</w:t>
      </w:r>
    </w:p>
    <w:p w14:paraId="6BCF972A" w14:textId="5429D70E" w:rsidR="00707604" w:rsidRPr="00B00A38" w:rsidRDefault="00707604" w:rsidP="00A15C2E">
      <w:pPr>
        <w:pStyle w:val="ListBullet3"/>
      </w:pPr>
      <w:r w:rsidRPr="00B00A38">
        <w:rPr>
          <w:b/>
        </w:rPr>
        <w:t xml:space="preserve">PMIR – Patient </w:t>
      </w:r>
      <w:r w:rsidR="005526A4" w:rsidRPr="00B00A38">
        <w:rPr>
          <w:b/>
        </w:rPr>
        <w:t xml:space="preserve">Identity Source and Patient Identity </w:t>
      </w:r>
      <w:r w:rsidRPr="00B00A38">
        <w:rPr>
          <w:b/>
        </w:rPr>
        <w:t>Manager</w:t>
      </w:r>
      <w:r w:rsidRPr="00B00A38">
        <w:t xml:space="preserve"> – to provide patient identity lookup by demographics or identity, and to receive create and update of patient identity from participants</w:t>
      </w:r>
    </w:p>
    <w:p w14:paraId="15E71FA5" w14:textId="2A9C49DB" w:rsidR="00707604" w:rsidRPr="00B00A38" w:rsidRDefault="00707604" w:rsidP="00A15C2E">
      <w:pPr>
        <w:pStyle w:val="ListBullet2"/>
      </w:pPr>
      <w:r w:rsidRPr="00B00A38">
        <w:rPr>
          <w:b/>
        </w:rPr>
        <w:t xml:space="preserve">SVCM – </w:t>
      </w:r>
      <w:r w:rsidR="00046DB7" w:rsidRPr="00B00A38">
        <w:rPr>
          <w:b/>
        </w:rPr>
        <w:t>Terminology Repository</w:t>
      </w:r>
      <w:r w:rsidR="00046DB7" w:rsidRPr="00B00A38">
        <w:t xml:space="preserve"> </w:t>
      </w:r>
      <w:r w:rsidRPr="00B00A38">
        <w:t>– Provide vocabulary and value</w:t>
      </w:r>
      <w:r w:rsidR="00D06AC8" w:rsidRPr="00B00A38">
        <w:t xml:space="preserve"> </w:t>
      </w:r>
      <w:r w:rsidRPr="00B00A38">
        <w:t>set management within the Community</w:t>
      </w:r>
    </w:p>
    <w:p w14:paraId="5EB5BA4E" w14:textId="2D8D565C" w:rsidR="00707604" w:rsidRPr="00B00A38" w:rsidRDefault="00707604" w:rsidP="00A15C2E">
      <w:pPr>
        <w:pStyle w:val="ListBullet2"/>
      </w:pPr>
      <w:r w:rsidRPr="00B00A38">
        <w:rPr>
          <w:b/>
        </w:rPr>
        <w:t xml:space="preserve">mCSD – </w:t>
      </w:r>
      <w:r w:rsidR="00046DB7" w:rsidRPr="00B00A38">
        <w:rPr>
          <w:b/>
        </w:rPr>
        <w:t>Care Services Selective Supplier</w:t>
      </w:r>
      <w:r w:rsidRPr="00B00A38">
        <w:t xml:space="preserve"> – </w:t>
      </w:r>
      <w:r w:rsidR="00046DB7" w:rsidRPr="00B00A38">
        <w:t>a Provider Directory to enable</w:t>
      </w:r>
      <w:r w:rsidRPr="00B00A38">
        <w:t xml:space="preserve"> endpoint lookup and optionally provider identity management</w:t>
      </w:r>
    </w:p>
    <w:p w14:paraId="6DFCCDB2" w14:textId="4F14C00A" w:rsidR="00D06AC8" w:rsidRPr="00B00A38" w:rsidRDefault="00D06AC8" w:rsidP="00B51436">
      <w:pPr>
        <w:pStyle w:val="BodyText"/>
      </w:pPr>
      <w:r w:rsidRPr="00B00A38">
        <w:t xml:space="preserve">There are other useful </w:t>
      </w:r>
      <w:r w:rsidR="00C936A8" w:rsidRPr="00B00A38">
        <w:t>actors</w:t>
      </w:r>
      <w:r w:rsidRPr="00B00A38">
        <w:t xml:space="preserve"> that are compatible with MHDS, but are not required by the MHDS Profile:</w:t>
      </w:r>
    </w:p>
    <w:p w14:paraId="7CB93978" w14:textId="39E82C81" w:rsidR="00707604" w:rsidRPr="00B00A38" w:rsidRDefault="00707604" w:rsidP="00A15C2E">
      <w:pPr>
        <w:pStyle w:val="ListBullet2"/>
      </w:pPr>
      <w:r w:rsidRPr="00B00A38">
        <w:rPr>
          <w:b/>
        </w:rPr>
        <w:t>NPFS – File Manager</w:t>
      </w:r>
      <w:r w:rsidRPr="00B00A38">
        <w:t xml:space="preserve"> – Provide files that are needed in the community but are not patient specific such as policy documents</w:t>
      </w:r>
    </w:p>
    <w:p w14:paraId="68DEA973" w14:textId="77777777" w:rsidR="00707604" w:rsidRPr="00B00A38" w:rsidRDefault="00707604" w:rsidP="00A15C2E">
      <w:pPr>
        <w:pStyle w:val="ListBullet2"/>
      </w:pPr>
      <w:r w:rsidRPr="00B00A38">
        <w:rPr>
          <w:b/>
        </w:rPr>
        <w:lastRenderedPageBreak/>
        <w:t>mXDE – Data Element Extractor</w:t>
      </w:r>
      <w:r w:rsidRPr="00B00A38">
        <w:t xml:space="preserve"> – to enable QEDm access to data elements derived from published documents</w:t>
      </w:r>
    </w:p>
    <w:p w14:paraId="4117A088" w14:textId="77777777" w:rsidR="00707604" w:rsidRPr="00B00A38" w:rsidRDefault="00707604" w:rsidP="00A15C2E">
      <w:pPr>
        <w:pStyle w:val="ListBullet3"/>
      </w:pPr>
      <w:r w:rsidRPr="00B00A38">
        <w:rPr>
          <w:b/>
        </w:rPr>
        <w:t>QEDm – Clinical Data Source</w:t>
      </w:r>
      <w:r w:rsidRPr="00B00A38">
        <w:t xml:space="preserve"> – to enable access to data elements (aka FHIR clinical Resources)</w:t>
      </w:r>
    </w:p>
    <w:p w14:paraId="42764FA2" w14:textId="77777777" w:rsidR="00707604" w:rsidRPr="00B00A38" w:rsidRDefault="00707604" w:rsidP="00A15C2E">
      <w:pPr>
        <w:pStyle w:val="ListBullet2"/>
      </w:pPr>
      <w:r w:rsidRPr="00B00A38">
        <w:rPr>
          <w:b/>
        </w:rPr>
        <w:t>mACM – Alert Communication Manager</w:t>
      </w:r>
      <w:r w:rsidRPr="00B00A38">
        <w:t xml:space="preserve"> – to enable community supported alert communications</w:t>
      </w:r>
    </w:p>
    <w:p w14:paraId="2A0E1440" w14:textId="2236D234" w:rsidR="00E6404A" w:rsidRPr="00B00A38" w:rsidRDefault="00707604" w:rsidP="001636FA">
      <w:pPr>
        <w:pStyle w:val="BodyText"/>
      </w:pPr>
      <w:r w:rsidRPr="00B00A38">
        <w:t>In addition to these IHE</w:t>
      </w:r>
      <w:r w:rsidR="00046DB7" w:rsidRPr="00B00A38">
        <w:t>-</w:t>
      </w:r>
      <w:r w:rsidRPr="00B00A38">
        <w:t xml:space="preserve">defined </w:t>
      </w:r>
      <w:r w:rsidR="00C10DDE" w:rsidRPr="00B00A38">
        <w:t>a</w:t>
      </w:r>
      <w:r w:rsidRPr="00B00A38">
        <w:t>ctors, the Community will also select how they will manage Digital Certificates through a Certificate Authority, and other functionalities and non-functional requirements such as response-time, service-level-agreements, remediation-planning, remediation-access, etc.</w:t>
      </w:r>
      <w:r w:rsidR="00DE754E" w:rsidRPr="00B00A38">
        <w:t xml:space="preserve"> </w:t>
      </w:r>
    </w:p>
    <w:p w14:paraId="1A089622" w14:textId="76771109" w:rsidR="00AE0E39" w:rsidRPr="00B00A38" w:rsidRDefault="00AE0E39">
      <w:pPr>
        <w:pStyle w:val="BodyText"/>
      </w:pPr>
      <w:r w:rsidRPr="00B00A38">
        <w:t xml:space="preserve">The Document Registry and the supporting services listed above provide a set of services that make up a Document Sharing Infrastructure that is based on FHIR. This set of services enable </w:t>
      </w:r>
      <w:ins w:id="102" w:author="John Moehrke" w:date="2020-05-03T21:20:00Z">
        <w:r w:rsidR="00BB38AD">
          <w:t>s</w:t>
        </w:r>
      </w:ins>
      <w:del w:id="103" w:author="John Moehrke" w:date="2020-05-03T21:20:00Z">
        <w:r w:rsidRPr="00B00A38" w:rsidDel="00BB38AD">
          <w:delText>S</w:delText>
        </w:r>
      </w:del>
      <w:r w:rsidRPr="00B00A38">
        <w:t xml:space="preserve">ystems that </w:t>
      </w:r>
      <w:ins w:id="104" w:author="John Moehrke" w:date="2020-05-03T21:20:00Z">
        <w:r w:rsidR="00BB38AD">
          <w:t>p</w:t>
        </w:r>
      </w:ins>
      <w:del w:id="105" w:author="John Moehrke" w:date="2020-05-03T21:20:00Z">
        <w:r w:rsidRPr="00B00A38" w:rsidDel="00BB38AD">
          <w:delText>P</w:delText>
        </w:r>
      </w:del>
      <w:r w:rsidRPr="00B00A38">
        <w:t xml:space="preserve">ublish </w:t>
      </w:r>
      <w:ins w:id="106" w:author="John Moehrke" w:date="2020-05-03T21:20:00Z">
        <w:r w:rsidR="00BB38AD">
          <w:t>d</w:t>
        </w:r>
      </w:ins>
      <w:del w:id="107" w:author="John Moehrke" w:date="2020-05-03T21:20:00Z">
        <w:r w:rsidRPr="00B00A38" w:rsidDel="00BB38AD">
          <w:delText>D</w:delText>
        </w:r>
      </w:del>
      <w:r w:rsidRPr="00B00A38">
        <w:t xml:space="preserve">ocuments and </w:t>
      </w:r>
      <w:ins w:id="108" w:author="John Moehrke" w:date="2020-05-03T21:20:00Z">
        <w:r w:rsidR="00BB38AD">
          <w:t>s</w:t>
        </w:r>
      </w:ins>
      <w:del w:id="109" w:author="John Moehrke" w:date="2020-05-03T21:20:00Z">
        <w:r w:rsidRPr="00B00A38" w:rsidDel="00BB38AD">
          <w:delText>S</w:delText>
        </w:r>
      </w:del>
      <w:r w:rsidRPr="00B00A38">
        <w:t xml:space="preserve">ystems that </w:t>
      </w:r>
      <w:ins w:id="110" w:author="John Moehrke" w:date="2020-05-03T21:20:00Z">
        <w:r w:rsidR="00BB38AD">
          <w:t>c</w:t>
        </w:r>
      </w:ins>
      <w:del w:id="111" w:author="John Moehrke" w:date="2020-05-03T21:20:00Z">
        <w:r w:rsidRPr="00B00A38" w:rsidDel="00BB38AD">
          <w:delText>C</w:delText>
        </w:r>
      </w:del>
      <w:r w:rsidRPr="00B00A38">
        <w:t xml:space="preserve">onsume </w:t>
      </w:r>
      <w:ins w:id="112" w:author="John Moehrke" w:date="2020-05-03T21:20:00Z">
        <w:r w:rsidR="00BB38AD">
          <w:t>d</w:t>
        </w:r>
      </w:ins>
      <w:del w:id="113" w:author="John Moehrke" w:date="2020-05-03T21:20:00Z">
        <w:r w:rsidRPr="00B00A38" w:rsidDel="00BB38AD">
          <w:delText>D</w:delText>
        </w:r>
      </w:del>
      <w:r w:rsidRPr="00B00A38">
        <w:t xml:space="preserve">ocuments. </w:t>
      </w:r>
      <w:r w:rsidR="0026589B" w:rsidRPr="00B00A38">
        <w:t>Additionally,</w:t>
      </w:r>
      <w:r w:rsidRPr="00B00A38">
        <w:t xml:space="preserve"> the mXDE </w:t>
      </w:r>
      <w:r w:rsidR="00742032">
        <w:t>Profile</w:t>
      </w:r>
      <w:r w:rsidRPr="00B00A38">
        <w:t xml:space="preserve"> may be used to make the information </w:t>
      </w:r>
      <w:ins w:id="114" w:author="John Moehrke" w:date="2020-05-03T21:21:00Z">
        <w:r w:rsidR="00C85B2E">
          <w:t xml:space="preserve">in shared documents </w:t>
        </w:r>
      </w:ins>
      <w:del w:id="115" w:author="John Moehrke" w:date="2020-05-03T21:21:00Z">
        <w:r w:rsidRPr="00B00A38" w:rsidDel="00C85B2E">
          <w:delText xml:space="preserve">in the Document Sharing infrastructure </w:delText>
        </w:r>
      </w:del>
      <w:r w:rsidRPr="00B00A38">
        <w:t>more consumable as FHIR Resources using QEDm</w:t>
      </w:r>
      <w:ins w:id="116" w:author="John Moehrke" w:date="2020-05-03T21:21:00Z">
        <w:r w:rsidR="00C85B2E">
          <w:t xml:space="preserve"> Profile</w:t>
        </w:r>
      </w:ins>
      <w:r w:rsidRPr="00B00A38">
        <w:t xml:space="preserve">. </w:t>
      </w:r>
      <w:del w:id="117" w:author="John Moehrke" w:date="2020-05-03T21:22:00Z">
        <w:r w:rsidRPr="00B00A38" w:rsidDel="00C85B2E">
          <w:delText xml:space="preserve">These client of the MHDS services use the existing profiles and are not specifically constrained by the MHDS </w:delText>
        </w:r>
        <w:r w:rsidR="00742032" w:rsidDel="00C85B2E">
          <w:delText>Profile</w:delText>
        </w:r>
        <w:r w:rsidRPr="00B00A38" w:rsidDel="00C85B2E">
          <w:delText xml:space="preserve">. </w:delText>
        </w:r>
      </w:del>
      <w:r w:rsidRPr="00B00A38">
        <w:t xml:space="preserve">See </w:t>
      </w:r>
      <w:r w:rsidR="00742032">
        <w:t>Section</w:t>
      </w:r>
      <w:r w:rsidRPr="00B00A38">
        <w:t xml:space="preserve"> X.6 </w:t>
      </w:r>
      <w:ins w:id="118" w:author="John Moehrke" w:date="2020-05-03T21:22:00Z">
        <w:r w:rsidR="00C85B2E">
          <w:t xml:space="preserve">Cross Profile Considerations </w:t>
        </w:r>
      </w:ins>
      <w:r w:rsidRPr="00B00A38">
        <w:t>for more details</w:t>
      </w:r>
      <w:del w:id="119" w:author="John Moehrke" w:date="2020-05-03T21:22:00Z">
        <w:r w:rsidRPr="00B00A38" w:rsidDel="00C85B2E">
          <w:delText xml:space="preserve"> on Cross Profile Considerations of System that publishes documents</w:delText>
        </w:r>
        <w:r w:rsidR="00C46C5C" w:rsidRPr="00B00A38" w:rsidDel="00C85B2E">
          <w:delText>, System that consumes documents, and System that consumers clinical data elements</w:delText>
        </w:r>
      </w:del>
      <w:r w:rsidR="00B00A38">
        <w:t xml:space="preserve">. </w:t>
      </w:r>
    </w:p>
    <w:p w14:paraId="18D7594C" w14:textId="3A9F7C4A" w:rsidR="00FF4C4E" w:rsidRPr="00B00A38" w:rsidRDefault="00FF4C4E" w:rsidP="00503AE1">
      <w:pPr>
        <w:pStyle w:val="Heading3"/>
        <w:numPr>
          <w:ilvl w:val="0"/>
          <w:numId w:val="0"/>
        </w:numPr>
        <w:rPr>
          <w:bCs/>
          <w:noProof w:val="0"/>
        </w:rPr>
      </w:pPr>
      <w:bookmarkStart w:id="120" w:name="_Toc345074652"/>
      <w:bookmarkStart w:id="121" w:name="_Toc34294193"/>
      <w:bookmarkEnd w:id="79"/>
      <w:bookmarkEnd w:id="80"/>
      <w:bookmarkEnd w:id="81"/>
      <w:bookmarkEnd w:id="82"/>
      <w:bookmarkEnd w:id="83"/>
      <w:bookmarkEnd w:id="84"/>
      <w:bookmarkEnd w:id="85"/>
      <w:bookmarkEnd w:id="86"/>
      <w:r w:rsidRPr="00B00A38">
        <w:rPr>
          <w:bCs/>
          <w:noProof w:val="0"/>
        </w:rPr>
        <w:t>X.1.1</w:t>
      </w:r>
      <w:r w:rsidR="00503AE1" w:rsidRPr="00B00A38">
        <w:rPr>
          <w:bCs/>
          <w:noProof w:val="0"/>
        </w:rPr>
        <w:t xml:space="preserve"> Actor Descriptions and </w:t>
      </w:r>
      <w:r w:rsidR="006A4160" w:rsidRPr="00B00A38">
        <w:rPr>
          <w:bCs/>
          <w:noProof w:val="0"/>
        </w:rPr>
        <w:t xml:space="preserve">Actor </w:t>
      </w:r>
      <w:r w:rsidR="00ED0083" w:rsidRPr="00B00A38">
        <w:rPr>
          <w:bCs/>
          <w:noProof w:val="0"/>
        </w:rPr>
        <w:t xml:space="preserve">Profile </w:t>
      </w:r>
      <w:r w:rsidR="00503AE1" w:rsidRPr="00B00A38">
        <w:rPr>
          <w:bCs/>
          <w:noProof w:val="0"/>
        </w:rPr>
        <w:t>Requirements</w:t>
      </w:r>
      <w:bookmarkEnd w:id="120"/>
      <w:bookmarkEnd w:id="121"/>
    </w:p>
    <w:p w14:paraId="4295D15B" w14:textId="21F1A408" w:rsidR="00395932" w:rsidRPr="00B00A38" w:rsidDel="00C85B2E" w:rsidRDefault="00395932" w:rsidP="00395932">
      <w:pPr>
        <w:pStyle w:val="BodyText"/>
        <w:rPr>
          <w:del w:id="122" w:author="John Moehrke" w:date="2020-05-03T21:23:00Z"/>
        </w:rPr>
      </w:pPr>
      <w:del w:id="123" w:author="John Moehrke" w:date="2020-05-03T21:23:00Z">
        <w:r w:rsidRPr="00B00A38" w:rsidDel="00C85B2E">
          <w:delText>The following are additional functional requirements of this profile</w:delText>
        </w:r>
        <w:r w:rsidR="006914C9" w:rsidRPr="00B00A38" w:rsidDel="00C85B2E">
          <w:delText xml:space="preserve">. </w:delText>
        </w:r>
      </w:del>
    </w:p>
    <w:p w14:paraId="60453C7F" w14:textId="519FB5D4" w:rsidR="006914C9" w:rsidRPr="00B00A38" w:rsidRDefault="00E84808" w:rsidP="00395932">
      <w:pPr>
        <w:pStyle w:val="BodyText"/>
      </w:pPr>
      <w:r w:rsidRPr="00B00A38">
        <w:t>This profile assumes that</w:t>
      </w:r>
      <w:r w:rsidR="006914C9" w:rsidRPr="00B00A38">
        <w:t xml:space="preserve"> some Health Information Exchange (HIE) authority manages the configuration of the Community. This includes specification of an appropriate Certificate Authority, Time Source, Domain Name Service, </w:t>
      </w:r>
      <w:r w:rsidR="00BD5C96" w:rsidRPr="00B00A38">
        <w:t xml:space="preserve">Valueset Management, Provider Directory, </w:t>
      </w:r>
      <w:r w:rsidR="006914C9" w:rsidRPr="00B00A38">
        <w:t xml:space="preserve">Audit Record Repository, Patient </w:t>
      </w:r>
      <w:r w:rsidRPr="00B00A38">
        <w:t xml:space="preserve">Identity </w:t>
      </w:r>
      <w:r w:rsidR="006914C9" w:rsidRPr="00B00A38">
        <w:t xml:space="preserve">Manager, and </w:t>
      </w:r>
      <w:r w:rsidR="00086D24" w:rsidRPr="00B00A38">
        <w:t>Authorization Service</w:t>
      </w:r>
      <w:r w:rsidR="006914C9" w:rsidRPr="00B00A38">
        <w:t xml:space="preserve">. </w:t>
      </w:r>
    </w:p>
    <w:p w14:paraId="0BA80731" w14:textId="175A58A7" w:rsidR="006914C9" w:rsidRPr="00B00A38" w:rsidRDefault="006914C9" w:rsidP="00395932">
      <w:pPr>
        <w:pStyle w:val="BodyText"/>
      </w:pPr>
      <w:r w:rsidRPr="00B00A38">
        <w:t>The HIE authority is responsible for setting</w:t>
      </w:r>
      <w:r w:rsidR="00E84808" w:rsidRPr="00B00A38">
        <w:t xml:space="preserve"> </w:t>
      </w:r>
      <w:r w:rsidRPr="00B00A38">
        <w:t xml:space="preserve">Patient Identity quality criteria including the minimally acceptable Patient </w:t>
      </w:r>
      <w:r w:rsidR="00A62DB8" w:rsidRPr="00B00A38">
        <w:t xml:space="preserve">identity </w:t>
      </w:r>
      <w:r w:rsidRPr="00B00A38">
        <w:t>constraints</w:t>
      </w:r>
      <w:r w:rsidR="00A62DB8" w:rsidRPr="00B00A38">
        <w:t>. This would set the data elements that describe the Patient within the Community and the quality of the identity proofing and identity confirmation necessary by all participants in the Community</w:t>
      </w:r>
      <w:r w:rsidRPr="00B00A38">
        <w:t>.</w:t>
      </w:r>
    </w:p>
    <w:p w14:paraId="13403E2A" w14:textId="410E4D74" w:rsidR="000D0003" w:rsidRPr="00B00A38" w:rsidRDefault="006914C9">
      <w:pPr>
        <w:pStyle w:val="BodyText"/>
      </w:pPr>
      <w:r w:rsidRPr="00B00A38">
        <w:t xml:space="preserve">The HIE authority is responsible for setting Document Sharing Metadata rules, following the metadata rules and using the Metadata Handbook to set specific metadata element requirements including the specification of </w:t>
      </w:r>
      <w:r w:rsidR="00964594" w:rsidRPr="00B00A38">
        <w:t>mandatory ValueSets.</w:t>
      </w:r>
      <w:r w:rsidR="00A62DB8" w:rsidRPr="00B00A38">
        <w:t xml:space="preserve"> </w:t>
      </w:r>
      <w:r w:rsidR="000D0003" w:rsidRPr="00B00A38">
        <w:t>See</w:t>
      </w:r>
      <w:r w:rsidR="00046DB7" w:rsidRPr="00B00A38">
        <w:t xml:space="preserve"> the</w:t>
      </w:r>
      <w:r w:rsidR="000D0003" w:rsidRPr="00B00A38">
        <w:t xml:space="preserve"> </w:t>
      </w:r>
      <w:hyperlink r:id="rId30" w:history="1">
        <w:r w:rsidR="000D0003" w:rsidRPr="00B00A38">
          <w:rPr>
            <w:rStyle w:val="Hyperlink"/>
          </w:rPr>
          <w:t>Document Sharing Metadata Handbook</w:t>
        </w:r>
      </w:hyperlink>
      <w:r w:rsidR="006941EA" w:rsidRPr="00B00A38">
        <w:rPr>
          <w:rStyle w:val="Hyperlink"/>
        </w:rPr>
        <w:t>.</w:t>
      </w:r>
    </w:p>
    <w:p w14:paraId="2A5B0CB1" w14:textId="46CB724B" w:rsidR="009D0CDF" w:rsidRPr="00B00A38" w:rsidRDefault="009D0CDF" w:rsidP="009D0CDF">
      <w:pPr>
        <w:pStyle w:val="Heading4"/>
        <w:numPr>
          <w:ilvl w:val="0"/>
          <w:numId w:val="0"/>
        </w:numPr>
        <w:rPr>
          <w:noProof w:val="0"/>
        </w:rPr>
      </w:pPr>
      <w:bookmarkStart w:id="124" w:name="_Toc345074653"/>
      <w:bookmarkStart w:id="125" w:name="_Toc34294194"/>
      <w:r w:rsidRPr="00B00A38">
        <w:rPr>
          <w:noProof w:val="0"/>
        </w:rPr>
        <w:t xml:space="preserve">X.1.1.1 </w:t>
      </w:r>
      <w:bookmarkEnd w:id="124"/>
      <w:r w:rsidR="00395932" w:rsidRPr="00B00A38">
        <w:rPr>
          <w:noProof w:val="0"/>
        </w:rPr>
        <w:t>Document Registry</w:t>
      </w:r>
      <w:bookmarkEnd w:id="125"/>
    </w:p>
    <w:p w14:paraId="55F3D69D" w14:textId="77777777" w:rsidR="00046DB7" w:rsidRPr="00B00A38" w:rsidRDefault="00BD5C96" w:rsidP="00CC0693">
      <w:pPr>
        <w:pStyle w:val="BodyText"/>
      </w:pPr>
      <w:r w:rsidRPr="00B00A38">
        <w:t xml:space="preserve">The functions of the MHDS Document Registry rely on grouped actors from the other IHE Profiles; see Section X.3. </w:t>
      </w:r>
    </w:p>
    <w:p w14:paraId="636E5E0E" w14:textId="5700D4E2" w:rsidR="00CC0693" w:rsidRPr="00B00A38" w:rsidRDefault="00CC0693" w:rsidP="00CC0693">
      <w:pPr>
        <w:pStyle w:val="BodyText"/>
      </w:pPr>
      <w:r w:rsidRPr="00B00A38">
        <w:lastRenderedPageBreak/>
        <w:t xml:space="preserve">The Document Registry SHALL include a configuration management function to enable configuration of the grouped actors, including Metadata rules, policy, and security. </w:t>
      </w:r>
    </w:p>
    <w:p w14:paraId="5C614185" w14:textId="619FAD0A" w:rsidR="006914C9" w:rsidRPr="00B00A38" w:rsidRDefault="006914C9" w:rsidP="00CC0693">
      <w:pPr>
        <w:pStyle w:val="BodyText"/>
      </w:pPr>
      <w:r w:rsidRPr="00B00A38">
        <w:t xml:space="preserve">The Document Registry SHALL </w:t>
      </w:r>
      <w:r w:rsidR="00BD5C96" w:rsidRPr="00B00A38">
        <w:t>be grouped with</w:t>
      </w:r>
      <w:r w:rsidRPr="00B00A38">
        <w:t xml:space="preserve"> CT – Time Client to keep internal clocks synchronized to the identified Time Source so that records of time are correlated.</w:t>
      </w:r>
    </w:p>
    <w:p w14:paraId="52A19702" w14:textId="58E90ABF" w:rsidR="00BD5C96" w:rsidRPr="00B00A38" w:rsidRDefault="00A62DB8" w:rsidP="00CC0693">
      <w:pPr>
        <w:pStyle w:val="BodyText"/>
      </w:pPr>
      <w:r w:rsidRPr="00B00A38">
        <w:t>The Document Registry SHALL</w:t>
      </w:r>
      <w:r w:rsidR="00BD5C96" w:rsidRPr="00B00A38">
        <w:t xml:space="preserve"> be grouped with an ATNA Secure Node or Secure Application:</w:t>
      </w:r>
    </w:p>
    <w:p w14:paraId="7C6EB903" w14:textId="3043CA9E" w:rsidR="00BD5C96" w:rsidRPr="00B00A38" w:rsidRDefault="00BD5C96" w:rsidP="00BD5C96">
      <w:pPr>
        <w:pStyle w:val="ListBullet2"/>
      </w:pPr>
      <w:r w:rsidRPr="00B00A38">
        <w:t>The Document Registry SHALL obtain a Digital Certificate from the HIE-defined Certificate Authority.</w:t>
      </w:r>
    </w:p>
    <w:p w14:paraId="62F60C5A" w14:textId="1DD742D8" w:rsidR="00BD5C96" w:rsidRPr="00B00A38" w:rsidRDefault="00A62DB8" w:rsidP="00BD5C96">
      <w:pPr>
        <w:pStyle w:val="ListBullet2"/>
      </w:pPr>
      <w:r w:rsidRPr="00B00A38">
        <w:t xml:space="preserve">The Document Registry SHALL support at least the ATNA “STX: TLS 1.2 Floor using BCP195” Option. </w:t>
      </w:r>
    </w:p>
    <w:p w14:paraId="7DEC93D7" w14:textId="77777777" w:rsidR="00BD5C96" w:rsidRPr="00B00A38" w:rsidRDefault="00A62DB8" w:rsidP="00BD5C96">
      <w:pPr>
        <w:pStyle w:val="ListBullet2"/>
      </w:pPr>
      <w:r w:rsidRPr="00B00A38">
        <w:t xml:space="preserve">The Document Registry SHALL allow only authorized access to the protected resources managed by the Document Registry. </w:t>
      </w:r>
    </w:p>
    <w:p w14:paraId="6E3552EC" w14:textId="442FEEE5" w:rsidR="00A62DB8" w:rsidRPr="00B00A38" w:rsidRDefault="00A62DB8" w:rsidP="001636FA">
      <w:pPr>
        <w:pStyle w:val="ListBullet2"/>
      </w:pPr>
      <w:r w:rsidRPr="00B00A38">
        <w:t>The Document Registry SHALL record all security relevant events to ATNA Audit Record Repository</w:t>
      </w:r>
      <w:r w:rsidR="004E2400" w:rsidRPr="00B00A38">
        <w:t xml:space="preserve"> with the “ATX: FHIR Feed” Option</w:t>
      </w:r>
      <w:r w:rsidRPr="00B00A38">
        <w:t>. This SHALL include all IHE</w:t>
      </w:r>
      <w:r w:rsidR="00E84808" w:rsidRPr="00B00A38">
        <w:t>-</w:t>
      </w:r>
      <w:r w:rsidRPr="00B00A38">
        <w:t>defined audit events that are in the control of the Document Registry</w:t>
      </w:r>
      <w:r w:rsidR="00E84808" w:rsidRPr="00B00A38">
        <w:t>, including its grouped actors</w:t>
      </w:r>
      <w:r w:rsidRPr="00B00A38">
        <w:t>.</w:t>
      </w:r>
    </w:p>
    <w:p w14:paraId="0883101C" w14:textId="662C110A" w:rsidR="00CC0693" w:rsidRPr="00B00A38" w:rsidRDefault="00C46378" w:rsidP="00CC0693">
      <w:pPr>
        <w:pStyle w:val="Heading5"/>
        <w:rPr>
          <w:noProof w:val="0"/>
        </w:rPr>
      </w:pPr>
      <w:bookmarkStart w:id="126" w:name="_Toc34294195"/>
      <w:r w:rsidRPr="00B00A38">
        <w:rPr>
          <w:noProof w:val="0"/>
        </w:rPr>
        <w:t xml:space="preserve">X.1.1.1.1 </w:t>
      </w:r>
      <w:r w:rsidR="00CC0693" w:rsidRPr="00B00A38">
        <w:rPr>
          <w:noProof w:val="0"/>
        </w:rPr>
        <w:t>When the grouped MHD Document Recipient – is triggered</w:t>
      </w:r>
      <w:bookmarkEnd w:id="126"/>
    </w:p>
    <w:p w14:paraId="71D1149A" w14:textId="31193584" w:rsidR="00CC0693" w:rsidRPr="00B00A38" w:rsidRDefault="00CC0693" w:rsidP="00CC0693">
      <w:pPr>
        <w:pStyle w:val="BodyText"/>
      </w:pPr>
      <w:r w:rsidRPr="00B00A38">
        <w:t xml:space="preserve">Triggered by: </w:t>
      </w:r>
      <w:r w:rsidR="00CA276F">
        <w:t xml:space="preserve">a </w:t>
      </w:r>
      <w:r w:rsidRPr="00B00A38">
        <w:t>Provide Document Bundle [ITI-65] transaction:</w:t>
      </w:r>
    </w:p>
    <w:p w14:paraId="164F956C" w14:textId="1D1829BB" w:rsidR="0038698A" w:rsidRPr="00B00A38" w:rsidRDefault="00C46378" w:rsidP="001636FA">
      <w:pPr>
        <w:pStyle w:val="BodyText"/>
        <w:keepNext/>
      </w:pPr>
      <w:r w:rsidRPr="00B00A38">
        <w:rPr>
          <w:noProof/>
        </w:rPr>
        <w:drawing>
          <wp:inline distT="0" distB="0" distL="0" distR="0" wp14:anchorId="2735EE29" wp14:editId="47FB11A1">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C3EF0F1" w14:textId="2F26D66E" w:rsidR="0038698A" w:rsidRPr="00B00A38" w:rsidRDefault="0038698A" w:rsidP="00872C1F">
      <w:pPr>
        <w:pStyle w:val="FigureTitle"/>
      </w:pPr>
      <w:r w:rsidRPr="00B00A38">
        <w:t>Figure X.1.1.1</w:t>
      </w:r>
      <w:r w:rsidR="00C46378" w:rsidRPr="00B00A38">
        <w:t>.1</w:t>
      </w:r>
      <w:r w:rsidRPr="00B00A38">
        <w:t>-</w:t>
      </w:r>
      <w:r w:rsidR="00665BD7">
        <w:t>1</w:t>
      </w:r>
      <w:r w:rsidRPr="00B00A38">
        <w:t>: Document Publication Process Flow</w:t>
      </w:r>
    </w:p>
    <w:p w14:paraId="731D3523" w14:textId="7E3C5B6F" w:rsidR="001528A1" w:rsidRPr="00B00A38" w:rsidRDefault="001528A1" w:rsidP="00A15C2E">
      <w:pPr>
        <w:pStyle w:val="ListNumber2"/>
        <w:numPr>
          <w:ilvl w:val="0"/>
          <w:numId w:val="39"/>
        </w:numPr>
      </w:pPr>
      <w:r w:rsidRPr="00B00A38">
        <w:lastRenderedPageBreak/>
        <w:t>The Document Registry SHALL confirm its identity to the requesting system by use of the ATNA Secure Node or Secure Application TLS protocol using a Certificate assigned to the Document Registry.</w:t>
      </w:r>
    </w:p>
    <w:p w14:paraId="6C8CAFBA" w14:textId="16DE2297" w:rsidR="001528A1" w:rsidRPr="00B00A38" w:rsidRDefault="00FE1C7A" w:rsidP="00A15C2E">
      <w:pPr>
        <w:pStyle w:val="ListNumber2"/>
      </w:pPr>
      <w:r w:rsidRPr="00B00A38">
        <w:t xml:space="preserve">When the Authorization Option </w:t>
      </w:r>
      <w:ins w:id="127" w:author="John Moehrke" w:date="2020-05-03T21:09:00Z">
        <w:r w:rsidR="00BB38AD">
          <w:t xml:space="preserve">(Section X.2.1) </w:t>
        </w:r>
      </w:ins>
      <w:r w:rsidRPr="00B00A38">
        <w:t>is implemented and enabled, t</w:t>
      </w:r>
      <w:r w:rsidR="001528A1" w:rsidRPr="00B00A38">
        <w:t xml:space="preserve">he Document Registry SHALL confirm the client identity using the IUA </w:t>
      </w:r>
      <w:r w:rsidR="00C10DDE" w:rsidRPr="00B00A38">
        <w:t>Profile</w:t>
      </w:r>
      <w:r w:rsidR="00E84808" w:rsidRPr="00B00A38">
        <w:t>.</w:t>
      </w:r>
    </w:p>
    <w:p w14:paraId="32DF0FA8" w14:textId="47895FDA" w:rsidR="006914C9" w:rsidRPr="00B00A38" w:rsidRDefault="008F71E2" w:rsidP="00A15C2E">
      <w:pPr>
        <w:pStyle w:val="ListNumber2"/>
      </w:pPr>
      <w:r w:rsidRPr="00B00A38">
        <w:t xml:space="preserve">The Document Registry SHALL validate to the requirements of MHD Document Recipient using the </w:t>
      </w:r>
      <w:r w:rsidR="00BD5C96" w:rsidRPr="00B00A38">
        <w:t xml:space="preserve">MHD </w:t>
      </w:r>
      <w:r w:rsidRPr="00B00A38">
        <w:t xml:space="preserve">Comprehensive Metadata Option. </w:t>
      </w:r>
      <w:r w:rsidR="006914C9" w:rsidRPr="00B00A38">
        <w:t>Additional policy driven requirements, not specified here, may also apply.</w:t>
      </w:r>
    </w:p>
    <w:p w14:paraId="16A5DAC3" w14:textId="26955CA9" w:rsidR="008F71E2" w:rsidRPr="00B00A38" w:rsidRDefault="008F71E2" w:rsidP="00A15C2E">
      <w:pPr>
        <w:pStyle w:val="ListNumber2"/>
      </w:pPr>
      <w:del w:id="128" w:author="John Moehrke" w:date="2020-05-03T21:07:00Z">
        <w:r w:rsidRPr="00B00A38" w:rsidDel="00BB38AD">
          <w:delText>The Document Registry</w:delText>
        </w:r>
        <w:r w:rsidR="00046DB7" w:rsidRPr="00B00A38" w:rsidDel="00BB38AD">
          <w:delText>,</w:delText>
        </w:r>
        <w:r w:rsidRPr="00B00A38" w:rsidDel="00BB38AD">
          <w:delText xml:space="preserve"> w</w:delText>
        </w:r>
      </w:del>
      <w:ins w:id="129" w:author="John Moehrke" w:date="2020-05-03T21:07:00Z">
        <w:r w:rsidR="00BB38AD">
          <w:t>W</w:t>
        </w:r>
      </w:ins>
      <w:r w:rsidRPr="00B00A38">
        <w:t>hen</w:t>
      </w:r>
      <w:ins w:id="130" w:author="John Moehrke" w:date="2020-05-03T21:07:00Z">
        <w:r w:rsidR="00BB38AD">
          <w:t xml:space="preserve"> the</w:t>
        </w:r>
      </w:ins>
      <w:r w:rsidRPr="00B00A38">
        <w:t xml:space="preserve"> UnContained Reference Option is used</w:t>
      </w:r>
      <w:ins w:id="131" w:author="John Moehrke" w:date="2020-05-03T21:08:00Z">
        <w:r w:rsidR="00BB38AD">
          <w:t xml:space="preserve"> in the grouped MHD Document Recipient, the Document Registry</w:t>
        </w:r>
      </w:ins>
      <w:del w:id="132" w:author="John Moehrke" w:date="2020-05-03T21:08:00Z">
        <w:r w:rsidR="00046DB7" w:rsidRPr="00B00A38" w:rsidDel="00BB38AD">
          <w:delText>,</w:delText>
        </w:r>
      </w:del>
      <w:r w:rsidRPr="00B00A38">
        <w:t xml:space="preserve"> SHALL not require that the references are contained, but SHALL validate that the reference is found in the central registries</w:t>
      </w:r>
      <w:r w:rsidR="00046DB7" w:rsidRPr="00B00A38">
        <w:t>.</w:t>
      </w:r>
      <w:r w:rsidRPr="00B00A38">
        <w:t xml:space="preserve"> (See</w:t>
      </w:r>
      <w:r w:rsidR="00046DB7" w:rsidRPr="00B00A38">
        <w:t xml:space="preserve"> Section</w:t>
      </w:r>
      <w:r w:rsidRPr="00B00A38">
        <w:t xml:space="preserve"> X.2.</w:t>
      </w:r>
      <w:r w:rsidR="00E10D98" w:rsidRPr="00B00A38">
        <w:t>4</w:t>
      </w:r>
      <w:r w:rsidRPr="00B00A38">
        <w:t xml:space="preserve"> UnContained Reference Option</w:t>
      </w:r>
      <w:r w:rsidR="00016AA5">
        <w:t>.</w:t>
      </w:r>
      <w:r w:rsidRPr="00B00A38">
        <w:t>)</w:t>
      </w:r>
    </w:p>
    <w:p w14:paraId="5E128962" w14:textId="2498ADA5" w:rsidR="00A62DB8" w:rsidRPr="00B00A38" w:rsidRDefault="00A62DB8" w:rsidP="00A15C2E">
      <w:pPr>
        <w:pStyle w:val="ListNumber2"/>
      </w:pPr>
      <w:r w:rsidRPr="00B00A38">
        <w:t xml:space="preserve">The Document Registry SHALL validate that the subject of the DocumentReference, DocumentManifest, and List </w:t>
      </w:r>
      <w:r w:rsidR="00046DB7" w:rsidRPr="00B00A38">
        <w:t>R</w:t>
      </w:r>
      <w:r w:rsidRPr="00B00A38">
        <w:t xml:space="preserve">esources is the same Patient, and that Patient is a recognized </w:t>
      </w:r>
      <w:r w:rsidR="00711108" w:rsidRPr="00B00A38">
        <w:t xml:space="preserve">and active </w:t>
      </w:r>
      <w:r w:rsidRPr="00B00A38">
        <w:t xml:space="preserve">Patient within the Community. The Patient identity must be recognized </w:t>
      </w:r>
      <w:r w:rsidR="00711108" w:rsidRPr="00B00A38">
        <w:t xml:space="preserve">and active </w:t>
      </w:r>
      <w:r w:rsidRPr="00B00A38">
        <w:t xml:space="preserve">by the </w:t>
      </w:r>
      <w:del w:id="133" w:author="John Moehrke" w:date="2020-05-03T21:07:00Z">
        <w:r w:rsidRPr="00B00A38" w:rsidDel="00B8775E">
          <w:delText xml:space="preserve">approved </w:delText>
        </w:r>
      </w:del>
      <w:r w:rsidR="00177EFB" w:rsidRPr="00B00A38">
        <w:t>PMIR</w:t>
      </w:r>
      <w:r w:rsidRPr="00B00A38">
        <w:t xml:space="preserve"> Patient </w:t>
      </w:r>
      <w:r w:rsidR="00E84808" w:rsidRPr="00B00A38">
        <w:t xml:space="preserve">Identity </w:t>
      </w:r>
      <w:r w:rsidRPr="00B00A38">
        <w:t xml:space="preserve">Manager </w:t>
      </w:r>
      <w:del w:id="134" w:author="John Moehrke" w:date="2020-05-03T21:07:00Z">
        <w:r w:rsidRPr="00B00A38" w:rsidDel="00BB38AD">
          <w:delText>system</w:delText>
        </w:r>
      </w:del>
      <w:ins w:id="135" w:author="John Moehrke" w:date="2020-05-03T21:07:00Z">
        <w:r w:rsidR="00BB38AD">
          <w:t>in the document sharing community</w:t>
        </w:r>
      </w:ins>
      <w:r w:rsidRPr="00B00A38">
        <w:t xml:space="preserve">. This may be accomplished by a query of the </w:t>
      </w:r>
      <w:r w:rsidR="00177EFB" w:rsidRPr="00B00A38">
        <w:t>PMIR</w:t>
      </w:r>
      <w:r w:rsidRPr="00B00A38">
        <w:t xml:space="preserve"> </w:t>
      </w:r>
      <w:r w:rsidR="00BD5C96" w:rsidRPr="00B00A38">
        <w:t>Patient Identity M</w:t>
      </w:r>
      <w:r w:rsidRPr="00B00A38">
        <w:t>anager, by way of a cached internal patient database, or other means.</w:t>
      </w:r>
      <w:r w:rsidR="00711108" w:rsidRPr="00B00A38">
        <w:t xml:space="preserve"> </w:t>
      </w:r>
    </w:p>
    <w:p w14:paraId="6E00591F" w14:textId="04250513" w:rsidR="001528A1" w:rsidRPr="00B00A38" w:rsidRDefault="001528A1" w:rsidP="00A15C2E">
      <w:pPr>
        <w:pStyle w:val="ListNumber2"/>
      </w:pPr>
      <w:r w:rsidRPr="00B00A38">
        <w:t xml:space="preserve">The Document Registry SHALL validate the </w:t>
      </w:r>
      <w:del w:id="136" w:author="John Moehrke" w:date="2020-05-03T21:04:00Z">
        <w:r w:rsidRPr="00B00A38" w:rsidDel="00B8775E">
          <w:delText xml:space="preserve">data </w:delText>
        </w:r>
      </w:del>
      <w:ins w:id="137" w:author="John Moehrke" w:date="2020-05-03T21:04:00Z">
        <w:r w:rsidR="00B8775E">
          <w:t>metadata</w:t>
        </w:r>
      </w:ins>
      <w:ins w:id="138" w:author="John Moehrke" w:date="2020-05-03T21:05:00Z">
        <w:r w:rsidR="00B8775E">
          <w:t xml:space="preserve"> conformance</w:t>
        </w:r>
      </w:ins>
      <w:ins w:id="139" w:author="John Moehrke" w:date="2020-05-03T21:04:00Z">
        <w:r w:rsidR="00B8775E" w:rsidRPr="00B00A38">
          <w:t xml:space="preserve"> </w:t>
        </w:r>
      </w:ins>
      <w:r w:rsidRPr="00B00A38">
        <w:t xml:space="preserve">received according to the appropriate validation rules, and configured ValueSets to assure that the </w:t>
      </w:r>
      <w:r w:rsidR="00E84808" w:rsidRPr="00B00A38">
        <w:t xml:space="preserve">document submission </w:t>
      </w:r>
      <w:r w:rsidRPr="00B00A38">
        <w:t xml:space="preserve">request is valid. If any of the </w:t>
      </w:r>
      <w:del w:id="140" w:author="John Moehrke" w:date="2020-05-03T21:05:00Z">
        <w:r w:rsidRPr="00B00A38" w:rsidDel="00B8775E">
          <w:delText xml:space="preserve">data </w:delText>
        </w:r>
      </w:del>
      <w:ins w:id="141" w:author="John Moehrke" w:date="2020-05-03T21:05:00Z">
        <w:r w:rsidR="00B8775E">
          <w:t>metadata</w:t>
        </w:r>
        <w:r w:rsidR="00B8775E" w:rsidRPr="00B00A38">
          <w:t xml:space="preserve"> </w:t>
        </w:r>
      </w:ins>
      <w:r w:rsidRPr="00B00A38">
        <w:t>are found to be not valid then the transaction shall be rejected.</w:t>
      </w:r>
    </w:p>
    <w:p w14:paraId="07D9D057" w14:textId="08AE4692" w:rsidR="001528A1" w:rsidRPr="00B00A38" w:rsidRDefault="00FE1C7A" w:rsidP="00A15C2E">
      <w:pPr>
        <w:pStyle w:val="ListNumber2"/>
      </w:pPr>
      <w:r w:rsidRPr="00B00A38">
        <w:t xml:space="preserve">When the SVCM Validation Option </w:t>
      </w:r>
      <w:ins w:id="142" w:author="John Moehrke" w:date="2020-05-03T21:09:00Z">
        <w:r w:rsidR="00BB38AD">
          <w:t xml:space="preserve">(Section X.2.3) </w:t>
        </w:r>
      </w:ins>
      <w:r w:rsidRPr="00B00A38">
        <w:t>is implemented and enabled, t</w:t>
      </w:r>
      <w:r w:rsidR="001528A1" w:rsidRPr="00B00A38">
        <w:t xml:space="preserve">he Document Registry SHALL use the grouped </w:t>
      </w:r>
      <w:r w:rsidR="00177EFB" w:rsidRPr="00B00A38">
        <w:t>SVCM</w:t>
      </w:r>
      <w:r w:rsidR="001528A1" w:rsidRPr="00B00A38">
        <w:t xml:space="preserve"> </w:t>
      </w:r>
      <w:r w:rsidR="00046DB7" w:rsidRPr="00B00A38">
        <w:t xml:space="preserve">Terminology </w:t>
      </w:r>
      <w:r w:rsidR="001528A1" w:rsidRPr="00B00A38">
        <w:t xml:space="preserve">Consumer to validate </w:t>
      </w:r>
      <w:del w:id="143" w:author="John Moehrke" w:date="2020-05-03T21:03:00Z">
        <w:r w:rsidR="001528A1" w:rsidRPr="00B00A38" w:rsidDel="00B8775E">
          <w:delText xml:space="preserve">data </w:delText>
        </w:r>
      </w:del>
      <w:r w:rsidRPr="00B00A38">
        <w:t xml:space="preserve">metadata </w:t>
      </w:r>
      <w:r w:rsidR="001528A1" w:rsidRPr="00B00A38">
        <w:t>elements as appropriate to configured policy.</w:t>
      </w:r>
      <w:r w:rsidRPr="00B00A38">
        <w:t xml:space="preserve"> For example</w:t>
      </w:r>
      <w:ins w:id="144" w:author="John Moehrke" w:date="2020-05-03T21:03:00Z">
        <w:r w:rsidR="00B8775E">
          <w:t>,</w:t>
        </w:r>
      </w:ins>
      <w:r w:rsidRPr="00B00A38">
        <w:t xml:space="preserve"> the DocumentReference.type often must be a value within a ValueSet</w:t>
      </w:r>
      <w:r w:rsidR="00046DB7" w:rsidRPr="00B00A38">
        <w:t xml:space="preserve"> agreed to by the Community</w:t>
      </w:r>
      <w:r w:rsidRPr="00B00A38">
        <w:t>.</w:t>
      </w:r>
    </w:p>
    <w:p w14:paraId="3D2C6BEF" w14:textId="62C03795" w:rsidR="003A09FE" w:rsidRPr="00B00A38" w:rsidRDefault="001528A1" w:rsidP="00A15C2E">
      <w:pPr>
        <w:pStyle w:val="ListNumber2"/>
      </w:pPr>
      <w:r w:rsidRPr="00B00A38">
        <w:t>Provided the request is valid, t</w:t>
      </w:r>
      <w:r w:rsidR="00395932" w:rsidRPr="00B00A38">
        <w:t xml:space="preserve">he Document Registry SHALL persist all DocumentManifest, DocumentReference, List, and Binary that are received by way of the </w:t>
      </w:r>
      <w:r w:rsidR="00CC0693" w:rsidRPr="00B00A38">
        <w:t xml:space="preserve">grouped MHD - </w:t>
      </w:r>
      <w:r w:rsidR="00395932" w:rsidRPr="00B00A38">
        <w:t>Document Recipient – Provide Document Bundle [ITI-65] Transaction.</w:t>
      </w:r>
    </w:p>
    <w:p w14:paraId="7125F6DC" w14:textId="4D420936" w:rsidR="00711108" w:rsidRPr="00B00A38" w:rsidRDefault="00711108" w:rsidP="00A15C2E">
      <w:pPr>
        <w:pStyle w:val="ListNumber2"/>
      </w:pPr>
      <w:r w:rsidRPr="00B00A38">
        <w:t xml:space="preserve">Any of the above checks that fail will result in the whole Provide Document Bundle [ITI-65] failing and returning errors as defined in </w:t>
      </w:r>
      <w:r w:rsidR="00046DB7" w:rsidRPr="00B00A38">
        <w:t>[</w:t>
      </w:r>
      <w:r w:rsidRPr="00B00A38">
        <w:t>ITI-65</w:t>
      </w:r>
      <w:r w:rsidR="00046DB7" w:rsidRPr="00B00A38">
        <w:t>].</w:t>
      </w:r>
    </w:p>
    <w:p w14:paraId="032147B1" w14:textId="38460476" w:rsidR="006914C9" w:rsidRPr="00B00A38" w:rsidRDefault="006914C9" w:rsidP="00A15C2E">
      <w:pPr>
        <w:pStyle w:val="ListNumber2"/>
      </w:pPr>
      <w:r w:rsidRPr="00B00A38">
        <w:t xml:space="preserve">The Document Registry SHALL record success and failure events into the ATNA </w:t>
      </w:r>
      <w:r w:rsidR="00E84808" w:rsidRPr="00B00A38">
        <w:t>A</w:t>
      </w:r>
      <w:r w:rsidRPr="00B00A38">
        <w:t xml:space="preserve">udit </w:t>
      </w:r>
      <w:r w:rsidR="00E84808" w:rsidRPr="00B00A38">
        <w:t>R</w:t>
      </w:r>
      <w:r w:rsidRPr="00B00A38">
        <w:t xml:space="preserve">ecord </w:t>
      </w:r>
      <w:r w:rsidR="00E84808" w:rsidRPr="00B00A38">
        <w:t>R</w:t>
      </w:r>
      <w:r w:rsidRPr="00B00A38">
        <w:t>epository.</w:t>
      </w:r>
    </w:p>
    <w:p w14:paraId="2B4FB951" w14:textId="43CDCFF1" w:rsidR="00CC0693" w:rsidRPr="00B00A38" w:rsidRDefault="00C46378" w:rsidP="00A15C2E">
      <w:pPr>
        <w:pStyle w:val="Heading5"/>
        <w:rPr>
          <w:noProof w:val="0"/>
        </w:rPr>
      </w:pPr>
      <w:bookmarkStart w:id="145" w:name="_Toc34294196"/>
      <w:r w:rsidRPr="00B00A38">
        <w:rPr>
          <w:noProof w:val="0"/>
        </w:rPr>
        <w:t xml:space="preserve">X.1.1.1.2 </w:t>
      </w:r>
      <w:r w:rsidR="00CC0693" w:rsidRPr="00B00A38">
        <w:rPr>
          <w:noProof w:val="0"/>
        </w:rPr>
        <w:t>When the grouped MHD Document Responder – is triggered</w:t>
      </w:r>
      <w:bookmarkEnd w:id="145"/>
    </w:p>
    <w:p w14:paraId="031B9950" w14:textId="7FFD0CC1" w:rsidR="00CC0693" w:rsidRPr="00B00A38" w:rsidRDefault="00CC0693" w:rsidP="00A15C2E">
      <w:pPr>
        <w:pStyle w:val="BodyText"/>
      </w:pPr>
      <w:r w:rsidRPr="00B00A38">
        <w:t xml:space="preserve">Triggered by: </w:t>
      </w:r>
      <w:r w:rsidR="00CA276F">
        <w:t xml:space="preserve">any </w:t>
      </w:r>
      <w:r w:rsidRPr="00B00A38">
        <w:t>Find Document Manifests [ITI-66], Find Document References [ITI-67], and Retrieve Document [ITI-68] Transactions.</w:t>
      </w:r>
    </w:p>
    <w:p w14:paraId="669EDA7B" w14:textId="77777777" w:rsidR="00C46378" w:rsidRPr="00B00A38" w:rsidRDefault="00C46378" w:rsidP="001636FA">
      <w:pPr>
        <w:pStyle w:val="BodyText"/>
        <w:keepNext/>
      </w:pPr>
      <w:r w:rsidRPr="00B00A38">
        <w:rPr>
          <w:noProof/>
        </w:rPr>
        <w:lastRenderedPageBreak/>
        <w:drawing>
          <wp:inline distT="0" distB="0" distL="0" distR="0" wp14:anchorId="220D6764" wp14:editId="348C72E2">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D2CEA3" w14:textId="0A5BB7EA" w:rsidR="00C46378" w:rsidRPr="00B00A38" w:rsidRDefault="00C46378" w:rsidP="00872C1F">
      <w:pPr>
        <w:pStyle w:val="FigureTitle"/>
      </w:pPr>
      <w:r w:rsidRPr="00B00A38">
        <w:t>Figure X.1.1.1.2-1: Discovery and Retrieval of Existing Document Process Flow</w:t>
      </w:r>
    </w:p>
    <w:p w14:paraId="26400E2C" w14:textId="33C852A3" w:rsidR="001528A1" w:rsidRPr="00B00A38" w:rsidRDefault="001528A1" w:rsidP="00A15C2E">
      <w:pPr>
        <w:pStyle w:val="ListNumber2"/>
        <w:numPr>
          <w:ilvl w:val="0"/>
          <w:numId w:val="40"/>
        </w:numPr>
      </w:pPr>
      <w:r w:rsidRPr="00B00A38">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00A38" w:rsidRDefault="00CF5680" w:rsidP="00A15C2E">
      <w:pPr>
        <w:pStyle w:val="ListNumber2"/>
      </w:pPr>
      <w:r w:rsidRPr="00B00A38">
        <w:t>When the Authorization Option is implemented and enabled, t</w:t>
      </w:r>
      <w:r w:rsidR="001528A1" w:rsidRPr="00B00A38">
        <w:t xml:space="preserve">he Document Registry SHALL confirm the client identity using the IUA </w:t>
      </w:r>
      <w:r w:rsidR="00C10DDE" w:rsidRPr="00B00A38">
        <w:t>Profile</w:t>
      </w:r>
      <w:r w:rsidR="00E84808" w:rsidRPr="00B00A38">
        <w:t>.</w:t>
      </w:r>
    </w:p>
    <w:p w14:paraId="2E2A0548" w14:textId="1F779366" w:rsidR="006914C9" w:rsidRPr="00B00A38" w:rsidRDefault="006914C9" w:rsidP="00A15C2E">
      <w:pPr>
        <w:pStyle w:val="ListNumber2"/>
      </w:pPr>
      <w:r w:rsidRPr="00B00A38">
        <w:t>Additional policy driven requirements, not specified here, may also apply. Such as enforcement at the Document Registry of Patient</w:t>
      </w:r>
      <w:r w:rsidR="00E84808" w:rsidRPr="00B00A38">
        <w:t>-</w:t>
      </w:r>
      <w:r w:rsidRPr="00B00A38">
        <w:t>specific Consent Directives.</w:t>
      </w:r>
    </w:p>
    <w:p w14:paraId="5029540F" w14:textId="472292CD" w:rsidR="00A62DB8" w:rsidRPr="00B00A38" w:rsidRDefault="00A62DB8" w:rsidP="00A15C2E">
      <w:pPr>
        <w:pStyle w:val="ListNumber2"/>
      </w:pPr>
      <w:r w:rsidRPr="00B00A38">
        <w:t xml:space="preserve">The Document Registry SHALL validate that the subject of the find </w:t>
      </w:r>
      <w:r w:rsidR="000B78C0" w:rsidRPr="00B00A38">
        <w:t xml:space="preserve">or retrieve </w:t>
      </w:r>
      <w:r w:rsidRPr="00B00A38">
        <w:t xml:space="preserve">request is a Patient that is a recognized Patient within the Community. The Patient identity must be recognized by the approved </w:t>
      </w:r>
      <w:r w:rsidR="00177EFB" w:rsidRPr="00B00A38">
        <w:t>PMIR</w:t>
      </w:r>
      <w:r w:rsidRPr="00B00A38">
        <w:t xml:space="preserve"> Patient </w:t>
      </w:r>
      <w:r w:rsidR="000B78C0" w:rsidRPr="00B00A38">
        <w:t xml:space="preserve">Identity </w:t>
      </w:r>
      <w:r w:rsidRPr="00B00A38">
        <w:t xml:space="preserve">Manager system. This may be accomplished by a query of the </w:t>
      </w:r>
      <w:r w:rsidR="00177EFB" w:rsidRPr="00B00A38">
        <w:t>PMIR</w:t>
      </w:r>
      <w:r w:rsidRPr="00B00A38">
        <w:t xml:space="preserve"> manager, by way of a cached internal patient database, or other means.</w:t>
      </w:r>
    </w:p>
    <w:p w14:paraId="6E2083DC" w14:textId="3464BB6B" w:rsidR="00395932" w:rsidRPr="00B00A38" w:rsidRDefault="00395932" w:rsidP="00A15C2E">
      <w:pPr>
        <w:pStyle w:val="ListNumber2"/>
      </w:pPr>
      <w:r w:rsidRPr="00B00A38">
        <w:t>The Document Registry SHALL</w:t>
      </w:r>
      <w:r w:rsidR="00CC0693" w:rsidRPr="00B00A38">
        <w:t xml:space="preserve"> provide the persisted resources to the grouped MHD Document Responder in support of the Document Responder duties to return results.</w:t>
      </w:r>
    </w:p>
    <w:p w14:paraId="4D227D19" w14:textId="047E6895" w:rsidR="00A62DB8" w:rsidRPr="00B00A38" w:rsidRDefault="00A62DB8" w:rsidP="00A15C2E">
      <w:pPr>
        <w:pStyle w:val="ListNumber2"/>
      </w:pPr>
      <w:r w:rsidRPr="00B00A38">
        <w:t xml:space="preserve">The Document Registry, if the </w:t>
      </w:r>
      <w:r w:rsidR="00CD7E61" w:rsidRPr="00B00A38">
        <w:t>A</w:t>
      </w:r>
      <w:r w:rsidRPr="00B00A38">
        <w:t xml:space="preserve">uthorization </w:t>
      </w:r>
      <w:r w:rsidR="00CD7F26" w:rsidRPr="00B00A38">
        <w:t>Option</w:t>
      </w:r>
      <w:r w:rsidRPr="00B00A38">
        <w:t xml:space="preserve"> is used, SHALL confirm that only authorized results are returned.</w:t>
      </w:r>
    </w:p>
    <w:p w14:paraId="1776CC9E" w14:textId="0656DB2A" w:rsidR="001528A1" w:rsidRPr="00B00A38" w:rsidRDefault="001528A1" w:rsidP="00A15C2E">
      <w:pPr>
        <w:pStyle w:val="ListNumber2"/>
      </w:pPr>
      <w:r w:rsidRPr="00B00A38">
        <w:t>The Document Registry SHALL record a success or failure event into the ATNA audit record repository.</w:t>
      </w:r>
    </w:p>
    <w:p w14:paraId="413FEDB9" w14:textId="7AE247E1" w:rsidR="00CC0693" w:rsidRPr="00B00A38" w:rsidRDefault="00C46378" w:rsidP="00A15C2E">
      <w:pPr>
        <w:pStyle w:val="Heading5"/>
        <w:rPr>
          <w:noProof w:val="0"/>
        </w:rPr>
      </w:pPr>
      <w:bookmarkStart w:id="146" w:name="_Toc34294197"/>
      <w:r w:rsidRPr="00B00A38">
        <w:rPr>
          <w:noProof w:val="0"/>
        </w:rPr>
        <w:lastRenderedPageBreak/>
        <w:t xml:space="preserve">X.1.1.1.3 </w:t>
      </w:r>
      <w:r w:rsidR="00CC0693" w:rsidRPr="00B00A38">
        <w:rPr>
          <w:noProof w:val="0"/>
        </w:rPr>
        <w:t xml:space="preserve">When the grouped </w:t>
      </w:r>
      <w:r w:rsidR="00177EFB" w:rsidRPr="00B00A38">
        <w:rPr>
          <w:noProof w:val="0"/>
        </w:rPr>
        <w:t>PMIR</w:t>
      </w:r>
      <w:r w:rsidR="00CC0693" w:rsidRPr="00B00A38">
        <w:rPr>
          <w:noProof w:val="0"/>
        </w:rPr>
        <w:t xml:space="preserve"> Patient Identity Consumer – is triggered</w:t>
      </w:r>
      <w:bookmarkEnd w:id="146"/>
    </w:p>
    <w:p w14:paraId="6E6EBA2C" w14:textId="29DF3D4E" w:rsidR="00CC0693" w:rsidRPr="00B00A38" w:rsidRDefault="00CC0693" w:rsidP="00A15C2E">
      <w:pPr>
        <w:pStyle w:val="BodyText"/>
      </w:pPr>
      <w:r w:rsidRPr="00B00A38">
        <w:t>Triggered by</w:t>
      </w:r>
      <w:r w:rsidR="001528A1" w:rsidRPr="00B00A38">
        <w:t>:</w:t>
      </w:r>
      <w:r w:rsidRPr="00B00A38">
        <w:t xml:space="preserve"> </w:t>
      </w:r>
      <w:r w:rsidR="00CA276F">
        <w:t xml:space="preserve">a </w:t>
      </w:r>
      <w:r w:rsidR="001528A1" w:rsidRPr="00B00A38">
        <w:t>Mobile Patient Identity Feed [ITI-</w:t>
      </w:r>
      <w:r w:rsidR="00886DA8" w:rsidRPr="00B00A38">
        <w:t>93</w:t>
      </w:r>
      <w:r w:rsidR="001528A1" w:rsidRPr="00B00A38">
        <w:t>] transaction with a Merge:</w:t>
      </w:r>
    </w:p>
    <w:p w14:paraId="4E66A169" w14:textId="098ED732" w:rsidR="00284775" w:rsidRPr="00B00A38" w:rsidRDefault="00C46378" w:rsidP="001636FA">
      <w:pPr>
        <w:pStyle w:val="BodyText"/>
        <w:keepNext/>
      </w:pPr>
      <w:r w:rsidRPr="00B00A38">
        <w:rPr>
          <w:noProof/>
        </w:rPr>
        <w:drawing>
          <wp:inline distT="0" distB="0" distL="0" distR="0" wp14:anchorId="4A650400" wp14:editId="3D79CED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3493F8C" w14:textId="4588538B" w:rsidR="00284775" w:rsidRPr="00B00A38" w:rsidRDefault="00284775" w:rsidP="00872C1F">
      <w:pPr>
        <w:pStyle w:val="FigureTitle"/>
      </w:pPr>
      <w:r w:rsidRPr="00B00A38">
        <w:t>Figure X.1.1.1</w:t>
      </w:r>
      <w:r w:rsidR="00665BD7">
        <w:t>.3-1:</w:t>
      </w:r>
      <w:r w:rsidRPr="00B00A38">
        <w:t xml:space="preserve"> Patient Merge Process Flow</w:t>
      </w:r>
    </w:p>
    <w:p w14:paraId="3ABD290D" w14:textId="3D1AAE88" w:rsidR="00D830AE" w:rsidRPr="00B00A38" w:rsidRDefault="00CC0693" w:rsidP="00A15C2E">
      <w:pPr>
        <w:pStyle w:val="BodyText"/>
      </w:pPr>
      <w:r w:rsidRPr="00B00A38">
        <w:t xml:space="preserve">The Document Registry SHALL </w:t>
      </w:r>
      <w:r w:rsidR="001528A1" w:rsidRPr="00B00A38">
        <w:t xml:space="preserve">search for any resources with the deprecated </w:t>
      </w:r>
      <w:r w:rsidR="001528A1" w:rsidRPr="00B00A38">
        <w:rPr>
          <w:rStyle w:val="XMLname"/>
        </w:rPr>
        <w:t>_id</w:t>
      </w:r>
      <w:r w:rsidR="001528A1" w:rsidRPr="00B00A38">
        <w:t xml:space="preserve"> value in the </w:t>
      </w:r>
      <w:r w:rsidRPr="00B00A38">
        <w:rPr>
          <w:rStyle w:val="XMLname"/>
        </w:rPr>
        <w:t>DocumentManifest.subject</w:t>
      </w:r>
      <w:r w:rsidRPr="00B00A38">
        <w:t xml:space="preserve">, </w:t>
      </w:r>
      <w:r w:rsidRPr="00B00A38">
        <w:rPr>
          <w:rStyle w:val="XMLname"/>
        </w:rPr>
        <w:t>DocumentReference.subject</w:t>
      </w:r>
      <w:r w:rsidRPr="00B00A38">
        <w:t xml:space="preserve">, and </w:t>
      </w:r>
      <w:r w:rsidRPr="00B00A38">
        <w:rPr>
          <w:rStyle w:val="XMLname"/>
        </w:rPr>
        <w:t>List.subject</w:t>
      </w:r>
      <w:r w:rsidRPr="00B00A38">
        <w:t xml:space="preserve">; </w:t>
      </w:r>
      <w:r w:rsidR="001528A1" w:rsidRPr="00B00A38">
        <w:t xml:space="preserve">and </w:t>
      </w:r>
      <w:r w:rsidRPr="00B00A38">
        <w:t>replac</w:t>
      </w:r>
      <w:r w:rsidR="001528A1" w:rsidRPr="00B00A38">
        <w:t xml:space="preserve">e </w:t>
      </w:r>
      <w:r w:rsidRPr="00B00A38">
        <w:t xml:space="preserve">subject value of with the surviving </w:t>
      </w:r>
      <w:r w:rsidRPr="00B00A38">
        <w:rPr>
          <w:rStyle w:val="XMLname"/>
        </w:rPr>
        <w:t>id</w:t>
      </w:r>
      <w:r w:rsidRPr="00B00A38">
        <w:t>.</w:t>
      </w:r>
      <w:r w:rsidR="00D830AE" w:rsidRPr="00B00A38">
        <w:t xml:space="preserve"> The Document Registry SHALL record a single audit event indicating the Merge action, with a </w:t>
      </w:r>
      <w:r w:rsidR="00D830AE" w:rsidRPr="00B00A38">
        <w:rPr>
          <w:rStyle w:val="XMLname"/>
        </w:rPr>
        <w:t>.entity</w:t>
      </w:r>
      <w:r w:rsidR="00D830AE" w:rsidRPr="00B00A38">
        <w:t xml:space="preserve"> element for each of the updated Document Registry Resources updated</w:t>
      </w:r>
      <w:r w:rsidR="00811A17" w:rsidRPr="00B00A38">
        <w:t>.</w:t>
      </w:r>
      <w:r w:rsidR="00D830AE" w:rsidRPr="00B00A38">
        <w:t xml:space="preserve"> The Document Registry SHOULD </w:t>
      </w:r>
      <w:ins w:id="147" w:author="John Moehrke" w:date="2020-05-03T21:02:00Z">
        <w:r w:rsidR="00B8775E">
          <w:t xml:space="preserve">create within the Document Registry </w:t>
        </w:r>
      </w:ins>
      <w:del w:id="148" w:author="John Moehrke" w:date="2020-05-03T21:02:00Z">
        <w:r w:rsidR="00D830AE" w:rsidRPr="00B00A38" w:rsidDel="00B8775E">
          <w:delText xml:space="preserve">record </w:delText>
        </w:r>
      </w:del>
      <w:r w:rsidR="00D830AE" w:rsidRPr="00B00A38">
        <w:t xml:space="preserve">a single Provenance </w:t>
      </w:r>
      <w:del w:id="149" w:author="John Moehrke" w:date="2020-05-03T21:02:00Z">
        <w:r w:rsidR="00D830AE" w:rsidRPr="00B00A38" w:rsidDel="00B8775E">
          <w:delText xml:space="preserve">record </w:delText>
        </w:r>
      </w:del>
      <w:ins w:id="150" w:author="John Moehrke" w:date="2020-05-03T21:02:00Z">
        <w:r w:rsidR="00B8775E">
          <w:t xml:space="preserve">Resource </w:t>
        </w:r>
      </w:ins>
      <w:r w:rsidR="00D830AE" w:rsidRPr="00B00A38">
        <w:t xml:space="preserve">indicating the Merge action, with the </w:t>
      </w:r>
      <w:r w:rsidR="00D830AE" w:rsidRPr="00B00A38">
        <w:rPr>
          <w:rStyle w:val="XMLname"/>
        </w:rPr>
        <w:t>.target</w:t>
      </w:r>
      <w:r w:rsidR="00D830AE" w:rsidRPr="00B00A38">
        <w:t xml:space="preserve"> element pointing at all</w:t>
      </w:r>
      <w:r w:rsidR="00140C4E" w:rsidRPr="00B00A38">
        <w:t xml:space="preserve"> of the resources</w:t>
      </w:r>
      <w:r w:rsidR="00D830AE" w:rsidRPr="00B00A38">
        <w:t xml:space="preserve"> updated </w:t>
      </w:r>
      <w:r w:rsidR="00140C4E" w:rsidRPr="00B00A38">
        <w:t xml:space="preserve">by the </w:t>
      </w:r>
      <w:r w:rsidR="00D830AE" w:rsidRPr="00B00A38">
        <w:t>Document Registry.</w:t>
      </w:r>
    </w:p>
    <w:p w14:paraId="7059AAF2" w14:textId="7B505525" w:rsidR="00CC0693" w:rsidRPr="00B00A38" w:rsidRDefault="001528A1" w:rsidP="00A15C2E">
      <w:pPr>
        <w:pStyle w:val="BodyText"/>
      </w:pPr>
      <w:r w:rsidRPr="00B00A38">
        <w:t>No behavior is expected of</w:t>
      </w:r>
      <w:r w:rsidR="000B78C0" w:rsidRPr="00B00A38">
        <w:t xml:space="preserve"> the Document Registry on receipt of a feed containing</w:t>
      </w:r>
      <w:r w:rsidRPr="00B00A38">
        <w:t xml:space="preserve"> create</w:t>
      </w:r>
      <w:r w:rsidR="00D830AE" w:rsidRPr="00B00A38">
        <w:t>, delete,</w:t>
      </w:r>
      <w:r w:rsidRPr="00B00A38">
        <w:t xml:space="preserve"> or update, although the Document Registry </w:t>
      </w:r>
      <w:r w:rsidR="00086D24" w:rsidRPr="00B00A38">
        <w:t>may</w:t>
      </w:r>
      <w:r w:rsidRPr="00B00A38">
        <w:t xml:space="preserve"> consume and persist</w:t>
      </w:r>
      <w:r w:rsidR="000B78C0" w:rsidRPr="00B00A38">
        <w:t xml:space="preserve"> these</w:t>
      </w:r>
      <w:r w:rsidRPr="00B00A38">
        <w:t xml:space="preserve"> </w:t>
      </w:r>
      <w:r w:rsidR="00086D24" w:rsidRPr="00B00A38">
        <w:t>to support the Document Registry requirements to validate Patient references as a recognized Patient within the Community</w:t>
      </w:r>
      <w:r w:rsidR="00A62DB8" w:rsidRPr="00B00A38">
        <w:t xml:space="preserve">. </w:t>
      </w:r>
    </w:p>
    <w:p w14:paraId="689C2D3D" w14:textId="6E85065F" w:rsidR="00AB5947" w:rsidRPr="00B00A38" w:rsidRDefault="00AB5947" w:rsidP="001636FA">
      <w:pPr>
        <w:pStyle w:val="Heading4"/>
        <w:rPr>
          <w:noProof w:val="0"/>
        </w:rPr>
      </w:pPr>
      <w:bookmarkStart w:id="151" w:name="_Toc34294198"/>
      <w:r w:rsidRPr="00B00A38">
        <w:rPr>
          <w:noProof w:val="0"/>
        </w:rPr>
        <w:t>X.1.1.2 Storage of Binary</w:t>
      </w:r>
      <w:bookmarkEnd w:id="151"/>
    </w:p>
    <w:p w14:paraId="0F837568" w14:textId="71EBA8B4" w:rsidR="00292CE7" w:rsidRDefault="00292CE7" w:rsidP="00292CE7">
      <w:pPr>
        <w:pStyle w:val="BodyText"/>
        <w:rPr>
          <w:ins w:id="152" w:author="John Moehrke" w:date="2020-05-03T20:53:00Z"/>
        </w:rPr>
        <w:pPrChange w:id="153" w:author="John Moehrke" w:date="2020-05-03T20:54:00Z">
          <w:pPr>
            <w:pStyle w:val="BodyText"/>
            <w:numPr>
              <w:numId w:val="65"/>
            </w:numPr>
            <w:ind w:left="720" w:hanging="360"/>
          </w:pPr>
        </w:pPrChange>
      </w:pPr>
      <w:ins w:id="154" w:author="John Moehrke" w:date="2020-05-03T20:52:00Z">
        <w:r>
          <w:t xml:space="preserve">There are two </w:t>
        </w:r>
      </w:ins>
      <w:ins w:id="155" w:author="John Moehrke" w:date="2020-05-03T20:54:00Z">
        <w:r>
          <w:t>alternatives</w:t>
        </w:r>
      </w:ins>
      <w:ins w:id="156" w:author="John Moehrke" w:date="2020-05-03T20:52:00Z">
        <w:r>
          <w:t xml:space="preserve"> for storing the Binary Resource for docum</w:t>
        </w:r>
      </w:ins>
      <w:ins w:id="157" w:author="John Moehrke" w:date="2020-05-03T20:53:00Z">
        <w:r>
          <w:t>ents stored in the community:</w:t>
        </w:r>
      </w:ins>
      <w:ins w:id="158" w:author="John Moehrke" w:date="2020-05-03T20:54:00Z">
        <w:r>
          <w:t xml:space="preserve"> (1) </w:t>
        </w:r>
      </w:ins>
      <w:ins w:id="159" w:author="John Moehrke" w:date="2020-05-03T20:53:00Z">
        <w:r>
          <w:t>The Document Source includes the Binary Resource in the [ITI-65] transaction, and the Document Registry is required to store it.</w:t>
        </w:r>
      </w:ins>
      <w:ins w:id="160" w:author="John Moehrke" w:date="2020-05-03T20:55:00Z">
        <w:r>
          <w:t xml:space="preserve"> (2) The Community allows the Binary to be stored elsewhere in the Community.</w:t>
        </w:r>
      </w:ins>
    </w:p>
    <w:p w14:paraId="037010F7" w14:textId="74EC5E00" w:rsidR="00AB5947" w:rsidRPr="00B00A38" w:rsidDel="00292CE7" w:rsidRDefault="00AB5947" w:rsidP="00B8775E">
      <w:pPr>
        <w:pStyle w:val="BodyText"/>
        <w:rPr>
          <w:del w:id="161" w:author="John Moehrke" w:date="2020-05-03T20:54:00Z"/>
        </w:rPr>
      </w:pPr>
      <w:del w:id="162" w:author="John Moehrke" w:date="2020-05-03T20:54:00Z">
        <w:r w:rsidRPr="00B00A38" w:rsidDel="00292CE7">
          <w:lastRenderedPageBreak/>
          <w:delText xml:space="preserve">The Document </w:delText>
        </w:r>
        <w:r w:rsidR="0026589B" w:rsidRPr="00B00A38" w:rsidDel="00292CE7">
          <w:delText>Registry</w:delText>
        </w:r>
        <w:r w:rsidRPr="00B00A38" w:rsidDel="00292CE7">
          <w:delText xml:space="preserve"> is required to store Binary resources that are provided to it in</w:delText>
        </w:r>
        <w:r w:rsidR="00046DB7" w:rsidRPr="00B00A38" w:rsidDel="00292CE7">
          <w:delText xml:space="preserve"> an</w:delText>
        </w:r>
        <w:r w:rsidRPr="00B00A38" w:rsidDel="00292CE7">
          <w:delText xml:space="preserve"> </w:delText>
        </w:r>
        <w:r w:rsidR="00046DB7" w:rsidRPr="00B00A38" w:rsidDel="00292CE7">
          <w:delText>[</w:delText>
        </w:r>
        <w:r w:rsidRPr="00B00A38" w:rsidDel="00292CE7">
          <w:delText>ITI-65</w:delText>
        </w:r>
        <w:r w:rsidR="00046DB7" w:rsidRPr="00B00A38" w:rsidDel="00292CE7">
          <w:delText>]</w:delText>
        </w:r>
        <w:r w:rsidRPr="00B00A38" w:rsidDel="00292CE7">
          <w:delText xml:space="preserve"> </w:delText>
        </w:r>
        <w:r w:rsidR="00101925" w:rsidRPr="00B00A38" w:rsidDel="00292CE7">
          <w:delText>t</w:delText>
        </w:r>
        <w:r w:rsidRPr="00B00A38" w:rsidDel="00292CE7">
          <w:delText xml:space="preserve">ransaction. </w:delText>
        </w:r>
      </w:del>
    </w:p>
    <w:p w14:paraId="02743034" w14:textId="7A2E69B4" w:rsidR="00AB5947" w:rsidRPr="00B00A38" w:rsidRDefault="00101925" w:rsidP="00AB5947">
      <w:pPr>
        <w:pStyle w:val="BodyText"/>
      </w:pPr>
      <w:r w:rsidRPr="00B00A38">
        <w:t>T</w:t>
      </w:r>
      <w:r w:rsidR="00C072F3" w:rsidRPr="00B00A38">
        <w:t xml:space="preserve">he </w:t>
      </w:r>
      <w:ins w:id="163" w:author="John Moehrke" w:date="2020-05-03T20:56:00Z">
        <w:r w:rsidR="00292CE7">
          <w:t xml:space="preserve">second alternative requires that the </w:t>
        </w:r>
      </w:ins>
      <w:r w:rsidR="00C072F3" w:rsidRPr="00B00A38">
        <w:t xml:space="preserve">Community has the alternative to store the Binary </w:t>
      </w:r>
      <w:r w:rsidRPr="00B00A38">
        <w:t xml:space="preserve">in a system </w:t>
      </w:r>
      <w:r w:rsidR="00C072F3" w:rsidRPr="00B00A38">
        <w:t>in the Community</w:t>
      </w:r>
      <w:r w:rsidRPr="00B00A38">
        <w:t xml:space="preserve"> other than the Document Registry</w:t>
      </w:r>
      <w:ins w:id="164" w:author="John Moehrke" w:date="2020-05-03T20:56:00Z">
        <w:r w:rsidR="00B8775E">
          <w:t xml:space="preserve">. This might be </w:t>
        </w:r>
      </w:ins>
      <w:ins w:id="165" w:author="John Moehrke" w:date="2020-05-03T20:57:00Z">
        <w:r w:rsidR="00B8775E">
          <w:t xml:space="preserve">other centeralized infrastructure, distributed infrastructure, or within the system implementing the Document Source. </w:t>
        </w:r>
      </w:ins>
      <w:ins w:id="166" w:author="John Moehrke" w:date="2020-05-03T20:58:00Z">
        <w:r w:rsidR="00B8775E">
          <w:t xml:space="preserve">The [ITI-65] transaction does not include the Binary, and the </w:t>
        </w:r>
      </w:ins>
      <w:del w:id="167" w:author="John Moehrke" w:date="2020-05-03T20:58:00Z">
        <w:r w:rsidR="00AB5947" w:rsidRPr="00B00A38" w:rsidDel="00B8775E">
          <w:delText xml:space="preserve">, and thus </w:delText>
        </w:r>
      </w:del>
      <w:del w:id="168" w:author="John Moehrke" w:date="2020-05-03T20:59:00Z">
        <w:r w:rsidR="00AB5947" w:rsidRPr="00B00A38" w:rsidDel="00B8775E">
          <w:delText xml:space="preserve">provide persistent URL in the </w:delText>
        </w:r>
      </w:del>
      <w:r w:rsidR="00AB5947" w:rsidRPr="00B00A38">
        <w:rPr>
          <w:rStyle w:val="XMLname"/>
        </w:rPr>
        <w:t>DocumentReference.content.attachment.url</w:t>
      </w:r>
      <w:r w:rsidR="00B00A38">
        <w:t>.</w:t>
      </w:r>
      <w:ins w:id="169" w:author="John Moehrke" w:date="2020-05-03T20:59:00Z">
        <w:r w:rsidR="00B8775E">
          <w:t xml:space="preserve"> value is a persistent URL to the Binary content. </w:t>
        </w:r>
      </w:ins>
      <w:r w:rsidR="00B00A38">
        <w:t xml:space="preserve"> </w:t>
      </w:r>
      <w:del w:id="170" w:author="John Moehrke" w:date="2020-05-03T20:59:00Z">
        <w:r w:rsidRPr="00B00A38" w:rsidDel="00B8775E">
          <w:delText>In this scenario</w:delText>
        </w:r>
        <w:r w:rsidR="00AB5947" w:rsidRPr="00B00A38" w:rsidDel="00B8775E">
          <w:delText xml:space="preserve"> the </w:delText>
        </w:r>
        <w:r w:rsidRPr="00B00A38" w:rsidDel="00B8775E">
          <w:delText>[</w:delText>
        </w:r>
        <w:r w:rsidR="00AB5947" w:rsidRPr="00B00A38" w:rsidDel="00B8775E">
          <w:delText>ITI-65</w:delText>
        </w:r>
        <w:r w:rsidRPr="00B00A38" w:rsidDel="00B8775E">
          <w:delText>]</w:delText>
        </w:r>
        <w:r w:rsidR="00AB5947" w:rsidRPr="00B00A38" w:rsidDel="00B8775E">
          <w:delText xml:space="preserve"> </w:delText>
        </w:r>
        <w:r w:rsidRPr="00B00A38" w:rsidDel="00B8775E">
          <w:delText>t</w:delText>
        </w:r>
        <w:r w:rsidR="00AB5947" w:rsidRPr="00B00A38" w:rsidDel="00B8775E">
          <w:delText xml:space="preserve">ransaction does not include the Binary </w:delText>
        </w:r>
        <w:r w:rsidRPr="00B00A38" w:rsidDel="00B8775E">
          <w:delText>R</w:delText>
        </w:r>
        <w:r w:rsidR="00AB5947" w:rsidRPr="00B00A38" w:rsidDel="00B8775E">
          <w:delText xml:space="preserve">esource. </w:delText>
        </w:r>
      </w:del>
      <w:r w:rsidR="00AB5947" w:rsidRPr="00B00A38">
        <w:t xml:space="preserve">When this is used by the </w:t>
      </w:r>
      <w:r w:rsidRPr="00B00A38">
        <w:t>Community</w:t>
      </w:r>
      <w:ins w:id="171" w:author="John Moehrke" w:date="2020-05-03T21:00:00Z">
        <w:r w:rsidR="00B8775E">
          <w:t>, the service</w:t>
        </w:r>
      </w:ins>
      <w:del w:id="172" w:author="John Moehrke" w:date="2020-05-03T21:00:00Z">
        <w:r w:rsidRPr="00B00A38" w:rsidDel="00B8775E">
          <w:delText xml:space="preserve"> member</w:delText>
        </w:r>
      </w:del>
      <w:r w:rsidRPr="00B00A38">
        <w:t xml:space="preserve"> </w:t>
      </w:r>
      <w:r w:rsidR="00AB5947" w:rsidRPr="00B00A38">
        <w:t xml:space="preserve">hosting the </w:t>
      </w:r>
      <w:del w:id="173" w:author="John Moehrke" w:date="2020-05-03T21:00:00Z">
        <w:r w:rsidR="00AB5947" w:rsidRPr="00B00A38" w:rsidDel="00B8775E">
          <w:delText>Document Source</w:delText>
        </w:r>
      </w:del>
      <w:ins w:id="174" w:author="John Moehrke" w:date="2020-05-03T21:00:00Z">
        <w:r w:rsidR="00B8775E">
          <w:t>Binary</w:t>
        </w:r>
      </w:ins>
      <w:del w:id="175" w:author="John Moehrke" w:date="2020-05-03T21:00:00Z">
        <w:r w:rsidR="00C072F3" w:rsidRPr="00B00A38" w:rsidDel="00B8775E">
          <w:delText>, th</w:delText>
        </w:r>
        <w:r w:rsidRPr="00B00A38" w:rsidDel="00B8775E">
          <w:delText>at Community member</w:delText>
        </w:r>
      </w:del>
      <w:r w:rsidRPr="00B00A38">
        <w:t xml:space="preserve"> </w:t>
      </w:r>
      <w:r w:rsidR="00AB5947" w:rsidRPr="00B00A38">
        <w:t>shall:</w:t>
      </w:r>
    </w:p>
    <w:p w14:paraId="43DC7E79" w14:textId="0BBDD14C" w:rsidR="00AB5947" w:rsidRPr="00B00A38" w:rsidRDefault="00AB5947" w:rsidP="001636FA">
      <w:pPr>
        <w:pStyle w:val="ListBullet2"/>
      </w:pPr>
      <w:r w:rsidRPr="00B00A38">
        <w:t xml:space="preserve">persist the Binary for the lifecycle expected of the </w:t>
      </w:r>
      <w:r w:rsidR="00101925" w:rsidRPr="00B00A38">
        <w:t>C</w:t>
      </w:r>
      <w:r w:rsidRPr="00B00A38">
        <w:t xml:space="preserve">ommunity, </w:t>
      </w:r>
    </w:p>
    <w:p w14:paraId="1229D2A3" w14:textId="38D1B5C4" w:rsidR="00AB5947" w:rsidRPr="00B00A38" w:rsidRDefault="00AB5947" w:rsidP="001636FA">
      <w:pPr>
        <w:pStyle w:val="ListBullet2"/>
      </w:pPr>
      <w:r w:rsidRPr="00B00A38">
        <w:t>provide access to the community members,</w:t>
      </w:r>
    </w:p>
    <w:p w14:paraId="0612C9AA" w14:textId="004C73FC" w:rsidR="00AB5947" w:rsidRPr="00B00A38" w:rsidRDefault="00AB5947" w:rsidP="001636FA">
      <w:pPr>
        <w:pStyle w:val="ListBullet2"/>
      </w:pPr>
      <w:r w:rsidRPr="00B00A38">
        <w:t>use the security model agreed to by the community members</w:t>
      </w:r>
    </w:p>
    <w:p w14:paraId="2403E5AB" w14:textId="643D45CE" w:rsidR="00A62DB8" w:rsidRPr="00B00A38" w:rsidRDefault="00CF283F" w:rsidP="00B51436">
      <w:pPr>
        <w:pStyle w:val="Heading2"/>
        <w:numPr>
          <w:ilvl w:val="0"/>
          <w:numId w:val="0"/>
        </w:numPr>
        <w:rPr>
          <w:noProof w:val="0"/>
        </w:rPr>
      </w:pPr>
      <w:bookmarkStart w:id="176" w:name="_Toc345074655"/>
      <w:bookmarkStart w:id="177" w:name="_Toc34294199"/>
      <w:r w:rsidRPr="00B00A38">
        <w:rPr>
          <w:noProof w:val="0"/>
        </w:rPr>
        <w:t xml:space="preserve">X.2 </w:t>
      </w:r>
      <w:r w:rsidR="00177EFB" w:rsidRPr="00B00A38">
        <w:rPr>
          <w:noProof w:val="0"/>
        </w:rPr>
        <w:t>MHDS</w:t>
      </w:r>
      <w:r w:rsidR="00104BE6" w:rsidRPr="00B00A38">
        <w:rPr>
          <w:noProof w:val="0"/>
        </w:rPr>
        <w:t xml:space="preserve"> Actor</w:t>
      </w:r>
      <w:r w:rsidRPr="00B00A38">
        <w:rPr>
          <w:noProof w:val="0"/>
        </w:rPr>
        <w:t xml:space="preserve"> Options</w:t>
      </w:r>
      <w:bookmarkEnd w:id="176"/>
      <w:bookmarkEnd w:id="177"/>
    </w:p>
    <w:p w14:paraId="5CE8990D" w14:textId="2DE03F0D" w:rsidR="007F5664" w:rsidRPr="00B00A38" w:rsidRDefault="00CF283F" w:rsidP="008E0275">
      <w:pPr>
        <w:pStyle w:val="BodyText"/>
      </w:pPr>
      <w:r w:rsidRPr="00292CE7">
        <w:rPr>
          <w:rPrChange w:id="178" w:author="John Moehrke" w:date="2020-05-03T20:49:00Z">
            <w:rPr>
              <w:b/>
            </w:rPr>
          </w:rPrChange>
        </w:rPr>
        <w:t>Options tha</w:t>
      </w:r>
      <w:r w:rsidRPr="00B00A38">
        <w:t>t may be selected for</w:t>
      </w:r>
      <w:r w:rsidR="00323461" w:rsidRPr="00B00A38">
        <w:t xml:space="preserve"> each actor in</w:t>
      </w:r>
      <w:r w:rsidRPr="00B00A38">
        <w:t xml:space="preserve"> this </w:t>
      </w:r>
      <w:r w:rsidR="00323461" w:rsidRPr="00B00A38">
        <w:t>p</w:t>
      </w:r>
      <w:r w:rsidRPr="00B00A38">
        <w:t>rofile</w:t>
      </w:r>
      <w:r w:rsidR="00323461" w:rsidRPr="00B00A38">
        <w:t>, if any,</w:t>
      </w:r>
      <w:r w:rsidRPr="00B00A38">
        <w:t xml:space="preserve"> are listed in the </w:t>
      </w:r>
      <w:r w:rsidR="004C53D3" w:rsidRPr="00B00A38">
        <w:t>T</w:t>
      </w:r>
      <w:r w:rsidRPr="00B00A38">
        <w:t>able X.2-1</w:t>
      </w:r>
      <w:r w:rsidR="00F0665F" w:rsidRPr="00B00A38">
        <w:t xml:space="preserve">. </w:t>
      </w:r>
      <w:r w:rsidRPr="00B00A38">
        <w:t>Dependencies between options</w:t>
      </w:r>
      <w:r w:rsidR="00B064A3" w:rsidRPr="00B00A38">
        <w:t>,</w:t>
      </w:r>
      <w:r w:rsidRPr="00B00A38">
        <w:t xml:space="preserve"> when applicable</w:t>
      </w:r>
      <w:r w:rsidR="00B064A3" w:rsidRPr="00B00A38">
        <w:t>,</w:t>
      </w:r>
      <w:r w:rsidRPr="00B00A38">
        <w:t xml:space="preserve"> are specified in notes.</w:t>
      </w:r>
    </w:p>
    <w:p w14:paraId="0DB79531" w14:textId="6B200A52" w:rsidR="006514EA" w:rsidRPr="00B00A38" w:rsidRDefault="007F5664" w:rsidP="00EA3BCB">
      <w:pPr>
        <w:pStyle w:val="TableTitle"/>
      </w:pPr>
      <w:r w:rsidRPr="00B00A38">
        <w:t xml:space="preserve">Table X.2-1: </w:t>
      </w:r>
      <w:r w:rsidR="007C6FD3" w:rsidRPr="00B00A38">
        <w:t>MHDS</w:t>
      </w:r>
      <w:r w:rsidRPr="00B00A38">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00A38" w14:paraId="63167F40" w14:textId="77777777" w:rsidTr="00C625FC">
        <w:trPr>
          <w:cantSplit/>
          <w:tblHeader/>
        </w:trPr>
        <w:tc>
          <w:tcPr>
            <w:tcW w:w="3110" w:type="dxa"/>
            <w:shd w:val="clear" w:color="auto" w:fill="D9D9D9" w:themeFill="background1" w:themeFillShade="D9"/>
          </w:tcPr>
          <w:p w14:paraId="7C6C468D" w14:textId="16E2FCE4" w:rsidR="00FD49A2" w:rsidRPr="00B00A38" w:rsidRDefault="00FD49A2" w:rsidP="00EA3BCB">
            <w:pPr>
              <w:pStyle w:val="TableEntryHeader"/>
            </w:pPr>
            <w:r w:rsidRPr="00B00A38">
              <w:t>Actor</w:t>
            </w:r>
          </w:p>
        </w:tc>
        <w:tc>
          <w:tcPr>
            <w:tcW w:w="3122" w:type="dxa"/>
            <w:shd w:val="clear" w:color="auto" w:fill="D9D9D9" w:themeFill="background1" w:themeFillShade="D9"/>
          </w:tcPr>
          <w:p w14:paraId="60DB9B0A" w14:textId="1A565D38" w:rsidR="00FD49A2" w:rsidRPr="00B00A38" w:rsidRDefault="00FD49A2" w:rsidP="00EA3BCB">
            <w:pPr>
              <w:pStyle w:val="TableEntryHeader"/>
            </w:pPr>
            <w:r w:rsidRPr="00B00A38">
              <w:t>Option Name</w:t>
            </w:r>
          </w:p>
        </w:tc>
        <w:tc>
          <w:tcPr>
            <w:tcW w:w="3118" w:type="dxa"/>
            <w:shd w:val="clear" w:color="auto" w:fill="D9D9D9" w:themeFill="background1" w:themeFillShade="D9"/>
          </w:tcPr>
          <w:p w14:paraId="63D7A65F" w14:textId="548B2985" w:rsidR="00FD49A2" w:rsidRPr="00B00A38" w:rsidRDefault="00FD49A2" w:rsidP="00EA3BCB">
            <w:pPr>
              <w:pStyle w:val="TableEntryHeader"/>
            </w:pPr>
            <w:r w:rsidRPr="00B00A38">
              <w:t>Reference</w:t>
            </w:r>
          </w:p>
        </w:tc>
      </w:tr>
      <w:tr w:rsidR="007F5664" w:rsidRPr="00B00A38"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00A38" w:rsidRDefault="00C625FC" w:rsidP="00EA3BCB">
            <w:pPr>
              <w:pStyle w:val="TableEntry"/>
            </w:pPr>
            <w:r w:rsidRPr="00B00A38">
              <w:t>Document Registry</w:t>
            </w:r>
          </w:p>
        </w:tc>
        <w:tc>
          <w:tcPr>
            <w:tcW w:w="3122" w:type="dxa"/>
            <w:tcBorders>
              <w:left w:val="single" w:sz="4" w:space="0" w:color="auto"/>
            </w:tcBorders>
          </w:tcPr>
          <w:p w14:paraId="3A2F34BD" w14:textId="0ED7FB06" w:rsidR="007F5664" w:rsidRPr="00B00A38" w:rsidRDefault="00C625FC" w:rsidP="00EA3BCB">
            <w:pPr>
              <w:pStyle w:val="TableEntry"/>
            </w:pPr>
            <w:r w:rsidRPr="00B00A38">
              <w:t>Authorization Option</w:t>
            </w:r>
          </w:p>
        </w:tc>
        <w:tc>
          <w:tcPr>
            <w:tcW w:w="3118" w:type="dxa"/>
          </w:tcPr>
          <w:p w14:paraId="40071AFD" w14:textId="03BD40C1" w:rsidR="007F5664" w:rsidRPr="00B00A38" w:rsidRDefault="00101925" w:rsidP="00EA3BCB">
            <w:pPr>
              <w:pStyle w:val="TableEntry"/>
            </w:pPr>
            <w:r w:rsidRPr="00B00A38">
              <w:t xml:space="preserve">Section </w:t>
            </w:r>
            <w:r w:rsidR="00C625FC" w:rsidRPr="00B00A38">
              <w:t>X.2.1</w:t>
            </w:r>
          </w:p>
        </w:tc>
      </w:tr>
      <w:tr w:rsidR="007F5664" w:rsidRPr="00B00A38"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00A38" w:rsidRDefault="007F5664" w:rsidP="00EA3BCB">
            <w:pPr>
              <w:pStyle w:val="TableEntry"/>
            </w:pPr>
          </w:p>
        </w:tc>
        <w:tc>
          <w:tcPr>
            <w:tcW w:w="3122" w:type="dxa"/>
            <w:tcBorders>
              <w:left w:val="single" w:sz="4" w:space="0" w:color="auto"/>
            </w:tcBorders>
          </w:tcPr>
          <w:p w14:paraId="02706A91" w14:textId="00CB0AA2" w:rsidR="007F5664" w:rsidRPr="00B00A38" w:rsidRDefault="00C625FC" w:rsidP="00EA3BCB">
            <w:pPr>
              <w:pStyle w:val="TableEntry"/>
            </w:pPr>
            <w:r w:rsidRPr="00B00A38">
              <w:t>Consent Manager</w:t>
            </w:r>
            <w:r w:rsidR="007F5664" w:rsidRPr="00B00A38">
              <w:t xml:space="preserve"> Option</w:t>
            </w:r>
            <w:r w:rsidR="00101925" w:rsidRPr="00B00A38">
              <w:t xml:space="preserve"> (Note 1)</w:t>
            </w:r>
          </w:p>
        </w:tc>
        <w:tc>
          <w:tcPr>
            <w:tcW w:w="3118" w:type="dxa"/>
          </w:tcPr>
          <w:p w14:paraId="2DB4EECE" w14:textId="54352D10" w:rsidR="007F5664" w:rsidRPr="00B00A38" w:rsidRDefault="00101925" w:rsidP="00EA3BCB">
            <w:pPr>
              <w:pStyle w:val="TableEntry"/>
            </w:pPr>
            <w:r w:rsidRPr="00B00A38">
              <w:t xml:space="preserve">Section </w:t>
            </w:r>
            <w:r w:rsidR="00C625FC" w:rsidRPr="00B00A38">
              <w:t>X.2.2</w:t>
            </w:r>
          </w:p>
        </w:tc>
      </w:tr>
      <w:tr w:rsidR="007C6FD3" w:rsidRPr="00B00A38"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00A38" w:rsidRDefault="007C6FD3" w:rsidP="00EA3BCB">
            <w:pPr>
              <w:pStyle w:val="TableEntry"/>
            </w:pPr>
          </w:p>
        </w:tc>
        <w:tc>
          <w:tcPr>
            <w:tcW w:w="3122" w:type="dxa"/>
            <w:tcBorders>
              <w:left w:val="single" w:sz="4" w:space="0" w:color="auto"/>
            </w:tcBorders>
          </w:tcPr>
          <w:p w14:paraId="2AEC52CA" w14:textId="7C580271" w:rsidR="007C6FD3" w:rsidRPr="00B00A38" w:rsidRDefault="007C6FD3" w:rsidP="00EA3BCB">
            <w:pPr>
              <w:pStyle w:val="TableEntry"/>
            </w:pPr>
            <w:r w:rsidRPr="00B00A38">
              <w:t>SVCM Validation Option</w:t>
            </w:r>
          </w:p>
        </w:tc>
        <w:tc>
          <w:tcPr>
            <w:tcW w:w="3118" w:type="dxa"/>
          </w:tcPr>
          <w:p w14:paraId="4730D3B8" w14:textId="27E7DF2F" w:rsidR="007C6FD3" w:rsidRPr="00B00A38" w:rsidRDefault="00101925" w:rsidP="00EA3BCB">
            <w:pPr>
              <w:pStyle w:val="TableEntry"/>
            </w:pPr>
            <w:r w:rsidRPr="00B00A38">
              <w:t xml:space="preserve">Section </w:t>
            </w:r>
            <w:r w:rsidR="007C6FD3" w:rsidRPr="00B00A38">
              <w:t>X.2.</w:t>
            </w:r>
            <w:r w:rsidR="00E10D98" w:rsidRPr="00B00A38">
              <w:t>3</w:t>
            </w:r>
          </w:p>
        </w:tc>
      </w:tr>
      <w:tr w:rsidR="007C6FD3" w:rsidRPr="00B00A38"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00A38" w:rsidRDefault="007C6FD3" w:rsidP="00EA3BCB">
            <w:pPr>
              <w:pStyle w:val="TableEntry"/>
            </w:pPr>
          </w:p>
        </w:tc>
        <w:tc>
          <w:tcPr>
            <w:tcW w:w="3122" w:type="dxa"/>
            <w:tcBorders>
              <w:left w:val="single" w:sz="4" w:space="0" w:color="auto"/>
            </w:tcBorders>
          </w:tcPr>
          <w:p w14:paraId="363A3B44" w14:textId="62FCFEF9" w:rsidR="007C6FD3" w:rsidRPr="00B00A38" w:rsidRDefault="00284775" w:rsidP="00EA3BCB">
            <w:pPr>
              <w:pStyle w:val="TableEntry"/>
            </w:pPr>
            <w:r w:rsidRPr="00B00A38">
              <w:t xml:space="preserve">Uncontained </w:t>
            </w:r>
            <w:r w:rsidR="00CD7E61" w:rsidRPr="00B00A38">
              <w:t>Reference Option</w:t>
            </w:r>
          </w:p>
        </w:tc>
        <w:tc>
          <w:tcPr>
            <w:tcW w:w="3118" w:type="dxa"/>
          </w:tcPr>
          <w:p w14:paraId="73007D96" w14:textId="1E6253FF" w:rsidR="007C6FD3" w:rsidRPr="00B00A38" w:rsidRDefault="00101925" w:rsidP="00EA3BCB">
            <w:pPr>
              <w:pStyle w:val="TableEntry"/>
            </w:pPr>
            <w:r w:rsidRPr="00B00A38">
              <w:t xml:space="preserve">Section </w:t>
            </w:r>
            <w:r w:rsidR="00CD7E61" w:rsidRPr="00B00A38">
              <w:t>X.2.</w:t>
            </w:r>
            <w:r w:rsidR="00E10D98" w:rsidRPr="00B00A38">
              <w:t>4</w:t>
            </w:r>
          </w:p>
        </w:tc>
      </w:tr>
    </w:tbl>
    <w:p w14:paraId="7EB23317" w14:textId="0C130C1B" w:rsidR="007F5664" w:rsidRPr="00B00A38" w:rsidRDefault="00D42E3D" w:rsidP="00872C1F">
      <w:pPr>
        <w:pStyle w:val="Note"/>
      </w:pPr>
      <w:r w:rsidRPr="00B00A38">
        <w:t>Note</w:t>
      </w:r>
      <w:r w:rsidR="00101925" w:rsidRPr="00B00A38">
        <w:t xml:space="preserve"> 1: The</w:t>
      </w:r>
      <w:r w:rsidRPr="00B00A38">
        <w:t xml:space="preserve"> Consent Manager Option requires the Authorization Option</w:t>
      </w:r>
    </w:p>
    <w:p w14:paraId="5777C1DE" w14:textId="67F2404F" w:rsidR="00CF283F" w:rsidRPr="00B00A38" w:rsidRDefault="00323461" w:rsidP="0097454A">
      <w:pPr>
        <w:pStyle w:val="Heading3"/>
        <w:numPr>
          <w:ilvl w:val="0"/>
          <w:numId w:val="0"/>
        </w:numPr>
        <w:ind w:left="720" w:hanging="720"/>
        <w:rPr>
          <w:noProof w:val="0"/>
        </w:rPr>
      </w:pPr>
      <w:bookmarkStart w:id="179" w:name="_Toc345074656"/>
      <w:bookmarkStart w:id="180" w:name="_Toc34294200"/>
      <w:r w:rsidRPr="00B00A38">
        <w:rPr>
          <w:noProof w:val="0"/>
        </w:rPr>
        <w:t>X.2.1</w:t>
      </w:r>
      <w:bookmarkEnd w:id="179"/>
      <w:r w:rsidR="00C625FC" w:rsidRPr="00B00A38">
        <w:rPr>
          <w:noProof w:val="0"/>
        </w:rPr>
        <w:t xml:space="preserve"> Authorization Option</w:t>
      </w:r>
      <w:bookmarkEnd w:id="180"/>
    </w:p>
    <w:p w14:paraId="464024E0" w14:textId="2AC80B6A" w:rsidR="00787B2D" w:rsidRPr="00B00A38" w:rsidRDefault="00101925" w:rsidP="00A15C2E">
      <w:pPr>
        <w:pStyle w:val="BodyText"/>
      </w:pPr>
      <w:r w:rsidRPr="00B00A38">
        <w:t xml:space="preserve">The </w:t>
      </w:r>
      <w:r w:rsidR="00C625FC" w:rsidRPr="00B00A38">
        <w:t xml:space="preserve">Document Registry </w:t>
      </w:r>
      <w:r w:rsidRPr="00B00A38">
        <w:t xml:space="preserve">SHALL be grouped with </w:t>
      </w:r>
      <w:r w:rsidR="00C625FC" w:rsidRPr="00B00A38">
        <w:t xml:space="preserve">an </w:t>
      </w:r>
      <w:r w:rsidR="004E2400" w:rsidRPr="00B00A38">
        <w:t>IUA Resource Ser</w:t>
      </w:r>
      <w:r w:rsidRPr="00B00A38">
        <w:t>ver</w:t>
      </w:r>
      <w:r w:rsidR="004E2400" w:rsidRPr="00B00A38">
        <w:t xml:space="preserve"> </w:t>
      </w:r>
      <w:ins w:id="181" w:author="John Moehrke" w:date="2020-05-03T20:48:00Z">
        <w:r w:rsidR="00292CE7">
          <w:t xml:space="preserve">and IUA Authorization Server actors. The IUA Resource Server </w:t>
        </w:r>
      </w:ins>
      <w:r w:rsidR="004E2400" w:rsidRPr="00B00A38">
        <w:t xml:space="preserve">actor </w:t>
      </w:r>
      <w:del w:id="182" w:author="John Moehrke" w:date="2020-05-03T20:48:00Z">
        <w:r w:rsidR="004E2400" w:rsidRPr="00B00A38" w:rsidDel="00292CE7">
          <w:delText xml:space="preserve">to </w:delText>
        </w:r>
      </w:del>
      <w:r w:rsidR="004E2400" w:rsidRPr="00B00A38">
        <w:t>enforce</w:t>
      </w:r>
      <w:ins w:id="183" w:author="John Moehrke" w:date="2020-05-03T20:48:00Z">
        <w:r w:rsidR="00292CE7">
          <w:t>s</w:t>
        </w:r>
      </w:ins>
      <w:r w:rsidR="004E2400" w:rsidRPr="00B00A38">
        <w:t xml:space="preserve"> </w:t>
      </w:r>
      <w:r w:rsidR="00C625FC" w:rsidRPr="00B00A38">
        <w:t xml:space="preserve">OAuth Authorization </w:t>
      </w:r>
      <w:r w:rsidR="004E2400" w:rsidRPr="00B00A38">
        <w:t>decisions made by the</w:t>
      </w:r>
      <w:r w:rsidRPr="00B00A38">
        <w:t xml:space="preserve"> grouped</w:t>
      </w:r>
      <w:r w:rsidR="004E2400" w:rsidRPr="00B00A38">
        <w:t xml:space="preserve"> IUA Authorization Ser</w:t>
      </w:r>
      <w:r w:rsidRPr="00B00A38">
        <w:t>ver</w:t>
      </w:r>
      <w:r w:rsidR="00C625FC" w:rsidRPr="00B00A38">
        <w:t>. Thus</w:t>
      </w:r>
      <w:r w:rsidRPr="00B00A38">
        <w:t>,</w:t>
      </w:r>
      <w:r w:rsidR="00C625FC" w:rsidRPr="00B00A38">
        <w:t xml:space="preserve"> all accesses to the Document Registry must have a token issued by th</w:t>
      </w:r>
      <w:r w:rsidR="004E2400" w:rsidRPr="00B00A38">
        <w:t>e IUA Authorization Serv</w:t>
      </w:r>
      <w:r w:rsidRPr="00B00A38">
        <w:t>er</w:t>
      </w:r>
      <w:r w:rsidR="00C625FC" w:rsidRPr="00B00A38">
        <w:t xml:space="preserve">. </w:t>
      </w:r>
      <w:r w:rsidR="004E2400" w:rsidRPr="00B00A38">
        <w:t>These IUA Authorization Serv</w:t>
      </w:r>
      <w:r w:rsidRPr="00B00A38">
        <w:t>er</w:t>
      </w:r>
      <w:r w:rsidR="004E2400" w:rsidRPr="00B00A38">
        <w:t xml:space="preserve"> decisions protect both requests from </w:t>
      </w:r>
      <w:r w:rsidRPr="00B00A38">
        <w:t xml:space="preserve">MHD </w:t>
      </w:r>
      <w:r w:rsidR="004E2400" w:rsidRPr="00B00A38">
        <w:t>Document Source</w:t>
      </w:r>
      <w:ins w:id="184" w:author="John Moehrke" w:date="2020-05-03T20:47:00Z">
        <w:r w:rsidR="00292CE7">
          <w:t xml:space="preserve"> actor</w:t>
        </w:r>
      </w:ins>
      <w:ins w:id="185" w:author="John Moehrke" w:date="2020-05-03T20:46:00Z">
        <w:r w:rsidR="00292CE7">
          <w:t>s</w:t>
        </w:r>
      </w:ins>
      <w:r w:rsidR="004E2400" w:rsidRPr="00B00A38">
        <w:t xml:space="preserve"> for publication</w:t>
      </w:r>
      <w:del w:id="186" w:author="John Moehrke" w:date="2020-05-03T20:46:00Z">
        <w:r w:rsidR="004E2400" w:rsidRPr="00B00A38" w:rsidDel="00292CE7">
          <w:delText xml:space="preserve"> requests</w:delText>
        </w:r>
      </w:del>
      <w:r w:rsidR="004E2400" w:rsidRPr="00B00A38">
        <w:t xml:space="preserve">, and </w:t>
      </w:r>
      <w:ins w:id="187" w:author="John Moehrke" w:date="2020-05-03T20:46:00Z">
        <w:r w:rsidR="00292CE7">
          <w:t xml:space="preserve">from MHD </w:t>
        </w:r>
      </w:ins>
      <w:r w:rsidR="004E2400" w:rsidRPr="00B00A38">
        <w:t>Document Consumer</w:t>
      </w:r>
      <w:ins w:id="188" w:author="John Moehrke" w:date="2020-05-03T20:47:00Z">
        <w:r w:rsidR="00292CE7">
          <w:t xml:space="preserve"> actor</w:t>
        </w:r>
      </w:ins>
      <w:ins w:id="189" w:author="John Moehrke" w:date="2020-05-03T20:46:00Z">
        <w:r w:rsidR="00292CE7">
          <w:t>s</w:t>
        </w:r>
      </w:ins>
      <w:r w:rsidR="004E2400" w:rsidRPr="00B00A38">
        <w:t xml:space="preserve"> for access and disclosure</w:t>
      </w:r>
      <w:del w:id="190" w:author="John Moehrke" w:date="2020-05-03T20:47:00Z">
        <w:r w:rsidR="004E2400" w:rsidRPr="00B00A38" w:rsidDel="00292CE7">
          <w:delText xml:space="preserve"> requests</w:delText>
        </w:r>
      </w:del>
      <w:r w:rsidR="004E2400" w:rsidRPr="00B00A38">
        <w:t xml:space="preserve">. The rules used for this authorization decision are not defined in the MHDS </w:t>
      </w:r>
      <w:r w:rsidR="00742032">
        <w:t>Profile</w:t>
      </w:r>
      <w:r w:rsidR="004E2400" w:rsidRPr="00B00A38">
        <w:t>. See the Consent Manager Option for specific access control rules associated with that option.</w:t>
      </w:r>
    </w:p>
    <w:p w14:paraId="58C5B75C" w14:textId="38F8CE0F" w:rsidR="0038698A" w:rsidRPr="00B00A38" w:rsidRDefault="00C46378" w:rsidP="001636FA">
      <w:pPr>
        <w:pStyle w:val="BodyText"/>
        <w:keepNext/>
      </w:pPr>
      <w:r w:rsidRPr="00B00A38">
        <w:rPr>
          <w:noProof/>
        </w:rPr>
        <w:lastRenderedPageBreak/>
        <w:drawing>
          <wp:inline distT="0" distB="0" distL="0" distR="0" wp14:anchorId="6503A5EA" wp14:editId="15D2F79C">
            <wp:extent cx="5943600" cy="3343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19F7731" w14:textId="13E82D1C" w:rsidR="007C6FD3" w:rsidRPr="00B00A38" w:rsidRDefault="0038698A" w:rsidP="00872C1F">
      <w:pPr>
        <w:pStyle w:val="FigureTitle"/>
      </w:pPr>
      <w:r w:rsidRPr="00B00A38">
        <w:t>Figure X.2.1-1</w:t>
      </w:r>
      <w:r w:rsidR="00016AA5">
        <w:t>:</w:t>
      </w:r>
      <w:r w:rsidRPr="00B00A38">
        <w:t xml:space="preserve"> Document Publication Process Flow with Authorization Option</w:t>
      </w:r>
    </w:p>
    <w:p w14:paraId="304442B3" w14:textId="3292FEEC" w:rsidR="00C625FC" w:rsidRPr="00B00A38" w:rsidRDefault="00C625FC" w:rsidP="00C625FC">
      <w:pPr>
        <w:pStyle w:val="Heading3"/>
        <w:numPr>
          <w:ilvl w:val="0"/>
          <w:numId w:val="0"/>
        </w:numPr>
        <w:ind w:left="720" w:hanging="720"/>
        <w:rPr>
          <w:noProof w:val="0"/>
        </w:rPr>
      </w:pPr>
      <w:bookmarkStart w:id="191" w:name="_Toc34294201"/>
      <w:bookmarkStart w:id="192" w:name="_Toc345074657"/>
      <w:bookmarkStart w:id="193" w:name="_Toc37034636"/>
      <w:bookmarkStart w:id="194" w:name="_Toc38846114"/>
      <w:bookmarkStart w:id="195" w:name="_Toc504625757"/>
      <w:bookmarkStart w:id="196" w:name="_Toc530206510"/>
      <w:bookmarkStart w:id="197" w:name="_Toc1388430"/>
      <w:bookmarkStart w:id="198" w:name="_Toc1388584"/>
      <w:bookmarkStart w:id="199" w:name="_Toc1456611"/>
      <w:r w:rsidRPr="00B00A38">
        <w:rPr>
          <w:noProof w:val="0"/>
        </w:rPr>
        <w:t>X.2.2 Consent Manager Option</w:t>
      </w:r>
      <w:bookmarkEnd w:id="191"/>
    </w:p>
    <w:p w14:paraId="0304E9A4" w14:textId="299BE430" w:rsidR="00140C4E" w:rsidRPr="00B00A38" w:rsidRDefault="00E61A97" w:rsidP="00140C4E">
      <w:pPr>
        <w:pStyle w:val="BodyText"/>
      </w:pPr>
      <w:r w:rsidRPr="00B00A38">
        <w:t xml:space="preserve">The Document Registry </w:t>
      </w:r>
      <w:r w:rsidR="00140C4E" w:rsidRPr="00B00A38">
        <w:t>SHALL be</w:t>
      </w:r>
      <w:r w:rsidRPr="00B00A38">
        <w:t xml:space="preserve"> grouped </w:t>
      </w:r>
      <w:r w:rsidR="00140C4E" w:rsidRPr="00B00A38">
        <w:t xml:space="preserve">with an </w:t>
      </w:r>
      <w:r w:rsidRPr="00B00A38">
        <w:t xml:space="preserve">IUA Resource Server and the IUA Authorization Server </w:t>
      </w:r>
      <w:r w:rsidR="00140C4E" w:rsidRPr="00B00A38">
        <w:t xml:space="preserve">in order </w:t>
      </w:r>
      <w:r w:rsidRPr="00B00A38">
        <w:t xml:space="preserve">to enforce simple Permit and Deny </w:t>
      </w:r>
      <w:r w:rsidR="00E04A95" w:rsidRPr="00B00A38">
        <w:t xml:space="preserve">access </w:t>
      </w:r>
      <w:r w:rsidRPr="00B00A38">
        <w:t xml:space="preserve">patient specific </w:t>
      </w:r>
      <w:r w:rsidR="00F80738" w:rsidRPr="00B00A38">
        <w:t xml:space="preserve">privacy disclosure </w:t>
      </w:r>
      <w:r w:rsidRPr="00B00A38">
        <w:t>consents for</w:t>
      </w:r>
      <w:r w:rsidR="00923B29" w:rsidRPr="00B00A38">
        <w:t xml:space="preserve"> </w:t>
      </w:r>
      <w:r w:rsidRPr="00B00A38">
        <w:t xml:space="preserve">Treatment purpose. </w:t>
      </w:r>
      <w:r w:rsidR="00140C4E" w:rsidRPr="00B00A38">
        <w:t xml:space="preserve">The Consent Manager Option does not affect publication by Document Source to the Document Registry, but rather only affects disclosure activities between a Document Consumer and the Document Registry. </w:t>
      </w:r>
    </w:p>
    <w:p w14:paraId="7CCAB53E" w14:textId="5F2F8C30" w:rsidR="00140C4E" w:rsidRPr="00B00A38" w:rsidRDefault="00E61A97" w:rsidP="00E61A97">
      <w:pPr>
        <w:pStyle w:val="BodyText"/>
      </w:pPr>
      <w:r w:rsidRPr="00B00A38">
        <w:t xml:space="preserve">The </w:t>
      </w:r>
      <w:r w:rsidR="00311EB2" w:rsidRPr="00B00A38">
        <w:t xml:space="preserve">grouped </w:t>
      </w:r>
      <w:r w:rsidRPr="00B00A38">
        <w:t>IUA Authorization Server would be used to manage the consent status and make authorization decisions based on the consent status</w:t>
      </w:r>
      <w:r w:rsidR="00311EB2" w:rsidRPr="00B00A38">
        <w:t>. T</w:t>
      </w:r>
      <w:r w:rsidR="00140C4E" w:rsidRPr="00B00A38">
        <w:t>he changing of the status is a functional requirement that is not defined by IHE</w:t>
      </w:r>
      <w:r w:rsidRPr="00B00A38">
        <w:t xml:space="preserve">. The IUA Resource Server that is grouped with the MHDS Document Registry </w:t>
      </w:r>
      <w:r w:rsidR="00F80738" w:rsidRPr="00B00A38">
        <w:t xml:space="preserve">would </w:t>
      </w:r>
      <w:r w:rsidRPr="00B00A38">
        <w:t>enforce these decisions.</w:t>
      </w:r>
      <w:r w:rsidR="00923B29" w:rsidRPr="00B00A38">
        <w:t xml:space="preserve"> </w:t>
      </w:r>
    </w:p>
    <w:p w14:paraId="20EBA83A" w14:textId="77777777" w:rsidR="00C46378" w:rsidRPr="00B00A38" w:rsidRDefault="00C46378" w:rsidP="001636FA">
      <w:pPr>
        <w:pStyle w:val="BodyText"/>
        <w:keepNext/>
      </w:pPr>
      <w:r w:rsidRPr="00B00A38">
        <w:rPr>
          <w:noProof/>
        </w:rPr>
        <w:lastRenderedPageBreak/>
        <w:drawing>
          <wp:inline distT="0" distB="0" distL="0" distR="0" wp14:anchorId="44BD10E7" wp14:editId="5B10BA80">
            <wp:extent cx="5943600" cy="3343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E21FA75" w14:textId="4C2310AE" w:rsidR="00C46378" w:rsidRPr="00B00A38" w:rsidRDefault="00C46378" w:rsidP="00872C1F">
      <w:pPr>
        <w:pStyle w:val="FigureTitle"/>
      </w:pPr>
      <w:r w:rsidRPr="00B00A38">
        <w:t xml:space="preserve">Figure X.2.2-1: Consent </w:t>
      </w:r>
      <w:r w:rsidR="00464053" w:rsidRPr="00B00A38">
        <w:t>Management</w:t>
      </w:r>
      <w:r w:rsidRPr="00B00A38">
        <w:t xml:space="preserve"> for Disclosure Process Flow</w:t>
      </w:r>
    </w:p>
    <w:p w14:paraId="6AC1CEE7" w14:textId="36EC18AE" w:rsidR="00BB6325" w:rsidRPr="00B00A38" w:rsidRDefault="00E61A97" w:rsidP="00E61A97">
      <w:pPr>
        <w:pStyle w:val="BodyText"/>
      </w:pPr>
      <w:r w:rsidRPr="00B00A38">
        <w:t xml:space="preserve">The </w:t>
      </w:r>
      <w:r w:rsidR="00140C4E" w:rsidRPr="00B00A38">
        <w:t xml:space="preserve">grouped </w:t>
      </w:r>
      <w:r w:rsidRPr="00B00A38">
        <w:t xml:space="preserve">IUA Authorization Server </w:t>
      </w:r>
      <w:r w:rsidR="00F80738" w:rsidRPr="00B00A38">
        <w:t xml:space="preserve">SHALL </w:t>
      </w:r>
      <w:r w:rsidRPr="00B00A38">
        <w:t xml:space="preserve">support consent configuration to enable Implied Consent and Explicit Consent environments. </w:t>
      </w:r>
      <w:del w:id="200" w:author="John Moehrke" w:date="2020-05-03T20:45:00Z">
        <w:r w:rsidR="00BB6325" w:rsidRPr="00B00A38" w:rsidDel="00F93705">
          <w:delText xml:space="preserve">Where </w:delText>
        </w:r>
      </w:del>
      <w:r w:rsidR="00BB6325" w:rsidRPr="00B00A38">
        <w:t xml:space="preserve">Implied Consent environments allow disclosure when no Consent has been recorded for that patient, </w:t>
      </w:r>
      <w:del w:id="201" w:author="John Moehrke" w:date="2020-05-03T20:45:00Z">
        <w:r w:rsidR="00BB6325" w:rsidRPr="00B00A38" w:rsidDel="00F93705">
          <w:delText xml:space="preserve">where in </w:delText>
        </w:r>
      </w:del>
      <w:r w:rsidR="00BB6325" w:rsidRPr="00B00A38">
        <w:t>Explicit Consent environments Deny disclosure when no Consent has been recorded for that patient.</w:t>
      </w:r>
    </w:p>
    <w:p w14:paraId="5F75F5A7" w14:textId="2A8B2F31" w:rsidR="006F05B3" w:rsidRPr="00B00A38" w:rsidRDefault="006F05B3" w:rsidP="00E61A97">
      <w:pPr>
        <w:pStyle w:val="BodyText"/>
      </w:pPr>
      <w:r w:rsidRPr="00B00A38">
        <w:t xml:space="preserve">The Permit policy is specific to requests from an authorized Document Consumer from authorized identities (applications and/or users) with appropriate roles, and authorized Treatment PurposeOfUse. </w:t>
      </w:r>
    </w:p>
    <w:p w14:paraId="0D8C394D" w14:textId="2E6A227C" w:rsidR="001846C0" w:rsidRPr="00B00A38" w:rsidRDefault="00E564F0" w:rsidP="001636FA">
      <w:pPr>
        <w:pStyle w:val="BodyText"/>
        <w:keepNext/>
        <w:jc w:val="center"/>
      </w:pPr>
      <w:r w:rsidRPr="00B00A38">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29194389" w14:textId="19D8DB25" w:rsidR="00331DEF" w:rsidRPr="00B00A38" w:rsidRDefault="001846C0" w:rsidP="00872C1F">
      <w:pPr>
        <w:pStyle w:val="FigureTitle"/>
      </w:pPr>
      <w:r w:rsidRPr="00B00A38">
        <w:t>Figure X.2.2</w:t>
      </w:r>
      <w:r w:rsidR="00B75FC2" w:rsidRPr="00B00A38">
        <w:t>-</w:t>
      </w:r>
      <w:r w:rsidR="00C46378" w:rsidRPr="00B00A38">
        <w:t>2</w:t>
      </w:r>
      <w:r w:rsidRPr="00B00A38">
        <w:t xml:space="preserve">: </w:t>
      </w:r>
      <w:r w:rsidR="00E564F0" w:rsidRPr="00B00A38">
        <w:t xml:space="preserve">Simple </w:t>
      </w:r>
      <w:r w:rsidRPr="00B00A38">
        <w:t>Consent state diagram</w:t>
      </w:r>
    </w:p>
    <w:p w14:paraId="5B03C8DE" w14:textId="77777777" w:rsidR="00BB6325" w:rsidRPr="00B00A38" w:rsidRDefault="00BB6325" w:rsidP="00BB6325">
      <w:pPr>
        <w:pStyle w:val="BodyText"/>
      </w:pPr>
      <w:r w:rsidRPr="00B00A38">
        <w:lastRenderedPageBreak/>
        <w:t xml:space="preserve">The IUA Authorization Server SHALL </w:t>
      </w:r>
    </w:p>
    <w:p w14:paraId="364D8FF1" w14:textId="0A85AE62" w:rsidR="00BB6325" w:rsidRPr="00B00A38" w:rsidRDefault="00BB6325" w:rsidP="00BB6325">
      <w:pPr>
        <w:pStyle w:val="ListBullet2"/>
      </w:pPr>
      <w:r w:rsidRPr="00B00A38">
        <w:t xml:space="preserve">support Permit and Deny policies and may support other policies. </w:t>
      </w:r>
    </w:p>
    <w:p w14:paraId="61756A8B" w14:textId="5C0D0D0D" w:rsidR="00BB6325" w:rsidRPr="00B00A38" w:rsidRDefault="00BB6325" w:rsidP="00BB6325">
      <w:pPr>
        <w:pStyle w:val="ListBullet2"/>
      </w:pPr>
      <w:r w:rsidRPr="00B00A38">
        <w:t xml:space="preserve">support through some functionality the patient consent state to be changed: Authorize action </w:t>
      </w:r>
      <w:del w:id="202" w:author="John Moehrke" w:date="2020-05-03T20:44:00Z">
        <w:r w:rsidRPr="00B00A38" w:rsidDel="00F93705">
          <w:delText xml:space="preserve">is </w:delText>
        </w:r>
      </w:del>
      <w:r w:rsidRPr="00B00A38">
        <w:t xml:space="preserve">to move from Deny to Permit state, and Revoke action to move from Permit to Deny state. </w:t>
      </w:r>
    </w:p>
    <w:p w14:paraId="0755889D" w14:textId="77777777" w:rsidR="00BB6325" w:rsidRPr="00B00A38" w:rsidRDefault="00BB6325" w:rsidP="00BB6325">
      <w:pPr>
        <w:pStyle w:val="ListBullet2"/>
      </w:pPr>
      <w:r w:rsidRPr="00B00A38">
        <w:t xml:space="preserve">support consent state for PurposeOfUse of Treatment (HL7 PurposeOfUse code of “TREAT”) and may support consent states for other PurposeOfUse values within the scope of the MHDS community. </w:t>
      </w:r>
    </w:p>
    <w:p w14:paraId="56ADC2AD" w14:textId="77777777" w:rsidR="00BB6325" w:rsidRPr="00B00A38" w:rsidRDefault="00BB6325" w:rsidP="00BB6325">
      <w:pPr>
        <w:pStyle w:val="ListBullet2"/>
      </w:pPr>
      <w:r w:rsidRPr="00B00A38">
        <w:t xml:space="preserve">Deny access to any PurposeOfUse not authorized. </w:t>
      </w:r>
    </w:p>
    <w:p w14:paraId="66F4D2DD" w14:textId="139FD778" w:rsidR="00BB6325" w:rsidRPr="00B00A38" w:rsidRDefault="00BB6325" w:rsidP="001636FA">
      <w:pPr>
        <w:pStyle w:val="ListBullet2"/>
      </w:pPr>
      <w:r w:rsidRPr="00B00A38">
        <w:t xml:space="preserve">support expiring a consent that results in a Permit state automatically </w:t>
      </w:r>
      <w:del w:id="203" w:author="John Moehrke" w:date="2020-05-03T20:42:00Z">
        <w:r w:rsidRPr="00B00A38" w:rsidDel="00F93705">
          <w:delText>transit</w:delText>
        </w:r>
      </w:del>
      <w:del w:id="204" w:author="John Moehrke" w:date="2020-05-03T20:41:00Z">
        <w:r w:rsidRPr="00B00A38" w:rsidDel="00F93705">
          <w:delText>ion</w:delText>
        </w:r>
      </w:del>
      <w:ins w:id="205" w:author="John Moehrke" w:date="2020-05-03T20:42:00Z">
        <w:r w:rsidR="00F93705">
          <w:t>transitioning</w:t>
        </w:r>
      </w:ins>
      <w:r w:rsidRPr="00B00A38">
        <w:t xml:space="preserve"> to Deny at expiration.</w:t>
      </w:r>
    </w:p>
    <w:p w14:paraId="0A242BE0" w14:textId="239C083D" w:rsidR="001846C0" w:rsidRPr="00B00A38" w:rsidRDefault="007851B5" w:rsidP="001846C0">
      <w:pPr>
        <w:pStyle w:val="BodyText"/>
      </w:pPr>
      <w:r w:rsidRPr="00B00A38">
        <w:t xml:space="preserve">The IUA Resource Server enforcement point grouped with the MHDS Document Registry SHALL enforce the security authorization decision. This includes confirming all </w:t>
      </w:r>
      <w:ins w:id="206" w:author="John Moehrke" w:date="2020-05-03T20:40:00Z">
        <w:r w:rsidR="00F93705">
          <w:t xml:space="preserve">data </w:t>
        </w:r>
      </w:ins>
      <w:del w:id="207" w:author="John Moehrke" w:date="2020-05-03T20:40:00Z">
        <w:r w:rsidRPr="00B00A38" w:rsidDel="00F93705">
          <w:delText xml:space="preserve">resources </w:delText>
        </w:r>
      </w:del>
      <w:r w:rsidRPr="00B00A38">
        <w:t xml:space="preserve">requested are for the </w:t>
      </w:r>
      <w:del w:id="208" w:author="John Moehrke" w:date="2020-05-03T20:40:00Z">
        <w:r w:rsidRPr="00B00A38" w:rsidDel="00F93705">
          <w:delText xml:space="preserve">subject </w:delText>
        </w:r>
      </w:del>
      <w:ins w:id="209" w:author="John Moehrke" w:date="2020-05-03T20:40:00Z">
        <w:r w:rsidR="00F93705">
          <w:t>specific patient</w:t>
        </w:r>
      </w:ins>
      <w:del w:id="210" w:author="John Moehrke" w:date="2020-05-03T20:40:00Z">
        <w:r w:rsidRPr="00B00A38" w:rsidDel="00F93705">
          <w:delText>as the patient authorized</w:delText>
        </w:r>
      </w:del>
      <w:r w:rsidRPr="00B00A38">
        <w:t>. This prevents a Document Consumer from requesting access to resources outside the scope of the security token given it by the IUA Authorization Server.</w:t>
      </w:r>
    </w:p>
    <w:p w14:paraId="7AB972AE" w14:textId="7791D8A6" w:rsidR="007851B5" w:rsidRPr="00B00A38" w:rsidRDefault="007851B5" w:rsidP="001846C0">
      <w:pPr>
        <w:pStyle w:val="BodyText"/>
      </w:pPr>
      <w:r w:rsidRPr="00B00A38">
        <w:t xml:space="preserve">Note that this option does not protect Binary content </w:t>
      </w:r>
      <w:r w:rsidR="00311EB2" w:rsidRPr="00B00A38">
        <w:t xml:space="preserve">stored </w:t>
      </w:r>
      <w:r w:rsidRPr="00B00A38">
        <w:t>outside of the Document Registry</w:t>
      </w:r>
      <w:r w:rsidR="00311EB2" w:rsidRPr="00B00A38">
        <w:t>;</w:t>
      </w:r>
      <w:r w:rsidR="00D50BF3" w:rsidRPr="00B00A38">
        <w:t xml:space="preserve"> see </w:t>
      </w:r>
      <w:r w:rsidR="00311EB2" w:rsidRPr="00B00A38">
        <w:t>S</w:t>
      </w:r>
      <w:r w:rsidR="00D50BF3" w:rsidRPr="00B00A38">
        <w:t>ection X.1.1.2</w:t>
      </w:r>
      <w:r w:rsidRPr="00B00A38">
        <w:t xml:space="preserve">. When documents are </w:t>
      </w:r>
      <w:r w:rsidR="00311EB2" w:rsidRPr="00B00A38">
        <w:t xml:space="preserve">stored </w:t>
      </w:r>
      <w:r w:rsidRPr="00B00A38">
        <w:t>outside of the Document Registry, the Document Source system takes on the burden of protecting the document.</w:t>
      </w:r>
    </w:p>
    <w:p w14:paraId="747C6DE1" w14:textId="23E6F213" w:rsidR="00B75FC2" w:rsidRPr="00B00A38" w:rsidRDefault="00331DEF" w:rsidP="001636FA">
      <w:pPr>
        <w:pStyle w:val="BodyText"/>
        <w:rPr>
          <w:rFonts w:ascii="Courier New" w:hAnsi="Courier New" w:cs="Courier New"/>
          <w:color w:val="222222"/>
          <w:sz w:val="15"/>
          <w:szCs w:val="15"/>
          <w:shd w:val="clear" w:color="auto" w:fill="FFFFFF"/>
        </w:rPr>
      </w:pPr>
      <w:r w:rsidRPr="00B00A38">
        <w:t>In order to support this Consent Manager Option, the following IUA constraint is defined</w:t>
      </w:r>
      <w:r w:rsidR="00B00A38">
        <w:t xml:space="preserve">. </w:t>
      </w:r>
      <w:r w:rsidR="001846C0" w:rsidRPr="00B00A38">
        <w:t>This constraint impacts the Document Consumer grouped IUA Authorization Client</w:t>
      </w:r>
      <w:r w:rsidR="008F71E2" w:rsidRPr="00B00A38">
        <w:t>, and the IUA actors within the Document Registry</w:t>
      </w:r>
      <w:r w:rsidR="001846C0" w:rsidRPr="00B00A38">
        <w:t xml:space="preserve">. </w:t>
      </w:r>
      <w:r w:rsidRPr="00B00A38">
        <w:t>The important elements</w:t>
      </w:r>
      <w:ins w:id="211" w:author="John Moehrke" w:date="2020-05-03T20:38:00Z">
        <w:r w:rsidR="00F93705">
          <w:t xml:space="preserve"> for the Document Consumer</w:t>
        </w:r>
      </w:ins>
      <w:r w:rsidRPr="00B00A38">
        <w:t xml:space="preserve"> to convey are the scope values for PurposeOfUse and the identity of the Patient</w:t>
      </w:r>
      <w:r w:rsidR="00B00A38">
        <w:t xml:space="preserve">. </w:t>
      </w:r>
      <w:r w:rsidR="008F71E2" w:rsidRPr="00B00A38">
        <w:t>This OAuth Scope specification does not require the use of SMART-on-FHIR but is compatible</w:t>
      </w:r>
      <w:r w:rsidR="00311EB2" w:rsidRPr="00B00A38">
        <w:t xml:space="preserve"> with it</w:t>
      </w:r>
      <w:r w:rsidR="00722E7D" w:rsidRPr="00B00A38">
        <w:t>. There are two defined scope values that are included in the scope separated by a space and repeated as necessary:</w:t>
      </w:r>
      <w:r w:rsidR="00B75FC2" w:rsidRPr="00B00A38">
        <w:rPr>
          <w:rFonts w:ascii="Courier New" w:hAnsi="Courier New" w:cs="Courier New"/>
          <w:color w:val="222222"/>
          <w:sz w:val="15"/>
          <w:szCs w:val="15"/>
          <w:shd w:val="clear" w:color="auto" w:fill="FFFFFF"/>
        </w:rPr>
        <w:t xml:space="preserve"> </w:t>
      </w:r>
    </w:p>
    <w:p w14:paraId="0DC3820A" w14:textId="3391B9DE" w:rsidR="00B75FC2" w:rsidRPr="00B00A38" w:rsidRDefault="00B75FC2" w:rsidP="00B75FC2">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“PurposeOfUse” '.' PurposeOfUse</w:t>
      </w:r>
    </w:p>
    <w:p w14:paraId="21BC554C" w14:textId="6C434456" w:rsidR="00B75FC2" w:rsidRPr="00B00A38" w:rsidRDefault="00420C47" w:rsidP="00B75FC2">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 xml:space="preserve">queryParam (e.g. </w:t>
      </w:r>
      <w:r w:rsidR="00B75FC2" w:rsidRPr="00B00A38">
        <w:rPr>
          <w:rFonts w:ascii="Courier New" w:hAnsi="Courier New" w:cs="Courier New"/>
          <w:color w:val="222222"/>
          <w:sz w:val="15"/>
          <w:szCs w:val="15"/>
          <w:shd w:val="clear" w:color="auto" w:fill="FFFFFF"/>
        </w:rPr>
        <w:t>“patient” '=' Patient</w:t>
      </w:r>
      <w:r w:rsidRPr="00B00A38">
        <w:rPr>
          <w:rFonts w:ascii="Courier New" w:hAnsi="Courier New" w:cs="Courier New"/>
          <w:color w:val="222222"/>
          <w:sz w:val="15"/>
          <w:szCs w:val="15"/>
          <w:shd w:val="clear" w:color="auto" w:fill="FFFFFF"/>
        </w:rPr>
        <w:t>)</w:t>
      </w:r>
    </w:p>
    <w:p w14:paraId="51210AF7" w14:textId="77777777" w:rsidR="00B75FC2" w:rsidRPr="00B00A38" w:rsidRDefault="00B75FC2" w:rsidP="00B75FC2">
      <w:pPr>
        <w:pStyle w:val="BodyText"/>
        <w:ind w:firstLine="720"/>
        <w:rPr>
          <w:rFonts w:ascii="Courier New" w:hAnsi="Courier New" w:cs="Courier New"/>
          <w:color w:val="222222"/>
          <w:sz w:val="15"/>
          <w:szCs w:val="15"/>
          <w:shd w:val="clear" w:color="auto" w:fill="FFFFFF"/>
        </w:rPr>
      </w:pPr>
    </w:p>
    <w:p w14:paraId="470DF219" w14:textId="514620A6" w:rsidR="00722E7D" w:rsidRPr="00B00A38" w:rsidRDefault="00B75FC2" w:rsidP="001636FA">
      <w:pPr>
        <w:pStyle w:val="BodyText"/>
      </w:pPr>
      <w:r w:rsidRPr="00B00A38">
        <w:t>e.g.</w:t>
      </w:r>
      <w:r w:rsidR="00722E7D" w:rsidRPr="00B00A38">
        <w:t xml:space="preserve">, a simple request for Treatment access to patient f5c7395 </w:t>
      </w:r>
    </w:p>
    <w:p w14:paraId="688552B0" w14:textId="7F19AAA8" w:rsidR="00722E7D" w:rsidRPr="00B00A38" w:rsidRDefault="00722E7D" w:rsidP="00722E7D">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PurposeOfUse.TREAT patient="http://myserver.example/fhir/Patient/f5c7395"</w:t>
      </w:r>
    </w:p>
    <w:p w14:paraId="1C7FE750" w14:textId="74F09F71" w:rsidR="00722E7D" w:rsidRPr="00B00A38" w:rsidRDefault="00722E7D" w:rsidP="00722E7D">
      <w:pPr>
        <w:pStyle w:val="BodyText"/>
      </w:pPr>
      <w:r w:rsidRPr="00B00A38">
        <w:t>e.g., a request for Treatment, Payment, and Operations access to patient f5c7395 in addition to SMART-on-FHIR scopes for read access to DocumentReference, DocumentManifest, List, and Binary</w:t>
      </w:r>
    </w:p>
    <w:p w14:paraId="7399D097" w14:textId="48B7B967" w:rsidR="00B75FC2" w:rsidRPr="00B00A38" w:rsidRDefault="00E25520" w:rsidP="001636FA">
      <w:pPr>
        <w:pStyle w:val="BodyText"/>
        <w:ind w:left="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DocumentReference.read </w:t>
      </w: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DocumentManifest.read </w:t>
      </w: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List.read </w:t>
      </w: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Binary.read PurposeOfUse.TREAT </w:t>
      </w:r>
      <w:r w:rsidRPr="00B00A38">
        <w:rPr>
          <w:rFonts w:ascii="Courier New" w:hAnsi="Courier New" w:cs="Courier New"/>
          <w:color w:val="222222"/>
          <w:sz w:val="15"/>
          <w:szCs w:val="15"/>
          <w:shd w:val="clear" w:color="auto" w:fill="FFFFFF"/>
        </w:rPr>
        <w:t xml:space="preserve">PurposeOfUse.HPAYMT PurposeOfUse.OPERAT </w:t>
      </w:r>
      <w:r w:rsidR="00B75FC2" w:rsidRPr="00B00A38">
        <w:rPr>
          <w:rFonts w:ascii="Courier New" w:hAnsi="Courier New" w:cs="Courier New"/>
          <w:color w:val="222222"/>
          <w:sz w:val="15"/>
          <w:szCs w:val="15"/>
          <w:shd w:val="clear" w:color="auto" w:fill="FFFFFF"/>
        </w:rPr>
        <w:t>patient="http://myserver.example/fhir/Patient/f5c7395"</w:t>
      </w:r>
    </w:p>
    <w:p w14:paraId="6EE43733" w14:textId="77777777" w:rsidR="00B75FC2" w:rsidRPr="00B00A38" w:rsidRDefault="00B75FC2" w:rsidP="00B75FC2">
      <w:pPr>
        <w:pStyle w:val="BodyText"/>
      </w:pPr>
    </w:p>
    <w:p w14:paraId="607B00F4" w14:textId="400729AF" w:rsidR="007C6FD3" w:rsidRPr="00B00A38" w:rsidRDefault="00CD7E61" w:rsidP="00B51436">
      <w:pPr>
        <w:pStyle w:val="Heading3"/>
        <w:numPr>
          <w:ilvl w:val="0"/>
          <w:numId w:val="0"/>
        </w:numPr>
        <w:rPr>
          <w:noProof w:val="0"/>
        </w:rPr>
      </w:pPr>
      <w:bookmarkStart w:id="212" w:name="_Toc34294202"/>
      <w:r w:rsidRPr="00B00A38">
        <w:rPr>
          <w:noProof w:val="0"/>
        </w:rPr>
        <w:lastRenderedPageBreak/>
        <w:t>X.2.</w:t>
      </w:r>
      <w:r w:rsidR="00E10D98" w:rsidRPr="00B00A38">
        <w:rPr>
          <w:noProof w:val="0"/>
        </w:rPr>
        <w:t>3</w:t>
      </w:r>
      <w:r w:rsidRPr="00B00A38">
        <w:rPr>
          <w:noProof w:val="0"/>
        </w:rPr>
        <w:t xml:space="preserve"> </w:t>
      </w:r>
      <w:r w:rsidR="007C6FD3" w:rsidRPr="00B00A38">
        <w:rPr>
          <w:noProof w:val="0"/>
        </w:rPr>
        <w:t>SVCM Validation Option</w:t>
      </w:r>
      <w:bookmarkEnd w:id="212"/>
    </w:p>
    <w:p w14:paraId="30CC4056" w14:textId="5C8DC9FF" w:rsidR="00CD7E61" w:rsidRPr="00B00A38" w:rsidRDefault="007C6FD3" w:rsidP="00A15C2E">
      <w:pPr>
        <w:pStyle w:val="BodyText"/>
      </w:pPr>
      <w:r w:rsidRPr="00B00A38">
        <w:t>The Document Registry</w:t>
      </w:r>
      <w:r w:rsidR="00311EB2" w:rsidRPr="00B00A38">
        <w:t xml:space="preserve"> that supports the SVCM Option SHALL be</w:t>
      </w:r>
      <w:r w:rsidRPr="00B00A38">
        <w:t xml:space="preserve"> grouped with a SVCM </w:t>
      </w:r>
      <w:r w:rsidR="006F05B3" w:rsidRPr="00B00A38">
        <w:t xml:space="preserve">Terminology </w:t>
      </w:r>
      <w:r w:rsidR="00311EB2" w:rsidRPr="00B00A38">
        <w:t>Consumer</w:t>
      </w:r>
      <w:r w:rsidRPr="00B00A38">
        <w:t xml:space="preserve"> and uses this interface to do validation of submitted metadata codes </w:t>
      </w:r>
      <w:r w:rsidR="00311EB2" w:rsidRPr="00B00A38">
        <w:t xml:space="preserve">in the [ITI-65] submission </w:t>
      </w:r>
      <w:r w:rsidRPr="00B00A38">
        <w:t xml:space="preserve">as being </w:t>
      </w:r>
      <w:r w:rsidR="00311EB2" w:rsidRPr="00B00A38">
        <w:t xml:space="preserve">within </w:t>
      </w:r>
      <w:r w:rsidRPr="00B00A38">
        <w:t>in the community assigned valueSet</w:t>
      </w:r>
      <w:r w:rsidR="00311EB2" w:rsidRPr="00B00A38">
        <w:t xml:space="preserve">. If any of the codes are found to be not valid then Document Registry SHALL reject the </w:t>
      </w:r>
      <w:r w:rsidR="006F05B3" w:rsidRPr="00B00A38">
        <w:t>[</w:t>
      </w:r>
      <w:r w:rsidR="00311EB2" w:rsidRPr="00B00A38">
        <w:t>ITI-65</w:t>
      </w:r>
      <w:r w:rsidR="006F05B3" w:rsidRPr="00B00A38">
        <w:t>]</w:t>
      </w:r>
      <w:r w:rsidR="00311EB2" w:rsidRPr="00B00A38">
        <w:t xml:space="preserve"> transaction.</w:t>
      </w:r>
      <w:r w:rsidRPr="00B00A38">
        <w:t xml:space="preserve"> </w:t>
      </w:r>
    </w:p>
    <w:p w14:paraId="1578E9E5" w14:textId="61D4A71F" w:rsidR="00CD7E61" w:rsidRPr="00B00A38" w:rsidRDefault="00CD7E61" w:rsidP="00B51436">
      <w:pPr>
        <w:pStyle w:val="Heading3"/>
        <w:numPr>
          <w:ilvl w:val="0"/>
          <w:numId w:val="0"/>
        </w:numPr>
        <w:rPr>
          <w:noProof w:val="0"/>
        </w:rPr>
      </w:pPr>
      <w:bookmarkStart w:id="213" w:name="_Toc34294203"/>
      <w:r w:rsidRPr="00B00A38">
        <w:rPr>
          <w:noProof w:val="0"/>
        </w:rPr>
        <w:t>X.2.</w:t>
      </w:r>
      <w:r w:rsidR="00E10D98" w:rsidRPr="00B00A38">
        <w:rPr>
          <w:noProof w:val="0"/>
        </w:rPr>
        <w:t>4</w:t>
      </w:r>
      <w:r w:rsidRPr="00B00A38">
        <w:rPr>
          <w:noProof w:val="0"/>
        </w:rPr>
        <w:t xml:space="preserve"> </w:t>
      </w:r>
      <w:r w:rsidR="00284775" w:rsidRPr="00B00A38">
        <w:rPr>
          <w:noProof w:val="0"/>
        </w:rPr>
        <w:t>Un</w:t>
      </w:r>
      <w:r w:rsidR="00D37582" w:rsidRPr="00B00A38">
        <w:rPr>
          <w:noProof w:val="0"/>
        </w:rPr>
        <w:t>C</w:t>
      </w:r>
      <w:r w:rsidR="00284775" w:rsidRPr="00B00A38">
        <w:rPr>
          <w:noProof w:val="0"/>
        </w:rPr>
        <w:t xml:space="preserve">ontained </w:t>
      </w:r>
      <w:r w:rsidRPr="00B00A38">
        <w:rPr>
          <w:noProof w:val="0"/>
        </w:rPr>
        <w:t>Reference Option</w:t>
      </w:r>
      <w:bookmarkEnd w:id="213"/>
    </w:p>
    <w:p w14:paraId="279190AA" w14:textId="0A2C0215" w:rsidR="00D37582" w:rsidRPr="00B00A38" w:rsidRDefault="00311EB2" w:rsidP="00A15C2E">
      <w:pPr>
        <w:pStyle w:val="BodyText"/>
      </w:pPr>
      <w:del w:id="214" w:author="John Moehrke" w:date="2020-05-03T20:37:00Z">
        <w:r w:rsidRPr="00B00A38" w:rsidDel="00F93705">
          <w:delText xml:space="preserve">In </w:delText>
        </w:r>
      </w:del>
      <w:ins w:id="215" w:author="John Moehrke" w:date="2020-05-03T20:37:00Z">
        <w:r w:rsidR="00F93705">
          <w:t>By default in</w:t>
        </w:r>
        <w:r w:rsidR="00F93705" w:rsidRPr="00B00A38">
          <w:t xml:space="preserve"> </w:t>
        </w:r>
      </w:ins>
      <w:r w:rsidRPr="00B00A38">
        <w:t>[ITI-65], an MHD Document Source is required to include</w:t>
      </w:r>
      <w:r w:rsidR="00D37582" w:rsidRPr="00B00A38">
        <w:t xml:space="preserve"> by containment the information in the </w:t>
      </w:r>
      <w:r w:rsidR="00D37582" w:rsidRPr="00B00A38">
        <w:rPr>
          <w:rStyle w:val="XMLname"/>
        </w:rPr>
        <w:t>DocumentReference.author</w:t>
      </w:r>
      <w:r w:rsidR="00D37582" w:rsidRPr="00B00A38">
        <w:t xml:space="preserve">, </w:t>
      </w:r>
      <w:r w:rsidRPr="00B00A38">
        <w:t xml:space="preserve">the </w:t>
      </w:r>
      <w:r w:rsidR="00D37582" w:rsidRPr="00B00A38">
        <w:rPr>
          <w:rStyle w:val="XMLname"/>
        </w:rPr>
        <w:t>DocumentReference.authenticator</w:t>
      </w:r>
      <w:r w:rsidR="00D37582" w:rsidRPr="00B00A38">
        <w:t>,</w:t>
      </w:r>
      <w:r w:rsidRPr="00B00A38">
        <w:t xml:space="preserve"> the</w:t>
      </w:r>
      <w:r w:rsidR="00D37582" w:rsidRPr="00B00A38">
        <w:t xml:space="preserve"> </w:t>
      </w:r>
      <w:r w:rsidR="00D37582" w:rsidRPr="00B00A38">
        <w:rPr>
          <w:rStyle w:val="XMLname"/>
        </w:rPr>
        <w:t>DocumentReference.context.sourcePatientInfo</w:t>
      </w:r>
      <w:r w:rsidR="00D37582" w:rsidRPr="00B00A38">
        <w:t xml:space="preserve">, and the </w:t>
      </w:r>
      <w:r w:rsidR="00D37582" w:rsidRPr="00B00A38">
        <w:rPr>
          <w:rStyle w:val="XMLname"/>
        </w:rPr>
        <w:t>DocumentManifest.author</w:t>
      </w:r>
      <w:r w:rsidR="00D37582" w:rsidRPr="00B00A38">
        <w:t xml:space="preserve">. This requirement encourages the persisting of the </w:t>
      </w:r>
      <w:r w:rsidRPr="00B00A38">
        <w:t>information</w:t>
      </w:r>
      <w:r w:rsidR="00D37582" w:rsidRPr="00B00A38">
        <w:t xml:space="preserve"> at the time the document is published. This supports lifecycle management that recognizes that these identities change over time, and often become invalid due to individual retirement or other reasons to no-longer be active (e.g. the document is utilized 20 years after it was first published, and thus the original author has long since retired and would therefore not be in an active provider directory.</w:t>
      </w:r>
      <w:r w:rsidRPr="00B00A38">
        <w:t>)</w:t>
      </w:r>
    </w:p>
    <w:p w14:paraId="76260C8F" w14:textId="2E3E1667" w:rsidR="00D37582" w:rsidRPr="00B00A38" w:rsidRDefault="00D37582" w:rsidP="00A15C2E">
      <w:pPr>
        <w:pStyle w:val="BodyText"/>
      </w:pPr>
      <w:r w:rsidRPr="00B00A38">
        <w:t xml:space="preserve">The UnContained Reference Option recognizes that a Community may choose to </w:t>
      </w:r>
      <w:r w:rsidR="00311EB2" w:rsidRPr="00B00A38">
        <w:t>longitudinally</w:t>
      </w:r>
      <w:r w:rsidRPr="00B00A38">
        <w:t xml:space="preserve"> maintain their mCSD provider directory and PMIR patient directory. When this longitudinal consistency is managed, then the entries in the MHDS Document Registry </w:t>
      </w:r>
      <w:r w:rsidR="006F05B3" w:rsidRPr="00B00A38">
        <w:t xml:space="preserve">do not </w:t>
      </w:r>
      <w:r w:rsidRPr="00B00A38">
        <w:t xml:space="preserve">need to make a copy of the information known at the time of publication </w:t>
      </w:r>
      <w:r w:rsidR="006F05B3" w:rsidRPr="00B00A38">
        <w:t>since</w:t>
      </w:r>
      <w:r w:rsidRPr="00B00A38">
        <w:t xml:space="preserve"> a Reference to the information in these directories will be valid over the full lifecycle of the Document Registry entries.</w:t>
      </w:r>
    </w:p>
    <w:p w14:paraId="017FFD9B" w14:textId="1EEE3BDF" w:rsidR="00CD7E61" w:rsidRPr="00B00A38" w:rsidRDefault="00284775" w:rsidP="00A15C2E">
      <w:pPr>
        <w:pStyle w:val="BodyText"/>
      </w:pPr>
      <w:r w:rsidRPr="00B00A38">
        <w:t xml:space="preserve">The </w:t>
      </w:r>
      <w:r w:rsidR="00D37582" w:rsidRPr="00B00A38">
        <w:t>UnContained</w:t>
      </w:r>
      <w:r w:rsidRPr="00B00A38">
        <w:t xml:space="preserve"> Reference Option requires the</w:t>
      </w:r>
      <w:r w:rsidR="00D37582" w:rsidRPr="00B00A38">
        <w:t xml:space="preserve"> grouped MHD Document Recipient to support </w:t>
      </w:r>
      <w:r w:rsidRPr="00B00A38">
        <w:t>the MHD UnContained Option</w:t>
      </w:r>
      <w:r w:rsidR="00D37582" w:rsidRPr="00B00A38">
        <w:t>. A</w:t>
      </w:r>
      <w:r w:rsidR="006F05B3" w:rsidRPr="00B00A38">
        <w:t>n</w:t>
      </w:r>
      <w:r w:rsidR="00D37582" w:rsidRPr="00B00A38">
        <w:t xml:space="preserve"> MHD Document Source may implement the MHD UnContained Option so as to be able to send UnContained References</w:t>
      </w:r>
      <w:r w:rsidRPr="00B00A38">
        <w:t xml:space="preserve">. </w:t>
      </w:r>
      <w:r w:rsidR="00856192" w:rsidRPr="00B00A38">
        <w:t>The MHD and MHDS UnContained Option</w:t>
      </w:r>
      <w:del w:id="216" w:author="John Moehrke" w:date="2020-05-03T20:36:00Z">
        <w:r w:rsidR="00856192" w:rsidRPr="00B00A38" w:rsidDel="00F93705">
          <w:delText>s</w:delText>
        </w:r>
      </w:del>
      <w:r w:rsidR="00856192" w:rsidRPr="00B00A38">
        <w:t xml:space="preserve"> </w:t>
      </w:r>
      <w:r w:rsidR="00CD7E61" w:rsidRPr="00B00A38">
        <w:t xml:space="preserve"> allows </w:t>
      </w:r>
      <w:r w:rsidR="00CD7E61" w:rsidRPr="00B00A38">
        <w:rPr>
          <w:rStyle w:val="XMLname"/>
        </w:rPr>
        <w:t>DocumentReference.author</w:t>
      </w:r>
      <w:r w:rsidR="0019513B" w:rsidRPr="00B00A38">
        <w:t xml:space="preserve">, </w:t>
      </w:r>
      <w:r w:rsidR="0019513B" w:rsidRPr="00B00A38">
        <w:rPr>
          <w:rStyle w:val="XMLname"/>
        </w:rPr>
        <w:t>DocumentReference.authenticator</w:t>
      </w:r>
      <w:r w:rsidR="0019513B" w:rsidRPr="00B00A38">
        <w:t xml:space="preserve">, </w:t>
      </w:r>
      <w:r w:rsidR="00856192" w:rsidRPr="00B00A38">
        <w:rPr>
          <w:rStyle w:val="XMLname"/>
        </w:rPr>
        <w:t>DocumentReference.context.sourcePatientInfo</w:t>
      </w:r>
      <w:r w:rsidR="00856192" w:rsidRPr="00B00A38">
        <w:t xml:space="preserve">, </w:t>
      </w:r>
      <w:r w:rsidR="0019513B" w:rsidRPr="00B00A38">
        <w:t xml:space="preserve">and </w:t>
      </w:r>
      <w:r w:rsidR="0019513B" w:rsidRPr="00B00A38">
        <w:rPr>
          <w:rStyle w:val="XMLname"/>
        </w:rPr>
        <w:t>DocumentManifest.author</w:t>
      </w:r>
      <w:r w:rsidR="00CD7E61" w:rsidRPr="00B00A38">
        <w:t xml:space="preserve"> to be a Reference to a </w:t>
      </w:r>
      <w:r w:rsidR="0019513B" w:rsidRPr="00B00A38">
        <w:t>(Practitioner|PractitionerRole|Organization</w:t>
      </w:r>
      <w:r w:rsidR="006F05B3" w:rsidRPr="00B00A38">
        <w:t>|Patient</w:t>
      </w:r>
      <w:r w:rsidR="0019513B" w:rsidRPr="00B00A38">
        <w:t xml:space="preserve">) </w:t>
      </w:r>
      <w:r w:rsidR="00CD7E61" w:rsidRPr="00B00A38">
        <w:t xml:space="preserve">Resource published in the associated </w:t>
      </w:r>
      <w:r w:rsidR="00066856" w:rsidRPr="00B00A38">
        <w:t xml:space="preserve">centrally managed </w:t>
      </w:r>
      <w:r w:rsidR="00CD7E61" w:rsidRPr="00B00A38">
        <w:t xml:space="preserve">mCSD </w:t>
      </w:r>
      <w:r w:rsidR="001144BE" w:rsidRPr="00B00A38">
        <w:t xml:space="preserve">Care Services </w:t>
      </w:r>
      <w:r w:rsidR="00CD7E61" w:rsidRPr="00B00A38">
        <w:t>Selective Supplier</w:t>
      </w:r>
      <w:r w:rsidR="00856192" w:rsidRPr="00B00A38">
        <w:t>, or a Patient Resource published in the associated centrally managed PMIR Patient Identity Manager</w:t>
      </w:r>
      <w:r w:rsidR="00CD7E61" w:rsidRPr="00B00A38">
        <w:t xml:space="preserve">. </w:t>
      </w:r>
    </w:p>
    <w:p w14:paraId="50D7D29E" w14:textId="5A7FB6BD" w:rsidR="00284775" w:rsidRPr="00B00A38" w:rsidRDefault="00C46378" w:rsidP="001636FA">
      <w:pPr>
        <w:pStyle w:val="BodyText"/>
        <w:keepNext/>
      </w:pPr>
      <w:r w:rsidRPr="00B00A38">
        <w:rPr>
          <w:noProof/>
        </w:rPr>
        <w:lastRenderedPageBreak/>
        <w:drawing>
          <wp:inline distT="0" distB="0" distL="0" distR="0" wp14:anchorId="69F776E3" wp14:editId="56CD1BC7">
            <wp:extent cx="59436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41C181" w14:textId="7AD4F8CF" w:rsidR="00284775" w:rsidRPr="00B00A38" w:rsidRDefault="00284775" w:rsidP="00872C1F">
      <w:pPr>
        <w:pStyle w:val="FigureTitle"/>
      </w:pPr>
      <w:r w:rsidRPr="00B00A38">
        <w:t>Figure X.2.</w:t>
      </w:r>
      <w:r w:rsidR="00E10D98" w:rsidRPr="00B00A38">
        <w:t>4</w:t>
      </w:r>
      <w:r w:rsidRPr="00B00A38">
        <w:t>-1</w:t>
      </w:r>
      <w:r w:rsidR="00016AA5">
        <w:t>:</w:t>
      </w:r>
      <w:r w:rsidRPr="00B00A38">
        <w:t xml:space="preserve"> Author Reference Process Flow</w:t>
      </w:r>
    </w:p>
    <w:p w14:paraId="25C016F5" w14:textId="5FA0FF3E" w:rsidR="00C625FC" w:rsidRPr="00B00A38" w:rsidRDefault="006F05B3" w:rsidP="00A15C2E">
      <w:pPr>
        <w:pStyle w:val="BodyText"/>
      </w:pPr>
      <w:r w:rsidRPr="00B00A38">
        <w:t xml:space="preserve">The </w:t>
      </w:r>
      <w:r w:rsidR="007D25BB" w:rsidRPr="00B00A38">
        <w:t xml:space="preserve">mCSD </w:t>
      </w:r>
      <w:r w:rsidR="001144BE" w:rsidRPr="00B00A38">
        <w:t xml:space="preserve">Care Services </w:t>
      </w:r>
      <w:r w:rsidR="007D25BB" w:rsidRPr="00B00A38">
        <w:t xml:space="preserve">Selective Supplier </w:t>
      </w:r>
      <w:r w:rsidR="00856192" w:rsidRPr="00B00A38">
        <w:t xml:space="preserve">and the PMIR Patient Identity Manager </w:t>
      </w:r>
      <w:r w:rsidRPr="00B00A38">
        <w:t xml:space="preserve">are </w:t>
      </w:r>
      <w:r w:rsidR="007D25BB" w:rsidRPr="00B00A38">
        <w:t xml:space="preserve">persisting </w:t>
      </w:r>
      <w:r w:rsidR="00811A17" w:rsidRPr="00B00A38">
        <w:t>long term the data so that the Resources within the Document Registry are available for the life of the Document Registry entry.</w:t>
      </w:r>
      <w:r w:rsidR="001144BE" w:rsidRPr="00B00A38">
        <w:t xml:space="preserve"> The Document Registry shall validate </w:t>
      </w:r>
      <w:r w:rsidR="0019513B" w:rsidRPr="00B00A38">
        <w:t xml:space="preserve">publication requests </w:t>
      </w:r>
      <w:r w:rsidRPr="00B00A38">
        <w:t xml:space="preserve">to ensure </w:t>
      </w:r>
      <w:r w:rsidR="0019513B" w:rsidRPr="00B00A38">
        <w:t xml:space="preserve">that </w:t>
      </w:r>
      <w:r w:rsidR="001144BE" w:rsidRPr="00B00A38">
        <w:t xml:space="preserve">all </w:t>
      </w:r>
      <w:r w:rsidR="001144BE" w:rsidRPr="00B00A38">
        <w:rPr>
          <w:rStyle w:val="XMLname"/>
        </w:rPr>
        <w:t>DocumentReference.author</w:t>
      </w:r>
      <w:r w:rsidR="00C60726" w:rsidRPr="00B00A38">
        <w:t xml:space="preserve">, </w:t>
      </w:r>
      <w:r w:rsidR="00C60726" w:rsidRPr="00B00A38">
        <w:rPr>
          <w:rStyle w:val="XMLname"/>
        </w:rPr>
        <w:t>DocumentReference.authenticator</w:t>
      </w:r>
      <w:r w:rsidR="00C60726" w:rsidRPr="00B00A38">
        <w:t xml:space="preserve">, </w:t>
      </w:r>
      <w:r w:rsidR="00856192" w:rsidRPr="00B00A38">
        <w:rPr>
          <w:rStyle w:val="XMLname"/>
        </w:rPr>
        <w:t>DocumentReference.context.sourcePatientInfo</w:t>
      </w:r>
      <w:r w:rsidR="00856192" w:rsidRPr="00B00A38">
        <w:t xml:space="preserve">, </w:t>
      </w:r>
      <w:r w:rsidR="00C60726" w:rsidRPr="00B00A38">
        <w:t xml:space="preserve">and </w:t>
      </w:r>
      <w:r w:rsidR="00C60726" w:rsidRPr="00B00A38">
        <w:rPr>
          <w:rStyle w:val="XMLname"/>
        </w:rPr>
        <w:t>DocumentManifest.author</w:t>
      </w:r>
      <w:r w:rsidR="00C60726" w:rsidRPr="00B00A38">
        <w:t>;</w:t>
      </w:r>
      <w:r w:rsidR="001144BE" w:rsidRPr="00B00A38">
        <w:t xml:space="preserve"> element</w:t>
      </w:r>
      <w:ins w:id="217" w:author="John Moehrke" w:date="2020-05-03T20:35:00Z">
        <w:r w:rsidR="00F93705">
          <w:t>s</w:t>
        </w:r>
      </w:ins>
      <w:r w:rsidR="001144BE" w:rsidRPr="00B00A38">
        <w:t xml:space="preserve"> are either contained or are references to valid and active </w:t>
      </w:r>
      <w:r w:rsidR="0019513B" w:rsidRPr="00B00A38">
        <w:t xml:space="preserve">entry </w:t>
      </w:r>
      <w:r w:rsidR="001144BE" w:rsidRPr="00B00A38">
        <w:t>in the mCSD Care Services Selective Supplier</w:t>
      </w:r>
      <w:r w:rsidR="00856192" w:rsidRPr="00B00A38">
        <w:t xml:space="preserve"> or PMIR Patient Identity Manager</w:t>
      </w:r>
      <w:r w:rsidR="00C60726" w:rsidRPr="00B00A38">
        <w:t>. The Document Registry shall validate this by use of mC</w:t>
      </w:r>
      <w:r w:rsidR="001144BE" w:rsidRPr="00B00A38">
        <w:t>SD</w:t>
      </w:r>
      <w:r w:rsidR="0019513B" w:rsidRPr="00B00A38">
        <w:t xml:space="preserve"> Care Services Selective Consumer using the Find Matching Care Services [ITI-90] transaction</w:t>
      </w:r>
      <w:r w:rsidR="00856192" w:rsidRPr="00B00A38">
        <w:t xml:space="preserve">, and Patient identity </w:t>
      </w:r>
      <w:r w:rsidR="00711AA5" w:rsidRPr="00B00A38">
        <w:t xml:space="preserve">either internal Patient identity cache or possibly </w:t>
      </w:r>
      <w:r w:rsidR="00856192" w:rsidRPr="00B00A38">
        <w:t>by PMIR Patient Identity Manager using the PDQm Query [ITI-78]</w:t>
      </w:r>
      <w:r w:rsidR="0019513B" w:rsidRPr="00B00A38">
        <w:t>.</w:t>
      </w:r>
    </w:p>
    <w:p w14:paraId="25D3795F" w14:textId="617410A5" w:rsidR="005F21E7" w:rsidRPr="00B00A38" w:rsidRDefault="005F21E7" w:rsidP="00303E20">
      <w:pPr>
        <w:pStyle w:val="Heading2"/>
        <w:numPr>
          <w:ilvl w:val="0"/>
          <w:numId w:val="0"/>
        </w:numPr>
        <w:rPr>
          <w:noProof w:val="0"/>
        </w:rPr>
      </w:pPr>
      <w:bookmarkStart w:id="218" w:name="_Toc34294204"/>
      <w:r w:rsidRPr="00B00A38">
        <w:rPr>
          <w:noProof w:val="0"/>
        </w:rPr>
        <w:t xml:space="preserve">X.3 </w:t>
      </w:r>
      <w:r w:rsidR="00177EFB" w:rsidRPr="00B00A38">
        <w:rPr>
          <w:noProof w:val="0"/>
        </w:rPr>
        <w:t>MHDS</w:t>
      </w:r>
      <w:r w:rsidRPr="00B00A38">
        <w:rPr>
          <w:noProof w:val="0"/>
        </w:rPr>
        <w:t xml:space="preserve"> </w:t>
      </w:r>
      <w:r w:rsidR="001579E7" w:rsidRPr="00B00A38">
        <w:rPr>
          <w:noProof w:val="0"/>
        </w:rPr>
        <w:t xml:space="preserve">Required </w:t>
      </w:r>
      <w:r w:rsidR="00C158E0" w:rsidRPr="00B00A38">
        <w:rPr>
          <w:noProof w:val="0"/>
        </w:rPr>
        <w:t>Actor</w:t>
      </w:r>
      <w:r w:rsidRPr="00B00A38">
        <w:rPr>
          <w:noProof w:val="0"/>
        </w:rPr>
        <w:t xml:space="preserve"> Groupings</w:t>
      </w:r>
      <w:bookmarkEnd w:id="192"/>
      <w:bookmarkEnd w:id="218"/>
      <w:r w:rsidRPr="00B00A38">
        <w:rPr>
          <w:noProof w:val="0"/>
        </w:rPr>
        <w:t xml:space="preserve"> </w:t>
      </w:r>
    </w:p>
    <w:p w14:paraId="3F8CACD2" w14:textId="77F9C875" w:rsidR="00607529" w:rsidRPr="00B00A38" w:rsidRDefault="00761469">
      <w:pPr>
        <w:pStyle w:val="BodyText"/>
      </w:pPr>
      <w:r w:rsidRPr="00B00A38">
        <w:t xml:space="preserve">An </w:t>
      </w:r>
      <w:r w:rsidR="003A4080" w:rsidRPr="00B00A38">
        <w:t>a</w:t>
      </w:r>
      <w:r w:rsidRPr="00B00A38">
        <w:t xml:space="preserve">ctor from this profile (Column 1) </w:t>
      </w:r>
      <w:r w:rsidR="0020453A" w:rsidRPr="00B00A38">
        <w:t xml:space="preserve">shall </w:t>
      </w:r>
      <w:r w:rsidRPr="00B00A38">
        <w:t xml:space="preserve">implement all of the required transactions in this profile </w:t>
      </w:r>
      <w:r w:rsidRPr="00B00A38">
        <w:rPr>
          <w:b/>
          <w:i/>
        </w:rPr>
        <w:t>in addition to</w:t>
      </w:r>
      <w:r w:rsidRPr="00B00A38">
        <w:t xml:space="preserve"> </w:t>
      </w:r>
      <w:r w:rsidRPr="00B00A38">
        <w:rPr>
          <w:b/>
          <w:i/>
          <w:u w:val="single"/>
        </w:rPr>
        <w:t>all</w:t>
      </w:r>
      <w:r w:rsidRPr="00B00A38">
        <w:t xml:space="preserve"> of the </w:t>
      </w:r>
      <w:r w:rsidR="00662157" w:rsidRPr="00B00A38">
        <w:t>requirements</w:t>
      </w:r>
      <w:r w:rsidRPr="00B00A38">
        <w:t xml:space="preserve"> for the grouped actor (Column </w:t>
      </w:r>
      <w:r w:rsidR="00C625FC" w:rsidRPr="00B00A38">
        <w:t>3</w:t>
      </w:r>
      <w:r w:rsidRPr="00B00A38">
        <w:t>)</w:t>
      </w:r>
      <w:r w:rsidR="00887E40" w:rsidRPr="00B00A38">
        <w:t xml:space="preserve">. </w:t>
      </w:r>
    </w:p>
    <w:p w14:paraId="4444E5EA" w14:textId="0F631B30" w:rsidR="00761469" w:rsidRPr="00B00A38" w:rsidRDefault="00761469">
      <w:pPr>
        <w:pStyle w:val="BodyText"/>
      </w:pPr>
      <w:r w:rsidRPr="00B00A38">
        <w:t xml:space="preserve">Section X.5 describes some optional groupings that may be of interest for security considerations and </w:t>
      </w:r>
      <w:r w:rsidR="00F70207" w:rsidRPr="00B00A38">
        <w:t>S</w:t>
      </w:r>
      <w:r w:rsidRPr="00B00A38">
        <w:t>ection X.6 describes some optional groupings in other related profiles.</w:t>
      </w:r>
    </w:p>
    <w:p w14:paraId="2332BE07" w14:textId="5ECDC21E" w:rsidR="00B064A3" w:rsidRPr="00016AA5" w:rsidRDefault="00665BD7" w:rsidP="00872C1F">
      <w:pPr>
        <w:pStyle w:val="TableTitle"/>
      </w:pPr>
      <w:r w:rsidRPr="00016AA5">
        <w:lastRenderedPageBreak/>
        <w:t>Table X.3-1: Required Actor Groupings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00A38" w14:paraId="1EE3A3EE" w14:textId="77777777" w:rsidTr="00B51436">
        <w:trPr>
          <w:cantSplit/>
          <w:tblHeader/>
          <w:jc w:val="center"/>
        </w:trPr>
        <w:tc>
          <w:tcPr>
            <w:tcW w:w="1869" w:type="dxa"/>
            <w:shd w:val="pct15" w:color="auto" w:fill="FFFFFF"/>
            <w:vAlign w:val="center"/>
          </w:tcPr>
          <w:p w14:paraId="6CB0DA66" w14:textId="3CAF63EE" w:rsidR="007A15D1" w:rsidRPr="00B00A38" w:rsidRDefault="00177EFB" w:rsidP="007A15D1">
            <w:pPr>
              <w:pStyle w:val="TableEntryHeader"/>
            </w:pPr>
            <w:r w:rsidRPr="00B00A38">
              <w:t>MHDS</w:t>
            </w:r>
            <w:r w:rsidR="007A15D1" w:rsidRPr="00B00A38">
              <w:t xml:space="preserve"> Actor</w:t>
            </w:r>
          </w:p>
        </w:tc>
        <w:tc>
          <w:tcPr>
            <w:tcW w:w="2700" w:type="dxa"/>
            <w:shd w:val="pct15" w:color="auto" w:fill="FFFFFF"/>
          </w:tcPr>
          <w:p w14:paraId="57B75C4F" w14:textId="77777777" w:rsidR="007A15D1" w:rsidRPr="00B00A38" w:rsidRDefault="007A15D1" w:rsidP="007A15D1">
            <w:pPr>
              <w:pStyle w:val="TableEntryHeader"/>
            </w:pPr>
            <w:r w:rsidRPr="00B00A38">
              <w:t>Grouping Condition</w:t>
            </w:r>
          </w:p>
        </w:tc>
        <w:tc>
          <w:tcPr>
            <w:tcW w:w="3690" w:type="dxa"/>
            <w:shd w:val="pct15" w:color="auto" w:fill="FFFFFF"/>
            <w:vAlign w:val="center"/>
          </w:tcPr>
          <w:p w14:paraId="305D3A36" w14:textId="77777777" w:rsidR="007A15D1" w:rsidRPr="00B00A38" w:rsidRDefault="007A15D1" w:rsidP="00662157">
            <w:pPr>
              <w:pStyle w:val="TableEntryHeader"/>
            </w:pPr>
            <w:r w:rsidRPr="00B00A38">
              <w:t>Actor</w:t>
            </w:r>
            <w:r w:rsidR="00662157" w:rsidRPr="00B00A38">
              <w:t xml:space="preserve">(s) </w:t>
            </w:r>
            <w:r w:rsidRPr="00B00A38">
              <w:t>to be grouped with</w:t>
            </w:r>
          </w:p>
        </w:tc>
        <w:tc>
          <w:tcPr>
            <w:tcW w:w="1366" w:type="dxa"/>
            <w:shd w:val="pct15" w:color="auto" w:fill="FFFFFF"/>
            <w:vAlign w:val="center"/>
          </w:tcPr>
          <w:p w14:paraId="038EF898" w14:textId="77777777" w:rsidR="007A15D1" w:rsidRPr="00B00A38" w:rsidRDefault="007A15D1" w:rsidP="007A15D1">
            <w:pPr>
              <w:pStyle w:val="TableEntryHeader"/>
            </w:pPr>
            <w:r w:rsidRPr="00B00A38">
              <w:t>Reference</w:t>
            </w:r>
          </w:p>
        </w:tc>
      </w:tr>
      <w:tr w:rsidR="007A15D1" w:rsidRPr="00B00A38" w14:paraId="5043CC14" w14:textId="77777777" w:rsidTr="00B51436">
        <w:trPr>
          <w:cantSplit/>
          <w:trHeight w:val="368"/>
          <w:jc w:val="center"/>
        </w:trPr>
        <w:tc>
          <w:tcPr>
            <w:tcW w:w="1869" w:type="dxa"/>
            <w:vMerge w:val="restart"/>
          </w:tcPr>
          <w:p w14:paraId="04E8A7E3" w14:textId="2F925DF5" w:rsidR="00D630A5" w:rsidRPr="00B00A38" w:rsidRDefault="00C625FC" w:rsidP="007117B8">
            <w:pPr>
              <w:pStyle w:val="TableEntry"/>
              <w:rPr>
                <w:i/>
                <w:iCs/>
              </w:rPr>
            </w:pPr>
            <w:r w:rsidRPr="00B00A38">
              <w:t>Document Registry</w:t>
            </w:r>
          </w:p>
        </w:tc>
        <w:tc>
          <w:tcPr>
            <w:tcW w:w="2700" w:type="dxa"/>
            <w:vAlign w:val="center"/>
          </w:tcPr>
          <w:p w14:paraId="6C7D5A52" w14:textId="77777777" w:rsidR="007A15D1" w:rsidRPr="00B00A38" w:rsidRDefault="007A15D1" w:rsidP="007A15D1">
            <w:pPr>
              <w:pStyle w:val="TableEntry"/>
            </w:pPr>
            <w:r w:rsidRPr="00B00A38">
              <w:t>Required</w:t>
            </w:r>
          </w:p>
        </w:tc>
        <w:tc>
          <w:tcPr>
            <w:tcW w:w="3690" w:type="dxa"/>
            <w:vAlign w:val="center"/>
          </w:tcPr>
          <w:p w14:paraId="138097C0" w14:textId="11A1C966" w:rsidR="007A15D1" w:rsidRPr="00B00A38" w:rsidRDefault="00C625FC">
            <w:pPr>
              <w:pStyle w:val="TableEntry"/>
            </w:pPr>
            <w:r w:rsidRPr="00B00A38">
              <w:t xml:space="preserve">CT </w:t>
            </w:r>
            <w:r w:rsidR="00C60726" w:rsidRPr="00B00A38">
              <w:t>/</w:t>
            </w:r>
            <w:r w:rsidRPr="00B00A38">
              <w:t xml:space="preserve"> Time Client</w:t>
            </w:r>
          </w:p>
        </w:tc>
        <w:tc>
          <w:tcPr>
            <w:tcW w:w="1366" w:type="dxa"/>
          </w:tcPr>
          <w:p w14:paraId="0826B6E9" w14:textId="781F656D" w:rsidR="007A15D1" w:rsidRPr="00B00A38" w:rsidRDefault="00C60726" w:rsidP="00C625FC">
            <w:pPr>
              <w:pStyle w:val="TableEntry"/>
            </w:pPr>
            <w:r w:rsidRPr="00B00A38">
              <w:t>ITI TF-1:7</w:t>
            </w:r>
          </w:p>
        </w:tc>
      </w:tr>
      <w:tr w:rsidR="00C625FC" w:rsidRPr="00B00A38" w14:paraId="3B49D473" w14:textId="77777777" w:rsidTr="00B51436">
        <w:trPr>
          <w:cantSplit/>
          <w:trHeight w:val="332"/>
          <w:jc w:val="center"/>
        </w:trPr>
        <w:tc>
          <w:tcPr>
            <w:tcW w:w="1869" w:type="dxa"/>
            <w:vMerge/>
          </w:tcPr>
          <w:p w14:paraId="3802ACF8" w14:textId="77777777" w:rsidR="00C625FC" w:rsidRPr="00B00A38" w:rsidRDefault="00C625FC" w:rsidP="007A15D1">
            <w:pPr>
              <w:pStyle w:val="TableEntry"/>
            </w:pPr>
          </w:p>
        </w:tc>
        <w:tc>
          <w:tcPr>
            <w:tcW w:w="2700" w:type="dxa"/>
            <w:vAlign w:val="center"/>
          </w:tcPr>
          <w:p w14:paraId="59B2748B" w14:textId="5ADABCDC" w:rsidR="00C625FC" w:rsidRPr="00B00A38" w:rsidRDefault="00C625FC" w:rsidP="007117B8">
            <w:pPr>
              <w:pStyle w:val="TableEntry"/>
            </w:pPr>
            <w:r w:rsidRPr="00B00A38">
              <w:t>Required</w:t>
            </w:r>
          </w:p>
        </w:tc>
        <w:tc>
          <w:tcPr>
            <w:tcW w:w="3690" w:type="dxa"/>
            <w:vAlign w:val="center"/>
          </w:tcPr>
          <w:p w14:paraId="2E2DD928" w14:textId="06B811A5" w:rsidR="00C625FC" w:rsidRPr="00B00A38" w:rsidRDefault="00C625FC" w:rsidP="00300B8F">
            <w:pPr>
              <w:pStyle w:val="TableEntry"/>
            </w:pPr>
            <w:r w:rsidRPr="00B00A38">
              <w:t xml:space="preserve">ATNA </w:t>
            </w:r>
            <w:r w:rsidR="00C60726" w:rsidRPr="00B00A38">
              <w:t>/</w:t>
            </w:r>
            <w:r w:rsidRPr="00B00A38">
              <w:t xml:space="preserve"> Secure Node or Secure Application</w:t>
            </w:r>
            <w:r w:rsidR="00C60726" w:rsidRPr="00B00A38">
              <w:t xml:space="preserve"> with the STX: TLS 1.2 with the BCP195 Option and the ATX: FHIR Feed Option</w:t>
            </w:r>
          </w:p>
        </w:tc>
        <w:tc>
          <w:tcPr>
            <w:tcW w:w="1366" w:type="dxa"/>
          </w:tcPr>
          <w:p w14:paraId="2FF09326" w14:textId="03648F6E" w:rsidR="00C625FC" w:rsidRPr="00B00A38" w:rsidRDefault="00C60726" w:rsidP="00C625FC">
            <w:pPr>
              <w:pStyle w:val="TableEntry"/>
            </w:pPr>
            <w:r w:rsidRPr="00B00A38">
              <w:t>ITI TF-1:9</w:t>
            </w:r>
          </w:p>
        </w:tc>
      </w:tr>
      <w:tr w:rsidR="005F44AF" w:rsidRPr="00B00A38" w14:paraId="7BE83347" w14:textId="77777777" w:rsidTr="00B51436">
        <w:trPr>
          <w:cantSplit/>
          <w:trHeight w:val="332"/>
          <w:jc w:val="center"/>
        </w:trPr>
        <w:tc>
          <w:tcPr>
            <w:tcW w:w="1869" w:type="dxa"/>
            <w:vMerge/>
          </w:tcPr>
          <w:p w14:paraId="5149BCD8" w14:textId="77777777" w:rsidR="005F44AF" w:rsidRPr="00B00A38" w:rsidRDefault="005F44AF" w:rsidP="005F44AF">
            <w:pPr>
              <w:pStyle w:val="TableEntry"/>
            </w:pPr>
          </w:p>
        </w:tc>
        <w:tc>
          <w:tcPr>
            <w:tcW w:w="2700" w:type="dxa"/>
            <w:vAlign w:val="center"/>
          </w:tcPr>
          <w:p w14:paraId="14DE880F" w14:textId="3DF440E7" w:rsidR="005F44AF" w:rsidRPr="00B00A38" w:rsidDel="00EA4C56" w:rsidRDefault="005F44AF" w:rsidP="005F44AF">
            <w:pPr>
              <w:pStyle w:val="TableEntry"/>
            </w:pPr>
            <w:r w:rsidRPr="00B00A38">
              <w:t>Required</w:t>
            </w:r>
          </w:p>
        </w:tc>
        <w:tc>
          <w:tcPr>
            <w:tcW w:w="3690" w:type="dxa"/>
            <w:vAlign w:val="center"/>
          </w:tcPr>
          <w:p w14:paraId="381655E8" w14:textId="5E899446" w:rsidR="005F44AF" w:rsidRPr="00B00A38" w:rsidRDefault="005F44AF" w:rsidP="005F44AF">
            <w:pPr>
              <w:pStyle w:val="TableEntry"/>
            </w:pPr>
            <w:r w:rsidRPr="00B00A38">
              <w:t xml:space="preserve">MHD </w:t>
            </w:r>
            <w:r w:rsidR="00C60726" w:rsidRPr="00B00A38">
              <w:t>/</w:t>
            </w:r>
            <w:r w:rsidRPr="00B00A38">
              <w:t xml:space="preserve"> Document Responder</w:t>
            </w:r>
          </w:p>
        </w:tc>
        <w:tc>
          <w:tcPr>
            <w:tcW w:w="1366" w:type="dxa"/>
          </w:tcPr>
          <w:p w14:paraId="4BEA706F" w14:textId="6EE3E6AD" w:rsidR="005F44AF" w:rsidRPr="00B00A38" w:rsidRDefault="00C60726" w:rsidP="005F44AF">
            <w:pPr>
              <w:pStyle w:val="TableEntry"/>
            </w:pPr>
            <w:r w:rsidRPr="00B00A38">
              <w:t>ITI TF-1:33</w:t>
            </w:r>
          </w:p>
        </w:tc>
      </w:tr>
      <w:tr w:rsidR="005F44AF" w:rsidRPr="00B00A38" w14:paraId="2386D434" w14:textId="77777777" w:rsidTr="00B51436">
        <w:trPr>
          <w:cantSplit/>
          <w:trHeight w:val="332"/>
          <w:jc w:val="center"/>
        </w:trPr>
        <w:tc>
          <w:tcPr>
            <w:tcW w:w="1869" w:type="dxa"/>
            <w:vMerge/>
          </w:tcPr>
          <w:p w14:paraId="16042CA6" w14:textId="77777777" w:rsidR="005F44AF" w:rsidRPr="00B00A38" w:rsidRDefault="005F44AF" w:rsidP="005F44AF">
            <w:pPr>
              <w:pStyle w:val="TableEntry"/>
            </w:pPr>
          </w:p>
        </w:tc>
        <w:tc>
          <w:tcPr>
            <w:tcW w:w="2700" w:type="dxa"/>
            <w:vAlign w:val="center"/>
          </w:tcPr>
          <w:p w14:paraId="3931878A" w14:textId="3C8BDC82" w:rsidR="005F44AF" w:rsidRPr="00B00A38" w:rsidDel="00EA4C56" w:rsidRDefault="005F44AF" w:rsidP="005F44AF">
            <w:pPr>
              <w:pStyle w:val="TableEntry"/>
            </w:pPr>
            <w:r w:rsidRPr="00B00A38">
              <w:t>Required</w:t>
            </w:r>
          </w:p>
        </w:tc>
        <w:tc>
          <w:tcPr>
            <w:tcW w:w="3690" w:type="dxa"/>
            <w:vAlign w:val="center"/>
          </w:tcPr>
          <w:p w14:paraId="3C298B8E" w14:textId="42AD5E8A" w:rsidR="005F44AF" w:rsidRPr="00B00A38" w:rsidRDefault="005F44AF" w:rsidP="005F44AF">
            <w:pPr>
              <w:pStyle w:val="TableEntry"/>
            </w:pPr>
            <w:r w:rsidRPr="00B00A38">
              <w:t xml:space="preserve">MHD </w:t>
            </w:r>
            <w:r w:rsidR="00C60726" w:rsidRPr="00B00A38">
              <w:t>/</w:t>
            </w:r>
            <w:r w:rsidRPr="00B00A38">
              <w:t xml:space="preserve"> Document Recipient</w:t>
            </w:r>
            <w:ins w:id="219" w:author="John Moehrke" w:date="2020-05-03T20:24:00Z">
              <w:r w:rsidR="00AB6D89">
                <w:t xml:space="preserve"> with the Comprehensive</w:t>
              </w:r>
            </w:ins>
            <w:ins w:id="220" w:author="John Moehrke" w:date="2020-05-03T20:25:00Z">
              <w:r w:rsidR="00AB6D89">
                <w:t xml:space="preserve"> Metadata Option</w:t>
              </w:r>
            </w:ins>
          </w:p>
        </w:tc>
        <w:tc>
          <w:tcPr>
            <w:tcW w:w="1366" w:type="dxa"/>
          </w:tcPr>
          <w:p w14:paraId="20DB98EF" w14:textId="539F87E4" w:rsidR="005F44AF" w:rsidRPr="00B00A38" w:rsidRDefault="00C60726" w:rsidP="005F44AF">
            <w:pPr>
              <w:pStyle w:val="TableEntry"/>
            </w:pPr>
            <w:r w:rsidRPr="00B00A38">
              <w:t>ITI TF-1:33</w:t>
            </w:r>
          </w:p>
        </w:tc>
      </w:tr>
      <w:tr w:rsidR="005F44AF" w:rsidRPr="00B00A38" w14:paraId="74243371" w14:textId="77777777" w:rsidTr="00B51436">
        <w:trPr>
          <w:cantSplit/>
          <w:trHeight w:val="332"/>
          <w:jc w:val="center"/>
        </w:trPr>
        <w:tc>
          <w:tcPr>
            <w:tcW w:w="1869" w:type="dxa"/>
            <w:vMerge/>
          </w:tcPr>
          <w:p w14:paraId="06879E65" w14:textId="77777777" w:rsidR="005F44AF" w:rsidRPr="00B00A38" w:rsidRDefault="005F44AF" w:rsidP="005F44AF">
            <w:pPr>
              <w:pStyle w:val="TableEntry"/>
            </w:pPr>
          </w:p>
        </w:tc>
        <w:tc>
          <w:tcPr>
            <w:tcW w:w="2700" w:type="dxa"/>
            <w:vAlign w:val="center"/>
          </w:tcPr>
          <w:p w14:paraId="1BD43174" w14:textId="2E0D445D" w:rsidR="005F44AF" w:rsidRPr="00B00A38" w:rsidDel="00EA4C56" w:rsidRDefault="005F44AF" w:rsidP="005F44AF">
            <w:pPr>
              <w:pStyle w:val="TableEntry"/>
            </w:pPr>
            <w:r w:rsidRPr="00B00A38">
              <w:t>Required</w:t>
            </w:r>
          </w:p>
        </w:tc>
        <w:tc>
          <w:tcPr>
            <w:tcW w:w="3690" w:type="dxa"/>
            <w:vAlign w:val="center"/>
          </w:tcPr>
          <w:p w14:paraId="367A01CA" w14:textId="2126DEDA" w:rsidR="005F44AF" w:rsidRPr="00B00A38" w:rsidRDefault="005F44AF" w:rsidP="005F44AF">
            <w:pPr>
              <w:pStyle w:val="TableEntry"/>
            </w:pPr>
            <w:r w:rsidRPr="00B00A38">
              <w:t xml:space="preserve">PMIR </w:t>
            </w:r>
            <w:r w:rsidR="00B56A27" w:rsidRPr="00B00A38">
              <w:t xml:space="preserve">/ </w:t>
            </w:r>
            <w:r w:rsidRPr="00B00A38">
              <w:t>Patient</w:t>
            </w:r>
            <w:r w:rsidR="00C60726" w:rsidRPr="00B00A38">
              <w:t xml:space="preserve"> Identity</w:t>
            </w:r>
            <w:r w:rsidRPr="00B00A38">
              <w:t xml:space="preserve"> Consumer</w:t>
            </w:r>
          </w:p>
        </w:tc>
        <w:tc>
          <w:tcPr>
            <w:tcW w:w="1366" w:type="dxa"/>
          </w:tcPr>
          <w:p w14:paraId="01A36346" w14:textId="4B3BEF92" w:rsidR="005F44AF" w:rsidRPr="00B00A38" w:rsidRDefault="00C60726" w:rsidP="005F44AF">
            <w:pPr>
              <w:pStyle w:val="TableEntry"/>
            </w:pPr>
            <w:r w:rsidRPr="00B00A38">
              <w:t>ITI TF-1:</w:t>
            </w:r>
            <w:ins w:id="221" w:author="John Moehrke" w:date="2020-05-03T20:26:00Z">
              <w:r w:rsidR="00AB6D89">
                <w:t>49</w:t>
              </w:r>
            </w:ins>
            <w:del w:id="222" w:author="John Moehrke" w:date="2020-05-03T20:26:00Z">
              <w:r w:rsidRPr="00B00A38" w:rsidDel="00AB6D89">
                <w:delText>34</w:delText>
              </w:r>
            </w:del>
          </w:p>
        </w:tc>
      </w:tr>
      <w:tr w:rsidR="00C60726" w:rsidRPr="00B00A38" w14:paraId="463566E2" w14:textId="77777777" w:rsidTr="00B51436">
        <w:trPr>
          <w:cantSplit/>
          <w:trHeight w:val="332"/>
          <w:jc w:val="center"/>
        </w:trPr>
        <w:tc>
          <w:tcPr>
            <w:tcW w:w="1869" w:type="dxa"/>
            <w:vMerge/>
          </w:tcPr>
          <w:p w14:paraId="41A1EF86" w14:textId="77777777" w:rsidR="00C60726" w:rsidRPr="00B00A38" w:rsidRDefault="00C60726" w:rsidP="005F44AF">
            <w:pPr>
              <w:pStyle w:val="TableEntry"/>
            </w:pPr>
          </w:p>
        </w:tc>
        <w:tc>
          <w:tcPr>
            <w:tcW w:w="2700" w:type="dxa"/>
            <w:vAlign w:val="center"/>
          </w:tcPr>
          <w:p w14:paraId="7C6EC004" w14:textId="3B7E0053" w:rsidR="00C60726" w:rsidRPr="00B00A38" w:rsidRDefault="00B56A27" w:rsidP="005F44AF">
            <w:pPr>
              <w:pStyle w:val="TableEntry"/>
            </w:pPr>
            <w:r w:rsidRPr="00B00A38">
              <w:t>if the Authorization Option</w:t>
            </w:r>
          </w:p>
        </w:tc>
        <w:tc>
          <w:tcPr>
            <w:tcW w:w="3690" w:type="dxa"/>
            <w:vAlign w:val="center"/>
          </w:tcPr>
          <w:p w14:paraId="3FC95F93" w14:textId="483FDFFC" w:rsidR="00C60726" w:rsidRPr="00B00A38" w:rsidRDefault="00C60726" w:rsidP="005F44AF">
            <w:pPr>
              <w:pStyle w:val="TableEntry"/>
            </w:pPr>
            <w:r w:rsidRPr="00B00A38">
              <w:t xml:space="preserve">IUA </w:t>
            </w:r>
            <w:r w:rsidR="00B56A27" w:rsidRPr="00B00A38">
              <w:t>/</w:t>
            </w:r>
            <w:r w:rsidRPr="00B00A38">
              <w:t xml:space="preserve"> Resource Server</w:t>
            </w:r>
          </w:p>
        </w:tc>
        <w:tc>
          <w:tcPr>
            <w:tcW w:w="1366" w:type="dxa"/>
          </w:tcPr>
          <w:p w14:paraId="2B6469A3" w14:textId="083447CE" w:rsidR="00C60726" w:rsidRPr="00B00A38" w:rsidRDefault="00C60726" w:rsidP="005F44AF">
            <w:pPr>
              <w:pStyle w:val="TableEntry"/>
            </w:pPr>
            <w:r w:rsidRPr="00B00A38">
              <w:t>ITI TF-1:34</w:t>
            </w:r>
          </w:p>
        </w:tc>
      </w:tr>
      <w:tr w:rsidR="00C625FC" w:rsidRPr="00B00A38" w14:paraId="54232574" w14:textId="77777777" w:rsidTr="00B51436">
        <w:trPr>
          <w:cantSplit/>
          <w:trHeight w:val="332"/>
          <w:jc w:val="center"/>
        </w:trPr>
        <w:tc>
          <w:tcPr>
            <w:tcW w:w="1869" w:type="dxa"/>
            <w:vMerge/>
          </w:tcPr>
          <w:p w14:paraId="4FF8DE33" w14:textId="77777777" w:rsidR="00C625FC" w:rsidRPr="00B00A38" w:rsidRDefault="00C625FC" w:rsidP="007A15D1">
            <w:pPr>
              <w:pStyle w:val="TableEntry"/>
            </w:pPr>
          </w:p>
        </w:tc>
        <w:tc>
          <w:tcPr>
            <w:tcW w:w="2700" w:type="dxa"/>
            <w:vAlign w:val="center"/>
          </w:tcPr>
          <w:p w14:paraId="19711A07" w14:textId="2EF960B0" w:rsidR="00C625FC" w:rsidRPr="00B00A38" w:rsidRDefault="00EA4C56" w:rsidP="007117B8">
            <w:pPr>
              <w:pStyle w:val="TableEntry"/>
            </w:pPr>
            <w:r w:rsidRPr="00B00A38">
              <w:t>if the Authorization Option</w:t>
            </w:r>
          </w:p>
        </w:tc>
        <w:tc>
          <w:tcPr>
            <w:tcW w:w="3690" w:type="dxa"/>
            <w:vAlign w:val="center"/>
          </w:tcPr>
          <w:p w14:paraId="23004DAB" w14:textId="391B94E1" w:rsidR="00C625FC" w:rsidRPr="00B00A38" w:rsidRDefault="00C625FC" w:rsidP="00300B8F">
            <w:pPr>
              <w:pStyle w:val="TableEntry"/>
            </w:pPr>
            <w:r w:rsidRPr="00B00A38">
              <w:t xml:space="preserve">IUA </w:t>
            </w:r>
            <w:r w:rsidR="00B56A27" w:rsidRPr="00B00A38">
              <w:t>/ Authorization Serv</w:t>
            </w:r>
            <w:r w:rsidR="00711AA5" w:rsidRPr="00B00A38">
              <w:t>er</w:t>
            </w:r>
          </w:p>
        </w:tc>
        <w:tc>
          <w:tcPr>
            <w:tcW w:w="1366" w:type="dxa"/>
          </w:tcPr>
          <w:p w14:paraId="5DB06BC4" w14:textId="1A807ACE" w:rsidR="00C625FC" w:rsidRPr="00B00A38" w:rsidRDefault="00B56A27" w:rsidP="00C625FC">
            <w:pPr>
              <w:pStyle w:val="TableEntry"/>
            </w:pPr>
            <w:r w:rsidRPr="00B00A38">
              <w:t>ITI TF-1:34</w:t>
            </w:r>
          </w:p>
        </w:tc>
      </w:tr>
      <w:tr w:rsidR="00C625FC" w:rsidRPr="00B00A38" w14:paraId="72578323" w14:textId="77777777" w:rsidTr="00B51436">
        <w:trPr>
          <w:cantSplit/>
          <w:trHeight w:val="332"/>
          <w:jc w:val="center"/>
        </w:trPr>
        <w:tc>
          <w:tcPr>
            <w:tcW w:w="1869" w:type="dxa"/>
            <w:vMerge/>
          </w:tcPr>
          <w:p w14:paraId="734E0D8C" w14:textId="77777777" w:rsidR="00C625FC" w:rsidRPr="00B00A38" w:rsidRDefault="00C625FC" w:rsidP="007A15D1">
            <w:pPr>
              <w:pStyle w:val="TableEntry"/>
            </w:pPr>
          </w:p>
        </w:tc>
        <w:tc>
          <w:tcPr>
            <w:tcW w:w="2700" w:type="dxa"/>
            <w:vAlign w:val="center"/>
          </w:tcPr>
          <w:p w14:paraId="146AAF58" w14:textId="722B5DD1" w:rsidR="00C625FC" w:rsidRPr="00B00A38" w:rsidRDefault="005F44AF" w:rsidP="007117B8">
            <w:pPr>
              <w:pStyle w:val="TableEntry"/>
            </w:pPr>
            <w:r w:rsidRPr="00B00A38">
              <w:t xml:space="preserve">if the </w:t>
            </w:r>
            <w:r w:rsidR="00711AA5" w:rsidRPr="00B00A38">
              <w:t xml:space="preserve">UnContained </w:t>
            </w:r>
            <w:r w:rsidRPr="00B00A38">
              <w:t>References Option</w:t>
            </w:r>
          </w:p>
        </w:tc>
        <w:tc>
          <w:tcPr>
            <w:tcW w:w="3690" w:type="dxa"/>
            <w:vAlign w:val="center"/>
          </w:tcPr>
          <w:p w14:paraId="5BD583A1" w14:textId="172770CC" w:rsidR="00C625FC" w:rsidRPr="00B00A38" w:rsidRDefault="00C625FC" w:rsidP="00300B8F">
            <w:pPr>
              <w:pStyle w:val="TableEntry"/>
            </w:pPr>
            <w:r w:rsidRPr="00B00A38">
              <w:t xml:space="preserve">mCSD </w:t>
            </w:r>
            <w:r w:rsidR="00B56A27" w:rsidRPr="00B00A38">
              <w:t>/</w:t>
            </w:r>
            <w:r w:rsidRPr="00B00A38">
              <w:t xml:space="preserve"> C</w:t>
            </w:r>
            <w:r w:rsidR="005F44AF" w:rsidRPr="00B00A38">
              <w:t>are Services Selective C</w:t>
            </w:r>
            <w:r w:rsidRPr="00B00A38">
              <w:t>onsumer</w:t>
            </w:r>
          </w:p>
        </w:tc>
        <w:tc>
          <w:tcPr>
            <w:tcW w:w="1366" w:type="dxa"/>
          </w:tcPr>
          <w:p w14:paraId="2927AE54" w14:textId="1595798B" w:rsidR="00C625FC" w:rsidRPr="00B00A38" w:rsidRDefault="00B56A27" w:rsidP="00C625FC">
            <w:pPr>
              <w:pStyle w:val="TableEntry"/>
            </w:pPr>
            <w:r w:rsidRPr="00B00A38">
              <w:t>ITI TF-1:46</w:t>
            </w:r>
          </w:p>
        </w:tc>
      </w:tr>
      <w:tr w:rsidR="00C625FC" w:rsidRPr="00B00A38" w14:paraId="18D3FD2A" w14:textId="77777777" w:rsidTr="00B51436">
        <w:trPr>
          <w:cantSplit/>
          <w:trHeight w:val="332"/>
          <w:jc w:val="center"/>
        </w:trPr>
        <w:tc>
          <w:tcPr>
            <w:tcW w:w="1869" w:type="dxa"/>
            <w:vMerge/>
          </w:tcPr>
          <w:p w14:paraId="1BB00B7D" w14:textId="77777777" w:rsidR="00C625FC" w:rsidRPr="00B00A38" w:rsidRDefault="00C625FC" w:rsidP="007A15D1">
            <w:pPr>
              <w:pStyle w:val="TableEntry"/>
            </w:pPr>
          </w:p>
        </w:tc>
        <w:tc>
          <w:tcPr>
            <w:tcW w:w="2700" w:type="dxa"/>
            <w:vAlign w:val="center"/>
          </w:tcPr>
          <w:p w14:paraId="4BB58710" w14:textId="66EBEBB7" w:rsidR="00C625FC" w:rsidRPr="00B00A38" w:rsidRDefault="005F44AF" w:rsidP="007117B8">
            <w:pPr>
              <w:pStyle w:val="TableEntry"/>
            </w:pPr>
            <w:r w:rsidRPr="00B00A38">
              <w:t>if the SVCM Validation Option</w:t>
            </w:r>
          </w:p>
        </w:tc>
        <w:tc>
          <w:tcPr>
            <w:tcW w:w="3690" w:type="dxa"/>
            <w:vAlign w:val="center"/>
          </w:tcPr>
          <w:p w14:paraId="0E0B43B0" w14:textId="5F1F0FCF" w:rsidR="00C625FC" w:rsidRPr="00B00A38" w:rsidRDefault="00177EFB" w:rsidP="00300B8F">
            <w:pPr>
              <w:pStyle w:val="TableEntry"/>
            </w:pPr>
            <w:r w:rsidRPr="00B00A38">
              <w:t>SVCM</w:t>
            </w:r>
            <w:r w:rsidR="00C625FC" w:rsidRPr="00B00A38">
              <w:t xml:space="preserve"> </w:t>
            </w:r>
            <w:r w:rsidR="00B56A27" w:rsidRPr="00B00A38">
              <w:t>/</w:t>
            </w:r>
            <w:r w:rsidR="00C625FC" w:rsidRPr="00B00A38">
              <w:t xml:space="preserve"> </w:t>
            </w:r>
            <w:r w:rsidR="00311EB2" w:rsidRPr="00B00A38">
              <w:t xml:space="preserve">Terminology </w:t>
            </w:r>
            <w:r w:rsidR="00C625FC" w:rsidRPr="00B00A38">
              <w:t>Consumer</w:t>
            </w:r>
          </w:p>
        </w:tc>
        <w:tc>
          <w:tcPr>
            <w:tcW w:w="1366" w:type="dxa"/>
          </w:tcPr>
          <w:p w14:paraId="6130665E" w14:textId="51A63E7C" w:rsidR="00C625FC" w:rsidRPr="00B00A38" w:rsidRDefault="00B56A27" w:rsidP="00C625FC">
            <w:pPr>
              <w:pStyle w:val="TableEntry"/>
            </w:pPr>
            <w:r w:rsidRPr="00B00A38">
              <w:t>ITI TF-1:</w:t>
            </w:r>
            <w:ins w:id="223" w:author="John Moehrke" w:date="2020-05-03T20:26:00Z">
              <w:r w:rsidR="00F93705">
                <w:t>51</w:t>
              </w:r>
            </w:ins>
            <w:del w:id="224" w:author="John Moehrke" w:date="2020-05-03T20:26:00Z">
              <w:r w:rsidRPr="00B00A38" w:rsidDel="00F93705">
                <w:delText>tbd</w:delText>
              </w:r>
            </w:del>
          </w:p>
        </w:tc>
      </w:tr>
    </w:tbl>
    <w:p w14:paraId="5F8BBE6E" w14:textId="77777777" w:rsidR="008A63C9" w:rsidRPr="00B00A38" w:rsidRDefault="008A63C9" w:rsidP="00EA3BCB">
      <w:pPr>
        <w:pStyle w:val="BodyText"/>
      </w:pPr>
    </w:p>
    <w:p w14:paraId="3FB8DEE8" w14:textId="73E617F4" w:rsidR="00B56A27" w:rsidRPr="00B00A38" w:rsidRDefault="00B56A27" w:rsidP="00B56A27">
      <w:pPr>
        <w:pStyle w:val="Heading2"/>
        <w:numPr>
          <w:ilvl w:val="0"/>
          <w:numId w:val="0"/>
        </w:numPr>
        <w:rPr>
          <w:noProof w:val="0"/>
        </w:rPr>
      </w:pPr>
      <w:bookmarkStart w:id="225" w:name="_Toc34294205"/>
      <w:bookmarkStart w:id="226" w:name="_Toc345074658"/>
      <w:r w:rsidRPr="00B00A38">
        <w:rPr>
          <w:noProof w:val="0"/>
        </w:rPr>
        <w:t>X.4 MHDS Overview</w:t>
      </w:r>
      <w:bookmarkEnd w:id="225"/>
    </w:p>
    <w:p w14:paraId="5D31D7B0" w14:textId="12159D99" w:rsidR="000D2193" w:rsidRPr="00B00A38" w:rsidRDefault="000D2193" w:rsidP="000D2193">
      <w:pPr>
        <w:pStyle w:val="BodyText"/>
      </w:pPr>
      <w:r w:rsidRPr="00B00A38">
        <w:t xml:space="preserve">The MHDS Profile provides a Document Registry that persists, manages, and provides access using the MHD access methods. This is in support of IHE Document Sharing as described in </w:t>
      </w:r>
      <w:r w:rsidR="00742032">
        <w:t>Section</w:t>
      </w:r>
      <w:r w:rsidRPr="00B00A38">
        <w:t xml:space="preserve"> X.7</w:t>
      </w:r>
    </w:p>
    <w:p w14:paraId="56C700AC" w14:textId="67E5379C" w:rsidR="000D2193" w:rsidRPr="00B00A38" w:rsidRDefault="000D2193" w:rsidP="001636FA">
      <w:pPr>
        <w:pStyle w:val="Heading3"/>
        <w:numPr>
          <w:ilvl w:val="0"/>
          <w:numId w:val="0"/>
        </w:numPr>
        <w:ind w:left="720" w:hanging="720"/>
        <w:rPr>
          <w:noProof w:val="0"/>
        </w:rPr>
      </w:pPr>
      <w:bookmarkStart w:id="227" w:name="_Toc34294206"/>
      <w:r w:rsidRPr="00B00A38">
        <w:rPr>
          <w:noProof w:val="0"/>
        </w:rPr>
        <w:t>X.4.1 Concepts</w:t>
      </w:r>
      <w:bookmarkEnd w:id="227"/>
    </w:p>
    <w:p w14:paraId="1459AE3C" w14:textId="62612C06" w:rsidR="000D2193" w:rsidRPr="00B00A38" w:rsidRDefault="000D2193" w:rsidP="000D2193">
      <w:pPr>
        <w:pStyle w:val="BodyText"/>
      </w:pPr>
      <w:r w:rsidRPr="00B00A38">
        <w:t xml:space="preserve">The MHDS Profile supports Document Sharing utilizing only FHIR infrastructures. This is similar functionality to XDS but using the FHIR standard and not SOAP. </w:t>
      </w:r>
      <w:del w:id="228" w:author="John Moehrke" w:date="2020-05-03T20:20:00Z">
        <w:r w:rsidRPr="00B00A38" w:rsidDel="00AB6D89">
          <w:delText xml:space="preserve">Note that the MHD </w:delText>
        </w:r>
        <w:r w:rsidR="00711AA5" w:rsidRPr="00B00A38" w:rsidDel="00AB6D89">
          <w:delText>P</w:delText>
        </w:r>
        <w:r w:rsidRPr="00B00A38" w:rsidDel="00AB6D89">
          <w:delText xml:space="preserve">rofile can be used as an API to an XDS or XCA infrastructure, thus there is no use of XDS or XCA in the MHDS </w:delText>
        </w:r>
        <w:r w:rsidR="00742032" w:rsidDel="00AB6D89">
          <w:delText>Profile</w:delText>
        </w:r>
        <w:r w:rsidRPr="00B00A38" w:rsidDel="00AB6D89">
          <w:delText xml:space="preserve">. </w:delText>
        </w:r>
      </w:del>
      <w:r w:rsidRPr="00B00A38">
        <w:t xml:space="preserve">The advantage of the FHIR infrastructure is that it is based on more accessible technology, especially for mobile devices; but the solution is not limited to mobile devices. </w:t>
      </w:r>
    </w:p>
    <w:p w14:paraId="2BDCD8AC" w14:textId="77777777" w:rsidR="00707892" w:rsidRPr="00B00A38" w:rsidRDefault="000D2193" w:rsidP="00311EB2">
      <w:pPr>
        <w:pStyle w:val="Heading3"/>
        <w:numPr>
          <w:ilvl w:val="0"/>
          <w:numId w:val="0"/>
        </w:numPr>
        <w:ind w:left="720" w:hanging="720"/>
        <w:rPr>
          <w:noProof w:val="0"/>
        </w:rPr>
      </w:pPr>
      <w:bookmarkStart w:id="229" w:name="_Toc34294207"/>
      <w:r w:rsidRPr="00B00A38">
        <w:rPr>
          <w:noProof w:val="0"/>
        </w:rPr>
        <w:t xml:space="preserve">X.4.2 </w:t>
      </w:r>
      <w:r w:rsidR="00311EB2" w:rsidRPr="00B00A38">
        <w:rPr>
          <w:noProof w:val="0"/>
        </w:rPr>
        <w:t>Use Cases</w:t>
      </w:r>
      <w:bookmarkEnd w:id="229"/>
    </w:p>
    <w:p w14:paraId="6F6ACDAF" w14:textId="7F84DA97" w:rsidR="000D2193" w:rsidRPr="00B00A38" w:rsidRDefault="00707892" w:rsidP="001636FA">
      <w:pPr>
        <w:pStyle w:val="Heading4"/>
        <w:rPr>
          <w:noProof w:val="0"/>
        </w:rPr>
      </w:pPr>
      <w:bookmarkStart w:id="230" w:name="_Toc34294208"/>
      <w:r w:rsidRPr="00B00A38">
        <w:rPr>
          <w:noProof w:val="0"/>
        </w:rPr>
        <w:t xml:space="preserve">X.4.2.1 </w:t>
      </w:r>
      <w:r w:rsidR="000D2193" w:rsidRPr="00B00A38">
        <w:rPr>
          <w:noProof w:val="0"/>
        </w:rPr>
        <w:t>Use Case #1: Publication of a new document with persistence</w:t>
      </w:r>
      <w:bookmarkEnd w:id="230"/>
    </w:p>
    <w:p w14:paraId="2BA630E9" w14:textId="0C350E36" w:rsidR="000D2193" w:rsidRPr="00B00A38" w:rsidRDefault="000D2193" w:rsidP="000D2193">
      <w:pPr>
        <w:pStyle w:val="BodyText"/>
      </w:pPr>
      <w:r w:rsidRPr="00B00A38">
        <w:t>This use</w:t>
      </w:r>
      <w:r w:rsidR="00CA276F">
        <w:t xml:space="preserve"> </w:t>
      </w:r>
      <w:r w:rsidRPr="00B00A38">
        <w:t>ca</w:t>
      </w:r>
      <w:r w:rsidR="007974B8" w:rsidRPr="00B00A38">
        <w:t>se utilizes MHD Document Source using the Provide Document Bundle [ITI-65] transaction to the Document Recipient that is grouped with the MHDS Document Registry. The Document Registry validates the publication request and persists the information if approved.</w:t>
      </w:r>
      <w:r w:rsidR="008F71E2" w:rsidRPr="00B00A38">
        <w:t xml:space="preserve"> The MHD Comprehensive Metadata Option is required of the MHD Document Source as the MHD Document Recipient within the MHDS Document Registry will implement the Comprehensive Metadata Option.</w:t>
      </w:r>
    </w:p>
    <w:p w14:paraId="2DC13A07" w14:textId="1BFD6B07" w:rsidR="000D2193" w:rsidRPr="00B00A38" w:rsidRDefault="000D2193" w:rsidP="001636FA">
      <w:pPr>
        <w:pStyle w:val="Heading4"/>
        <w:rPr>
          <w:noProof w:val="0"/>
        </w:rPr>
      </w:pPr>
      <w:bookmarkStart w:id="231" w:name="_Toc34294209"/>
      <w:r w:rsidRPr="00B00A38">
        <w:rPr>
          <w:noProof w:val="0"/>
        </w:rPr>
        <w:lastRenderedPageBreak/>
        <w:t>X.4.</w:t>
      </w:r>
      <w:r w:rsidR="00707892" w:rsidRPr="00B00A38">
        <w:rPr>
          <w:noProof w:val="0"/>
        </w:rPr>
        <w:t>2.2</w:t>
      </w:r>
      <w:r w:rsidRPr="00B00A38">
        <w:rPr>
          <w:noProof w:val="0"/>
        </w:rPr>
        <w:t xml:space="preserve"> Use Case #2: Update of patient identity after an authorized Merge</w:t>
      </w:r>
      <w:bookmarkEnd w:id="231"/>
    </w:p>
    <w:p w14:paraId="687E63CA" w14:textId="6A6EDD7E" w:rsidR="007974B8" w:rsidRPr="00B00A38" w:rsidRDefault="007974B8" w:rsidP="000D2193">
      <w:pPr>
        <w:pStyle w:val="BodyText"/>
      </w:pPr>
      <w:r w:rsidRPr="00B00A38">
        <w:t>This use</w:t>
      </w:r>
      <w:r w:rsidR="00CA276F">
        <w:t xml:space="preserve"> </w:t>
      </w:r>
      <w:r w:rsidRPr="00B00A38">
        <w:t xml:space="preserve">case utilizes the </w:t>
      </w:r>
      <w:r w:rsidR="00707892" w:rsidRPr="00B00A38">
        <w:t xml:space="preserve">grouped </w:t>
      </w:r>
      <w:r w:rsidRPr="00B00A38">
        <w:t xml:space="preserve">PMIR Patient Identity Consumer </w:t>
      </w:r>
      <w:r w:rsidR="00707892" w:rsidRPr="00B00A38">
        <w:t xml:space="preserve">to enable the Document Registry </w:t>
      </w:r>
      <w:r w:rsidRPr="00B00A38">
        <w:t xml:space="preserve">to receive updates of Patient Identity, so that when a Merge is authorized, the Document Registry will update any of the references to the former Patient Identity with the Patient Identity that survives. </w:t>
      </w:r>
    </w:p>
    <w:p w14:paraId="11783F96" w14:textId="62F1388D" w:rsidR="000D2193" w:rsidRPr="00B00A38" w:rsidRDefault="000D2193" w:rsidP="001636FA">
      <w:pPr>
        <w:pStyle w:val="Heading4"/>
        <w:rPr>
          <w:noProof w:val="0"/>
        </w:rPr>
      </w:pPr>
      <w:bookmarkStart w:id="232" w:name="_Toc34294210"/>
      <w:r w:rsidRPr="00B00A38">
        <w:rPr>
          <w:noProof w:val="0"/>
        </w:rPr>
        <w:t>X.4.</w:t>
      </w:r>
      <w:r w:rsidR="00707892" w:rsidRPr="00B00A38">
        <w:rPr>
          <w:noProof w:val="0"/>
        </w:rPr>
        <w:t>2.</w:t>
      </w:r>
      <w:r w:rsidRPr="00B00A38">
        <w:rPr>
          <w:noProof w:val="0"/>
        </w:rPr>
        <w:t>3 Use Case #3: Discovery and Retrieval of existing documents</w:t>
      </w:r>
      <w:bookmarkEnd w:id="232"/>
    </w:p>
    <w:p w14:paraId="0E816095" w14:textId="12AB5757" w:rsidR="007974B8" w:rsidRPr="00B00A38" w:rsidRDefault="007974B8" w:rsidP="000D2193">
      <w:pPr>
        <w:pStyle w:val="BodyText"/>
      </w:pPr>
      <w:r w:rsidRPr="00B00A38">
        <w:t>The MHD Document Consumer is supported by the Document Registry group</w:t>
      </w:r>
      <w:r w:rsidR="00707892" w:rsidRPr="00B00A38">
        <w:t>ed</w:t>
      </w:r>
      <w:r w:rsidRPr="00B00A38">
        <w:t xml:space="preserve"> with the MHD Document Responder to allow for the Document Consumer to discover and retrieve document metadata and content.</w:t>
      </w:r>
    </w:p>
    <w:p w14:paraId="493B9DAF" w14:textId="1A784C6D" w:rsidR="000D2193" w:rsidRPr="00B00A38" w:rsidRDefault="000D2193" w:rsidP="001636FA">
      <w:pPr>
        <w:pStyle w:val="Heading4"/>
        <w:rPr>
          <w:noProof w:val="0"/>
        </w:rPr>
      </w:pPr>
      <w:bookmarkStart w:id="233" w:name="_Toc34294211"/>
      <w:r w:rsidRPr="00B00A38">
        <w:rPr>
          <w:noProof w:val="0"/>
        </w:rPr>
        <w:t>X.4.</w:t>
      </w:r>
      <w:r w:rsidR="00707892" w:rsidRPr="00B00A38">
        <w:rPr>
          <w:noProof w:val="0"/>
        </w:rPr>
        <w:t>2.</w:t>
      </w:r>
      <w:r w:rsidRPr="00B00A38">
        <w:rPr>
          <w:noProof w:val="0"/>
        </w:rPr>
        <w:t>4 Use Case #4: Consent Management for disclosure under Use Case #3</w:t>
      </w:r>
      <w:bookmarkEnd w:id="233"/>
    </w:p>
    <w:p w14:paraId="352969CC" w14:textId="704C5992" w:rsidR="007974B8" w:rsidRPr="00B00A38" w:rsidRDefault="007974B8" w:rsidP="001636FA">
      <w:pPr>
        <w:pStyle w:val="BodyText"/>
      </w:pPr>
      <w:r w:rsidRPr="00B00A38">
        <w:t>With the use of the Consent Management Option the Document Registry supports simple Allow and Deny patient privacy consents for disclosure. These controls are available to prevent unauthorized disclosure. These Consent Management function does not prevent publication from Use Case #1 to enable documentation longitudinal consistency and for accesses not mediated by Patient Privacy Consent.</w:t>
      </w:r>
    </w:p>
    <w:p w14:paraId="286C7C06" w14:textId="05264CFA" w:rsidR="00303E20" w:rsidRPr="00B00A38" w:rsidRDefault="00303E20" w:rsidP="00303E20">
      <w:pPr>
        <w:pStyle w:val="Heading2"/>
        <w:numPr>
          <w:ilvl w:val="0"/>
          <w:numId w:val="0"/>
        </w:numPr>
        <w:rPr>
          <w:noProof w:val="0"/>
        </w:rPr>
      </w:pPr>
      <w:bookmarkStart w:id="234" w:name="_Toc314042040"/>
      <w:bookmarkStart w:id="235" w:name="_Toc312076538"/>
      <w:bookmarkStart w:id="236" w:name="_Toc312076599"/>
      <w:bookmarkStart w:id="237" w:name="_Toc312076660"/>
      <w:bookmarkStart w:id="238" w:name="_Toc312076721"/>
      <w:bookmarkStart w:id="239" w:name="_Toc312076782"/>
      <w:bookmarkStart w:id="240" w:name="_Toc312076539"/>
      <w:bookmarkStart w:id="241" w:name="_Toc312076600"/>
      <w:bookmarkStart w:id="242" w:name="_Toc312076661"/>
      <w:bookmarkStart w:id="243" w:name="_Toc312076722"/>
      <w:bookmarkStart w:id="244" w:name="_Toc312076783"/>
      <w:bookmarkStart w:id="245" w:name="_Toc312076540"/>
      <w:bookmarkStart w:id="246" w:name="_Toc312076601"/>
      <w:bookmarkStart w:id="247" w:name="_Toc312076662"/>
      <w:bookmarkStart w:id="248" w:name="_Toc312076723"/>
      <w:bookmarkStart w:id="249" w:name="_Toc312076784"/>
      <w:bookmarkStart w:id="250" w:name="_Toc312076541"/>
      <w:bookmarkStart w:id="251" w:name="_Toc312076602"/>
      <w:bookmarkStart w:id="252" w:name="_Toc312076663"/>
      <w:bookmarkStart w:id="253" w:name="_Toc312076724"/>
      <w:bookmarkStart w:id="254" w:name="_Toc312076785"/>
      <w:bookmarkStart w:id="255" w:name="_Toc312076542"/>
      <w:bookmarkStart w:id="256" w:name="_Toc312076603"/>
      <w:bookmarkStart w:id="257" w:name="_Toc312076664"/>
      <w:bookmarkStart w:id="258" w:name="_Toc312076725"/>
      <w:bookmarkStart w:id="259" w:name="_Toc312076786"/>
      <w:bookmarkStart w:id="260" w:name="_Toc312076543"/>
      <w:bookmarkStart w:id="261" w:name="_Toc312076604"/>
      <w:bookmarkStart w:id="262" w:name="_Toc312076665"/>
      <w:bookmarkStart w:id="263" w:name="_Toc312076726"/>
      <w:bookmarkStart w:id="264" w:name="_Toc312076787"/>
      <w:bookmarkStart w:id="265" w:name="_Toc312076544"/>
      <w:bookmarkStart w:id="266" w:name="_Toc312076605"/>
      <w:bookmarkStart w:id="267" w:name="_Toc312076666"/>
      <w:bookmarkStart w:id="268" w:name="_Toc312076727"/>
      <w:bookmarkStart w:id="269" w:name="_Toc312076788"/>
      <w:bookmarkStart w:id="270" w:name="_Toc312076545"/>
      <w:bookmarkStart w:id="271" w:name="_Toc312076606"/>
      <w:bookmarkStart w:id="272" w:name="_Toc312076667"/>
      <w:bookmarkStart w:id="273" w:name="_Toc312076728"/>
      <w:bookmarkStart w:id="274" w:name="_Toc312076789"/>
      <w:bookmarkStart w:id="275" w:name="_Toc312076546"/>
      <w:bookmarkStart w:id="276" w:name="_Toc312076607"/>
      <w:bookmarkStart w:id="277" w:name="_Toc312076668"/>
      <w:bookmarkStart w:id="278" w:name="_Toc312076729"/>
      <w:bookmarkStart w:id="279" w:name="_Toc312076790"/>
      <w:bookmarkStart w:id="280" w:name="_Toc314042046"/>
      <w:bookmarkStart w:id="281" w:name="_Toc314042060"/>
      <w:bookmarkStart w:id="282" w:name="_Toc312076562"/>
      <w:bookmarkStart w:id="283" w:name="_Toc312076623"/>
      <w:bookmarkStart w:id="284" w:name="_Toc312076684"/>
      <w:bookmarkStart w:id="285" w:name="_Toc312076745"/>
      <w:bookmarkStart w:id="286" w:name="_Toc312076806"/>
      <w:bookmarkStart w:id="287" w:name="_Toc312076563"/>
      <w:bookmarkStart w:id="288" w:name="_Toc312076624"/>
      <w:bookmarkStart w:id="289" w:name="_Toc312076685"/>
      <w:bookmarkStart w:id="290" w:name="_Toc312076746"/>
      <w:bookmarkStart w:id="291" w:name="_Toc312076807"/>
      <w:bookmarkStart w:id="292" w:name="_Toc312076567"/>
      <w:bookmarkStart w:id="293" w:name="_Toc312076628"/>
      <w:bookmarkStart w:id="294" w:name="_Toc312076689"/>
      <w:bookmarkStart w:id="295" w:name="_Toc312076750"/>
      <w:bookmarkStart w:id="296" w:name="_Toc312076811"/>
      <w:bookmarkStart w:id="297" w:name="_Toc312076570"/>
      <w:bookmarkStart w:id="298" w:name="_Toc312076631"/>
      <w:bookmarkStart w:id="299" w:name="_Toc312076692"/>
      <w:bookmarkStart w:id="300" w:name="_Toc312076753"/>
      <w:bookmarkStart w:id="301" w:name="_Toc312076814"/>
      <w:bookmarkStart w:id="302" w:name="_Toc312076571"/>
      <w:bookmarkStart w:id="303" w:name="_Toc312076632"/>
      <w:bookmarkStart w:id="304" w:name="_Toc312076693"/>
      <w:bookmarkStart w:id="305" w:name="_Toc312076754"/>
      <w:bookmarkStart w:id="306" w:name="_Toc312076815"/>
      <w:bookmarkStart w:id="307" w:name="_Toc312076573"/>
      <w:bookmarkStart w:id="308" w:name="_Toc312076634"/>
      <w:bookmarkStart w:id="309" w:name="_Toc312076695"/>
      <w:bookmarkStart w:id="310" w:name="_Toc312076756"/>
      <w:bookmarkStart w:id="311" w:name="_Toc312076817"/>
      <w:bookmarkStart w:id="312" w:name="_Toc312076576"/>
      <w:bookmarkStart w:id="313" w:name="_Toc312076637"/>
      <w:bookmarkStart w:id="314" w:name="_Toc312076698"/>
      <w:bookmarkStart w:id="315" w:name="_Toc312076759"/>
      <w:bookmarkStart w:id="316" w:name="_Toc312076820"/>
      <w:bookmarkStart w:id="317" w:name="_Toc345074664"/>
      <w:bookmarkStart w:id="318" w:name="_Toc34294212"/>
      <w:bookmarkEnd w:id="193"/>
      <w:bookmarkEnd w:id="194"/>
      <w:bookmarkEnd w:id="226"/>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r w:rsidRPr="00B00A38">
        <w:rPr>
          <w:noProof w:val="0"/>
        </w:rPr>
        <w:t>X.</w:t>
      </w:r>
      <w:r w:rsidR="00AF472E" w:rsidRPr="00B00A38">
        <w:rPr>
          <w:noProof w:val="0"/>
        </w:rPr>
        <w:t>5</w:t>
      </w:r>
      <w:r w:rsidR="005F21E7" w:rsidRPr="00B00A38">
        <w:rPr>
          <w:noProof w:val="0"/>
        </w:rPr>
        <w:t xml:space="preserve"> </w:t>
      </w:r>
      <w:r w:rsidR="00177EFB" w:rsidRPr="00B00A38">
        <w:rPr>
          <w:noProof w:val="0"/>
        </w:rPr>
        <w:t>MHDS</w:t>
      </w:r>
      <w:r w:rsidRPr="00B00A38">
        <w:rPr>
          <w:noProof w:val="0"/>
        </w:rPr>
        <w:t xml:space="preserve"> Security Considerations</w:t>
      </w:r>
      <w:bookmarkEnd w:id="317"/>
      <w:bookmarkEnd w:id="318"/>
    </w:p>
    <w:p w14:paraId="44DCD9FF" w14:textId="60D3809E" w:rsidR="00D6438D" w:rsidRPr="00B00A38" w:rsidRDefault="00C82ED4" w:rsidP="009C6F21">
      <w:pPr>
        <w:pStyle w:val="BodyText"/>
        <w:rPr>
          <w:iCs/>
        </w:rPr>
      </w:pPr>
      <w:r w:rsidRPr="00B00A38">
        <w:rPr>
          <w:iCs/>
        </w:rPr>
        <w:t>The security considerations for a content module are dependent upon the security provisions defined by the grouped actor</w:t>
      </w:r>
      <w:r w:rsidR="006E5767" w:rsidRPr="00B00A38">
        <w:rPr>
          <w:iCs/>
        </w:rPr>
        <w:t>(s).</w:t>
      </w:r>
    </w:p>
    <w:p w14:paraId="3DE18255" w14:textId="0E23BB61" w:rsidR="00D6438D" w:rsidRPr="00B00A38" w:rsidRDefault="00D6438D" w:rsidP="00D6438D">
      <w:pPr>
        <w:pStyle w:val="BodyText"/>
        <w:rPr>
          <w:strike/>
        </w:rPr>
      </w:pPr>
      <w:r w:rsidRPr="00B00A38">
        <w:t xml:space="preserve">This section will discuss how a community that leverages the </w:t>
      </w:r>
      <w:r w:rsidR="00177EFB" w:rsidRPr="00B00A38">
        <w:t>MHDS</w:t>
      </w:r>
      <w:r w:rsidRPr="00B00A38">
        <w:t xml:space="preserve"> Profiles for document sharing can protect patient privacy and information security. </w:t>
      </w:r>
    </w:p>
    <w:p w14:paraId="0F51CDE0" w14:textId="17B6820D" w:rsidR="00D6438D" w:rsidRPr="00B00A38" w:rsidRDefault="00D6438D" w:rsidP="00D6438D">
      <w:pPr>
        <w:pStyle w:val="BodyText"/>
      </w:pPr>
      <w:r w:rsidRPr="00B00A38">
        <w:t xml:space="preserve">A very important aspect that is beyond the scope of IHE is the definition of the overall Policies of the community. There </w:t>
      </w:r>
      <w:r w:rsidR="00711AA5" w:rsidRPr="00B00A38">
        <w:t>are whitepapers and handbooks from IHE (see Section X.1)</w:t>
      </w:r>
      <w:r w:rsidRPr="00B00A38">
        <w:t>, but there is no single policy that must be put in place by an IHE based community to ensure privacy and security. In this section we will discuss potential policy decisions and positions with regard to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00A38" w:rsidRDefault="00D6438D" w:rsidP="00D6438D">
      <w:pPr>
        <w:pStyle w:val="BodyText"/>
      </w:pPr>
      <w:r w:rsidRPr="00B00A38">
        <w:t xml:space="preserve">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w:t>
      </w:r>
      <w:r w:rsidRPr="00B00A38">
        <w:lastRenderedPageBreak/>
        <w:t>technology policies. As shown in this section, the IHE Profiles offer not only the means to exchange information, but to do so in a way that is supportive of many of the policies mentioned.</w:t>
      </w:r>
    </w:p>
    <w:p w14:paraId="36FD8D80" w14:textId="77777777" w:rsidR="00D6438D" w:rsidRPr="00B00A38" w:rsidRDefault="00D6438D" w:rsidP="00D6438D">
      <w:pPr>
        <w:pStyle w:val="BodyText"/>
      </w:pPr>
      <w:r w:rsidRPr="00B00A38">
        <w:t>The policy landscape that the community is built on needs to be defined well before the community is built.</w:t>
      </w:r>
    </w:p>
    <w:p w14:paraId="382A277D" w14:textId="275AC75A" w:rsidR="00D6438D" w:rsidRPr="00B00A38" w:rsidRDefault="00D6438D" w:rsidP="00D6438D">
      <w:pPr>
        <w:pStyle w:val="Heading3"/>
        <w:numPr>
          <w:ilvl w:val="0"/>
          <w:numId w:val="0"/>
        </w:numPr>
        <w:rPr>
          <w:noProof w:val="0"/>
        </w:rPr>
      </w:pPr>
      <w:bookmarkStart w:id="319" w:name="_Toc312786272"/>
      <w:bookmarkStart w:id="320" w:name="_Toc313450990"/>
      <w:bookmarkStart w:id="321" w:name="_Toc314042074"/>
      <w:bookmarkStart w:id="322" w:name="_Toc204505713"/>
      <w:bookmarkStart w:id="323" w:name="_Ref308178186"/>
      <w:bookmarkStart w:id="324" w:name="_Toc314820396"/>
      <w:bookmarkStart w:id="325" w:name="_Toc34294213"/>
      <w:bookmarkEnd w:id="319"/>
      <w:bookmarkEnd w:id="320"/>
      <w:bookmarkEnd w:id="321"/>
      <w:r w:rsidRPr="00B00A38">
        <w:rPr>
          <w:noProof w:val="0"/>
        </w:rPr>
        <w:t>X.5.1 Policies and Risk Management</w:t>
      </w:r>
      <w:bookmarkEnd w:id="322"/>
      <w:bookmarkEnd w:id="323"/>
      <w:bookmarkEnd w:id="324"/>
      <w:bookmarkEnd w:id="325"/>
    </w:p>
    <w:p w14:paraId="4439C4E5" w14:textId="0D696B07" w:rsidR="00D6438D" w:rsidRPr="00B00A38" w:rsidRDefault="00D6438D" w:rsidP="00D6438D">
      <w:pPr>
        <w:pStyle w:val="BodyText"/>
      </w:pPr>
      <w:r w:rsidRPr="00B00A38">
        <w:t xml:space="preserve">IHE solves </w:t>
      </w:r>
      <w:ins w:id="326" w:author="John Moehrke" w:date="2020-05-03T20:18:00Z">
        <w:r w:rsidR="00AB6D89">
          <w:t>i</w:t>
        </w:r>
      </w:ins>
      <w:del w:id="327" w:author="John Moehrke" w:date="2020-05-03T20:18:00Z">
        <w:r w:rsidRPr="00B00A38" w:rsidDel="00AB6D89">
          <w:delText>I</w:delText>
        </w:r>
      </w:del>
      <w:r w:rsidRPr="00B00A38">
        <w:t xml:space="preserve">nteroperability problems via the implementation of technology standards. It does not </w:t>
      </w:r>
      <w:r w:rsidRPr="00B00A38">
        <w:rPr>
          <w:b/>
          <w:i/>
        </w:rPr>
        <w:t>define</w:t>
      </w:r>
      <w:r w:rsidRPr="00B00A38">
        <w:t xml:space="preserve"> Privacy or Security Policies, Risk Management, Healthcare Application Functionality, Operating System Functionality, Physical Controls, or even general Network Controls. </w:t>
      </w:r>
    </w:p>
    <w:p w14:paraId="774360E7" w14:textId="3ADF3B4F" w:rsidR="00D6438D" w:rsidRPr="00B00A38" w:rsidRDefault="00D6438D" w:rsidP="00D6438D">
      <w:pPr>
        <w:pStyle w:val="BodyText"/>
      </w:pPr>
      <w:r w:rsidRPr="00B00A38">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00A38" w:rsidRDefault="00D6438D" w:rsidP="00D6438D">
      <w:pPr>
        <w:pStyle w:val="BodyText"/>
      </w:pPr>
      <w:r w:rsidRPr="00B00A38">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00A38" w:rsidRDefault="00D6438D" w:rsidP="00A15C2E">
      <w:pPr>
        <w:pStyle w:val="ListBullet2"/>
      </w:pPr>
      <w:r w:rsidRPr="00B00A38">
        <w:t>Policies for who has access to what type of documents in the community</w:t>
      </w:r>
    </w:p>
    <w:p w14:paraId="52CB0BC5" w14:textId="77777777" w:rsidR="00D6438D" w:rsidRPr="00B00A38" w:rsidRDefault="00D6438D" w:rsidP="00A15C2E">
      <w:pPr>
        <w:pStyle w:val="ListBullet2"/>
      </w:pPr>
      <w:r w:rsidRPr="00B00A38">
        <w:t>Policies for who is allowed to publish documents into the community</w:t>
      </w:r>
    </w:p>
    <w:p w14:paraId="528F6E37" w14:textId="77777777" w:rsidR="00D6438D" w:rsidRPr="00B00A38" w:rsidRDefault="00D6438D" w:rsidP="00A15C2E">
      <w:pPr>
        <w:pStyle w:val="ListBullet2"/>
      </w:pPr>
      <w:r w:rsidRPr="00B00A38">
        <w:t>Policies on the acceptable types of documents that can be published into the community</w:t>
      </w:r>
    </w:p>
    <w:p w14:paraId="6384122A" w14:textId="77777777" w:rsidR="00D6438D" w:rsidRPr="00B00A38" w:rsidRDefault="00D6438D" w:rsidP="00A15C2E">
      <w:pPr>
        <w:pStyle w:val="ListBullet2"/>
      </w:pPr>
      <w:r w:rsidRPr="00B00A38">
        <w:t>Policies that indicate acceptable levels of risk within community</w:t>
      </w:r>
    </w:p>
    <w:p w14:paraId="5CB9BB75" w14:textId="77777777" w:rsidR="00D6438D" w:rsidRPr="00B00A38" w:rsidRDefault="00D6438D" w:rsidP="00A15C2E">
      <w:pPr>
        <w:pStyle w:val="ListBullet2"/>
      </w:pPr>
      <w:r w:rsidRPr="00B00A38">
        <w:t>Policies that indicate what sanctions will be imposed on individuals that violate the community policies</w:t>
      </w:r>
    </w:p>
    <w:p w14:paraId="5C596E6A" w14:textId="77777777" w:rsidR="00D6438D" w:rsidRPr="00B00A38" w:rsidRDefault="00D6438D" w:rsidP="00A15C2E">
      <w:pPr>
        <w:pStyle w:val="ListBullet2"/>
      </w:pPr>
      <w:r w:rsidRPr="00B00A38">
        <w:t xml:space="preserve">Policies on training and awareness </w:t>
      </w:r>
    </w:p>
    <w:p w14:paraId="6DEDBC76" w14:textId="77777777" w:rsidR="00D6438D" w:rsidRPr="00B00A38" w:rsidRDefault="00D6438D" w:rsidP="00A15C2E">
      <w:pPr>
        <w:pStyle w:val="ListBullet2"/>
      </w:pPr>
      <w:r w:rsidRPr="00B00A38">
        <w:t>Policies on user provisioning and de-provisioning within the community and local operation</w:t>
      </w:r>
    </w:p>
    <w:p w14:paraId="5463E08B" w14:textId="77777777" w:rsidR="00D6438D" w:rsidRPr="00B00A38" w:rsidRDefault="00D6438D" w:rsidP="00A15C2E">
      <w:pPr>
        <w:pStyle w:val="ListBullet2"/>
      </w:pPr>
      <w:r w:rsidRPr="00B00A38">
        <w:t>Policies on emergency mode operations</w:t>
      </w:r>
    </w:p>
    <w:p w14:paraId="16AA2112" w14:textId="77777777" w:rsidR="00D6438D" w:rsidRPr="00B00A38" w:rsidRDefault="00D6438D" w:rsidP="00A15C2E">
      <w:pPr>
        <w:pStyle w:val="ListBullet2"/>
      </w:pPr>
      <w:r w:rsidRPr="00B00A38">
        <w:t xml:space="preserve">Policies on acceptable network use (browser, decency, external-email access, etc.) </w:t>
      </w:r>
    </w:p>
    <w:p w14:paraId="17C36A96" w14:textId="77777777" w:rsidR="00D6438D" w:rsidRPr="00B00A38" w:rsidRDefault="00D6438D" w:rsidP="00A15C2E">
      <w:pPr>
        <w:pStyle w:val="ListBullet2"/>
      </w:pPr>
      <w:r w:rsidRPr="00B00A38">
        <w:t>Policies on user authentication methods that are acceptable</w:t>
      </w:r>
    </w:p>
    <w:p w14:paraId="3EDCB510" w14:textId="77777777" w:rsidR="00D6438D" w:rsidRPr="00B00A38" w:rsidRDefault="00D6438D" w:rsidP="00A15C2E">
      <w:pPr>
        <w:pStyle w:val="ListBullet2"/>
      </w:pPr>
      <w:r w:rsidRPr="00B00A38">
        <w:t>Policies on backup and recovery planning</w:t>
      </w:r>
    </w:p>
    <w:p w14:paraId="341B05F9" w14:textId="4FA7FDCB" w:rsidR="00D6438D" w:rsidRPr="00B00A38" w:rsidRDefault="00D6438D" w:rsidP="00A15C2E">
      <w:pPr>
        <w:pStyle w:val="ListBullet2"/>
      </w:pPr>
      <w:r w:rsidRPr="00B00A38">
        <w:t xml:space="preserve">Policies on acceptable </w:t>
      </w:r>
      <w:r w:rsidR="00711AA5" w:rsidRPr="00B00A38">
        <w:t>third-party</w:t>
      </w:r>
      <w:r w:rsidRPr="00B00A38">
        <w:t xml:space="preserve"> access</w:t>
      </w:r>
    </w:p>
    <w:p w14:paraId="0BC0EF29" w14:textId="77777777" w:rsidR="00D6438D" w:rsidRPr="00B00A38" w:rsidRDefault="00D6438D" w:rsidP="00A15C2E">
      <w:pPr>
        <w:pStyle w:val="ListBullet2"/>
      </w:pPr>
      <w:r w:rsidRPr="00B00A38">
        <w:t>Policies on secondary use of the information in the community</w:t>
      </w:r>
    </w:p>
    <w:p w14:paraId="03A3B93C" w14:textId="77777777" w:rsidR="00D6438D" w:rsidRPr="00B00A38" w:rsidRDefault="00D6438D" w:rsidP="00A15C2E">
      <w:pPr>
        <w:pStyle w:val="ListBullet2"/>
      </w:pPr>
      <w:r w:rsidRPr="00B00A38">
        <w:lastRenderedPageBreak/>
        <w:t>Policies on the availability of the community systems (are the community systems considered life critical, normal, or low priority)</w:t>
      </w:r>
    </w:p>
    <w:p w14:paraId="3B05F542" w14:textId="77777777" w:rsidR="00D6438D" w:rsidRPr="00B00A38" w:rsidRDefault="00D6438D" w:rsidP="00A15C2E">
      <w:pPr>
        <w:pStyle w:val="ListBullet2"/>
      </w:pPr>
      <w:r w:rsidRPr="00B00A38">
        <w:t>Policies for maintenance downtime</w:t>
      </w:r>
    </w:p>
    <w:p w14:paraId="6E9EC33C" w14:textId="77777777" w:rsidR="00D6438D" w:rsidRPr="00B00A38" w:rsidRDefault="00D6438D" w:rsidP="00A15C2E">
      <w:pPr>
        <w:pStyle w:val="ListBullet2"/>
      </w:pPr>
      <w:r w:rsidRPr="00B00A38">
        <w:t>Policies for length of time that information will be maintained in the community</w:t>
      </w:r>
    </w:p>
    <w:p w14:paraId="5BB4C1F7" w14:textId="77777777" w:rsidR="00D6438D" w:rsidRPr="00B00A38" w:rsidRDefault="00D6438D" w:rsidP="00D6438D">
      <w:pPr>
        <w:pStyle w:val="BodyText"/>
      </w:pPr>
      <w:r w:rsidRPr="00B00A38">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506534B0" w:rsidR="00D6438D" w:rsidRPr="00B00A38" w:rsidRDefault="00D6438D" w:rsidP="00A15C2E">
      <w:pPr>
        <w:pStyle w:val="ListBullet2"/>
      </w:pPr>
      <w:r w:rsidRPr="00B00A38">
        <w:t xml:space="preserve">Natural or manmade catastrophic disaster (e.g., </w:t>
      </w:r>
      <w:r w:rsidR="00711AA5" w:rsidRPr="00B00A38">
        <w:t>h</w:t>
      </w:r>
      <w:r w:rsidRPr="00B00A38">
        <w:t xml:space="preserve">urricane, </w:t>
      </w:r>
      <w:r w:rsidR="00711AA5" w:rsidRPr="00B00A38">
        <w:t>e</w:t>
      </w:r>
      <w:r w:rsidRPr="00B00A38">
        <w:t>arth</w:t>
      </w:r>
      <w:del w:id="328" w:author="John Moehrke" w:date="2020-05-03T20:17:00Z">
        <w:r w:rsidRPr="00B00A38" w:rsidDel="00AB6D89">
          <w:delText xml:space="preserve"> </w:delText>
        </w:r>
      </w:del>
      <w:r w:rsidR="00711AA5" w:rsidRPr="00B00A38">
        <w:t>q</w:t>
      </w:r>
      <w:r w:rsidRPr="00B00A38">
        <w:t>uake) – often times additional workforce migrates into the area from other places to help out. These individuals need to quickly be screened and provisioned with appropriate access.</w:t>
      </w:r>
    </w:p>
    <w:p w14:paraId="59369984" w14:textId="77777777" w:rsidR="00D6438D" w:rsidRPr="00B00A38" w:rsidRDefault="00D6438D" w:rsidP="00A15C2E">
      <w:pPr>
        <w:pStyle w:val="ListBullet2"/>
      </w:pPr>
      <w:r w:rsidRPr="00B00A38">
        <w:t>Utility failure (e.g., electric failure) – this situation is common and easily handled through uninterruptible power supplies and backup generation</w:t>
      </w:r>
    </w:p>
    <w:p w14:paraId="1EAC3AFE" w14:textId="77777777" w:rsidR="00D6438D" w:rsidRPr="00B00A38" w:rsidRDefault="00D6438D" w:rsidP="00A15C2E">
      <w:pPr>
        <w:pStyle w:val="ListBullet2"/>
      </w:pPr>
      <w:r w:rsidRPr="00B00A38">
        <w:t>IT infrastructure failure (e.g., hard drive crash) – this situation is also common and handled through common infrastructural redundancy</w:t>
      </w:r>
    </w:p>
    <w:p w14:paraId="505FD42D" w14:textId="77777777" w:rsidR="00D6438D" w:rsidRPr="00B00A38" w:rsidRDefault="00D6438D" w:rsidP="00A15C2E">
      <w:pPr>
        <w:pStyle w:val="ListBullet2"/>
      </w:pPr>
      <w:r w:rsidRPr="00B00A38">
        <w:t xml:space="preserve">Need to elevate privileges due to a patient emergency, often called break-glass (e.g., nurse needs to prescribe) </w:t>
      </w:r>
    </w:p>
    <w:p w14:paraId="075B9B24" w14:textId="77777777" w:rsidR="00D6438D" w:rsidRPr="00B00A38" w:rsidRDefault="00D6438D" w:rsidP="00A15C2E">
      <w:pPr>
        <w:pStyle w:val="ListBullet2"/>
      </w:pPr>
      <w:r w:rsidRPr="00B00A38">
        <w:t>Need to override a patient specified privacy block due to eminent danger to that patient – this override is not a breaking of the policy but would need to be an explicit condition within the policy.</w:t>
      </w:r>
    </w:p>
    <w:p w14:paraId="605B70EB" w14:textId="77777777" w:rsidR="00D6438D" w:rsidRPr="00B00A38" w:rsidRDefault="00D6438D" w:rsidP="00D6438D">
      <w:pPr>
        <w:pStyle w:val="BodyText"/>
      </w:pPr>
      <w:r w:rsidRPr="00B00A38">
        <w:t>Often times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0130C9EA" w:rsidR="00D6438D" w:rsidRPr="00B00A38" w:rsidRDefault="00D6438D" w:rsidP="00D6438D">
      <w:pPr>
        <w:pStyle w:val="BodyText"/>
      </w:pPr>
      <w:r w:rsidRPr="00B00A38">
        <w:t xml:space="preserve">Policy development often is frustrated by apparent conflicts in policies. These conflicts are often only on the surface and can be addressed upfront once the details of the policy are understood. This superficial </w:t>
      </w:r>
      <w:ins w:id="329" w:author="John Moehrke" w:date="2020-05-03T20:15:00Z">
        <w:r w:rsidR="00AB6D89">
          <w:t xml:space="preserve">policy </w:t>
        </w:r>
      </w:ins>
      <w:r w:rsidRPr="00B00A38">
        <w:t>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5BDBA118" w:rsidR="00D6438D" w:rsidRPr="00B00A38" w:rsidRDefault="00D6438D" w:rsidP="00D6438D">
      <w:pPr>
        <w:pStyle w:val="Heading3"/>
        <w:numPr>
          <w:ilvl w:val="0"/>
          <w:numId w:val="0"/>
        </w:numPr>
        <w:rPr>
          <w:noProof w:val="0"/>
        </w:rPr>
      </w:pPr>
      <w:bookmarkStart w:id="330" w:name="_Toc204505714"/>
      <w:bookmarkStart w:id="331" w:name="_Ref308697152"/>
      <w:bookmarkStart w:id="332" w:name="_Toc314820397"/>
      <w:bookmarkStart w:id="333" w:name="_Toc34294214"/>
      <w:r w:rsidRPr="00B00A38">
        <w:rPr>
          <w:noProof w:val="0"/>
        </w:rPr>
        <w:t>X.5.2 Technical Security and Privacy controls</w:t>
      </w:r>
      <w:bookmarkEnd w:id="330"/>
      <w:bookmarkEnd w:id="331"/>
      <w:bookmarkEnd w:id="332"/>
      <w:bookmarkEnd w:id="333"/>
    </w:p>
    <w:p w14:paraId="3F2A5AB8" w14:textId="77777777" w:rsidR="00D6438D" w:rsidRPr="00B00A38" w:rsidRDefault="00D6438D" w:rsidP="00D6438D">
      <w:pPr>
        <w:pStyle w:val="BodyText"/>
      </w:pPr>
      <w:r w:rsidRPr="00B00A38">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w:t>
      </w:r>
      <w:r w:rsidRPr="00B00A38">
        <w:lastRenderedPageBreak/>
        <w:t xml:space="preserve">elsewhere. Together, these principles and laws provide a useful framework for developing general data protection requirements for health information systems. For more information see </w:t>
      </w:r>
      <w:hyperlink r:id="rId38" w:history="1">
        <w:r w:rsidRPr="00B00A38">
          <w:rPr>
            <w:rStyle w:val="Hyperlink"/>
          </w:rPr>
          <w:t>http://oecdprivacy.org</w:t>
        </w:r>
      </w:hyperlink>
      <w:r w:rsidRPr="00B00A38">
        <w:t xml:space="preserve">. </w:t>
      </w:r>
    </w:p>
    <w:p w14:paraId="56E724C0" w14:textId="77777777" w:rsidR="00D6438D" w:rsidRPr="00B00A38" w:rsidRDefault="00D6438D" w:rsidP="00D6438D">
      <w:pPr>
        <w:pStyle w:val="BodyText"/>
      </w:pPr>
      <w:r w:rsidRPr="00B00A38">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00A38" w:rsidRDefault="00D6438D" w:rsidP="00D6438D">
      <w:pPr>
        <w:pStyle w:val="BodyText"/>
      </w:pPr>
      <w:r w:rsidRPr="00B00A38">
        <w:t xml:space="preserve">These security and privacy controls are: </w:t>
      </w:r>
    </w:p>
    <w:p w14:paraId="66CB586B" w14:textId="77777777" w:rsidR="00D6438D" w:rsidRPr="00B00A38" w:rsidRDefault="00D6438D" w:rsidP="00A15C2E">
      <w:pPr>
        <w:pStyle w:val="ListNumber2"/>
        <w:numPr>
          <w:ilvl w:val="0"/>
          <w:numId w:val="41"/>
        </w:numPr>
      </w:pPr>
      <w:r w:rsidRPr="00B00A38">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00A38" w:rsidRDefault="00D6438D" w:rsidP="00A15C2E">
      <w:pPr>
        <w:pStyle w:val="ListNumber2"/>
      </w:pPr>
      <w:r w:rsidRPr="00B00A38">
        <w:t xml:space="preserve">Identification and Authentication Controls – The controls that prove that a system or person is who they say that they are. For example: personal interactions, </w:t>
      </w:r>
      <w:r w:rsidR="00FD3FBD" w:rsidRPr="00B00A38">
        <w:t>Oauth, OpenID-Connect</w:t>
      </w:r>
    </w:p>
    <w:p w14:paraId="3EA6A933" w14:textId="47C8414D" w:rsidR="00D6438D" w:rsidRPr="00B00A38" w:rsidRDefault="00D6438D" w:rsidP="00A15C2E">
      <w:pPr>
        <w:pStyle w:val="ListNumber2"/>
      </w:pPr>
      <w:r w:rsidRPr="00B00A38">
        <w:t>Data Access Controls – The controls that limit access by an authenticated entity to the information and functions that they are authorized to have access to. These controls are often implemented using Role Based Access Controls</w:t>
      </w:r>
      <w:r w:rsidR="00FD3FBD" w:rsidRPr="00B00A38">
        <w:t xml:space="preserve"> (RBAC), or Attribute Based Access Controls (ABAC)</w:t>
      </w:r>
      <w:r w:rsidRPr="00B00A38">
        <w:t>.</w:t>
      </w:r>
    </w:p>
    <w:p w14:paraId="1AB5E039" w14:textId="77777777" w:rsidR="00D6438D" w:rsidRPr="00B00A38" w:rsidRDefault="00D6438D" w:rsidP="00A15C2E">
      <w:pPr>
        <w:pStyle w:val="ListNumber2"/>
      </w:pPr>
      <w:r w:rsidRPr="00B00A38">
        <w:t>Secrecy Controls– As sensitive information is created, stored, communicated, and modified; this control protects the information from being exposed. For example: encryption or access controls.</w:t>
      </w:r>
    </w:p>
    <w:p w14:paraId="4E67A440" w14:textId="77777777" w:rsidR="00D6438D" w:rsidRPr="00B00A38" w:rsidRDefault="00D6438D" w:rsidP="00A15C2E">
      <w:pPr>
        <w:pStyle w:val="ListNumber2"/>
      </w:pPr>
      <w:r w:rsidRPr="00B00A38">
        <w:t xml:space="preserve">Data Integrity Controls – The controls that prove that the data has not changed in an unauthorized way. For example: digital signatures, secure hash algorithms, CRC, and checksum. </w:t>
      </w:r>
    </w:p>
    <w:p w14:paraId="79151844" w14:textId="384D74CD" w:rsidR="00D6438D" w:rsidRPr="00B00A38" w:rsidRDefault="00D6438D" w:rsidP="00A15C2E">
      <w:pPr>
        <w:pStyle w:val="ListNumber2"/>
      </w:pPr>
      <w:r w:rsidRPr="00B00A38">
        <w:t xml:space="preserve">Non-Repudiation Controls – The controls that ensure that an entity cannot later refute that they participated in an act. For </w:t>
      </w:r>
      <w:r w:rsidR="00FD3FBD" w:rsidRPr="00B00A38">
        <w:t>example,</w:t>
      </w:r>
      <w:r w:rsidRPr="00B00A38">
        <w:t xml:space="preserve"> author of a document, order of a test, prescribe of medications.</w:t>
      </w:r>
    </w:p>
    <w:p w14:paraId="3950F3EC" w14:textId="77777777" w:rsidR="00D6438D" w:rsidRPr="00B00A38" w:rsidRDefault="00D6438D" w:rsidP="00A15C2E">
      <w:pPr>
        <w:pStyle w:val="ListNumber2"/>
      </w:pPr>
      <w:r w:rsidRPr="00B00A38">
        <w:t xml:space="preserve">Patient Privacy Controls – The controls that enforce patient specific handling instructions. </w:t>
      </w:r>
    </w:p>
    <w:p w14:paraId="71AA6B17" w14:textId="77777777" w:rsidR="00D6438D" w:rsidRPr="00B00A38" w:rsidRDefault="00D6438D" w:rsidP="00A15C2E">
      <w:pPr>
        <w:pStyle w:val="ListNumber2"/>
      </w:pPr>
      <w:r w:rsidRPr="00B00A38">
        <w:t>Availability Controls – The controls that ensure that information is available when needed. For example: backup, replication, fault tolerance, RAID, trusted recovery, uninterruptible power supplies, etc. (not an area where Interoperability applies)</w:t>
      </w:r>
    </w:p>
    <w:p w14:paraId="31DB40B3" w14:textId="1459D096" w:rsidR="00D6438D" w:rsidRPr="00B00A38" w:rsidRDefault="00D6438D" w:rsidP="00D6438D">
      <w:pPr>
        <w:pStyle w:val="Heading3"/>
        <w:numPr>
          <w:ilvl w:val="0"/>
          <w:numId w:val="0"/>
        </w:numPr>
        <w:rPr>
          <w:noProof w:val="0"/>
        </w:rPr>
      </w:pPr>
      <w:bookmarkStart w:id="334" w:name="_Toc204505715"/>
      <w:bookmarkStart w:id="335" w:name="_Toc314820398"/>
      <w:bookmarkStart w:id="336" w:name="_Toc34294215"/>
      <w:r w:rsidRPr="00B00A38">
        <w:rPr>
          <w:noProof w:val="0"/>
        </w:rPr>
        <w:t xml:space="preserve">X.5.3 Applying Security and Privacy to </w:t>
      </w:r>
      <w:bookmarkEnd w:id="334"/>
      <w:r w:rsidRPr="00B00A38">
        <w:rPr>
          <w:noProof w:val="0"/>
        </w:rPr>
        <w:t>Document Sharing</w:t>
      </w:r>
      <w:bookmarkEnd w:id="335"/>
      <w:bookmarkEnd w:id="336"/>
    </w:p>
    <w:p w14:paraId="434DE9DF" w14:textId="55A32C16" w:rsidR="00D6438D" w:rsidRPr="00B00A38" w:rsidRDefault="00D6438D" w:rsidP="00D6438D">
      <w:pPr>
        <w:pStyle w:val="BodyText"/>
      </w:pPr>
      <w:r w:rsidRPr="00B00A38">
        <w:t xml:space="preserve">IHE does not set policies but is policy sensitive. </w:t>
      </w:r>
      <w:r w:rsidR="00FD3FBD" w:rsidRPr="00B00A38">
        <w:t>Therefore,</w:t>
      </w:r>
      <w:r w:rsidRPr="00B00A38">
        <w:t xml:space="preserve"> we now discuss the policy enabling technologies </w:t>
      </w:r>
      <w:r w:rsidR="00711AA5" w:rsidRPr="00B00A38">
        <w:t xml:space="preserve">but </w:t>
      </w:r>
      <w:r w:rsidRPr="00B00A38">
        <w:t>not the policies themselves.</w:t>
      </w:r>
    </w:p>
    <w:p w14:paraId="1F11D77F" w14:textId="77777777" w:rsidR="00D6438D" w:rsidRPr="00B00A38" w:rsidRDefault="00D6438D" w:rsidP="00D6438D">
      <w:pPr>
        <w:pStyle w:val="BodyText"/>
      </w:pPr>
      <w:r w:rsidRPr="00B00A38">
        <w:lastRenderedPageBreak/>
        <w:t xml:space="preserve">This section shows how the existing security controls in the local health IT system are leveraged and extended when they become interconnected through document sharing. </w:t>
      </w:r>
    </w:p>
    <w:p w14:paraId="0A84E18E" w14:textId="493F6E99" w:rsidR="00D6438D" w:rsidRPr="00B00A38" w:rsidRDefault="00D6438D" w:rsidP="00D6438D">
      <w:pPr>
        <w:pStyle w:val="Heading4"/>
        <w:rPr>
          <w:noProof w:val="0"/>
        </w:rPr>
      </w:pPr>
      <w:bookmarkStart w:id="337" w:name="_Toc314820399"/>
      <w:bookmarkStart w:id="338" w:name="_Toc34294216"/>
      <w:bookmarkStart w:id="339" w:name="_Toc204505716"/>
      <w:r w:rsidRPr="00B00A38">
        <w:rPr>
          <w:noProof w:val="0"/>
        </w:rPr>
        <w:t>X.5.3.1 Basic Security</w:t>
      </w:r>
      <w:bookmarkEnd w:id="337"/>
      <w:bookmarkEnd w:id="338"/>
    </w:p>
    <w:p w14:paraId="26CDC3D4" w14:textId="673C61B5" w:rsidR="00D6438D" w:rsidRPr="00B00A38" w:rsidRDefault="00D6438D" w:rsidP="00D6438D">
      <w:pPr>
        <w:pStyle w:val="BodyText"/>
      </w:pPr>
      <w:r w:rsidRPr="00B00A38">
        <w:t xml:space="preserve">IHE recognizes that in healthcare, with patient lives at stake, audit control is the </w:t>
      </w:r>
      <w:r w:rsidR="005826FD" w:rsidRPr="00B00A38">
        <w:t>prim</w:t>
      </w:r>
      <w:r w:rsidRPr="00B00A38">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00A38" w:rsidRDefault="00D6438D" w:rsidP="00A15C2E">
      <w:pPr>
        <w:pStyle w:val="ListNumber2"/>
        <w:numPr>
          <w:ilvl w:val="0"/>
          <w:numId w:val="42"/>
        </w:numPr>
      </w:pPr>
      <w:r w:rsidRPr="00B00A38">
        <w:t xml:space="preserve">User authentication and Access Controls are enforced accordingly, </w:t>
      </w:r>
    </w:p>
    <w:p w14:paraId="735CD245" w14:textId="77777777" w:rsidR="00D6438D" w:rsidRPr="00B00A38" w:rsidRDefault="00D6438D" w:rsidP="00A15C2E">
      <w:pPr>
        <w:pStyle w:val="ListNumber2"/>
      </w:pPr>
      <w:r w:rsidRPr="00B00A38">
        <w:t>Security Audit Logs are recorded, and</w:t>
      </w:r>
    </w:p>
    <w:p w14:paraId="4AFB83BF" w14:textId="77777777" w:rsidR="00D6438D" w:rsidRPr="00B00A38" w:rsidRDefault="00D6438D" w:rsidP="00A15C2E">
      <w:pPr>
        <w:pStyle w:val="ListNumber2"/>
      </w:pPr>
      <w:r w:rsidRPr="00B00A38">
        <w:t>Strong network authentication and encryption for all communications of sensitive patient data</w:t>
      </w:r>
    </w:p>
    <w:p w14:paraId="2DFA18C5" w14:textId="2CFA189F" w:rsidR="00D6438D" w:rsidRPr="00B00A38" w:rsidRDefault="00D6438D" w:rsidP="00D6438D">
      <w:pPr>
        <w:pStyle w:val="BodyText"/>
      </w:pPr>
      <w:r w:rsidRPr="00B00A38">
        <w:t xml:space="preserve">The Security Audit Logging includes a set of security relevant events that must be audited. When one of these events happens the record of the event must be described a specific way. The systems are expected to support the recording of all of the security relevant events that might happen in the system. The ATNA </w:t>
      </w:r>
      <w:r w:rsidR="00C10DDE" w:rsidRPr="00B00A38">
        <w:t>Profile</w:t>
      </w:r>
      <w:r w:rsidRPr="00B00A38">
        <w:t xml:space="preserve"> offloads the recording, filtering, alerting, and reporting to an audit service. The more centralized this audit log analysis can be, the </w:t>
      </w:r>
      <w:r w:rsidR="005826FD" w:rsidRPr="00B00A38">
        <w:t>easier</w:t>
      </w:r>
      <w:r w:rsidRPr="00B00A38">
        <w:t xml:space="preserve"> it is to prove accountability across the whole Document Sharing exchange. </w:t>
      </w:r>
    </w:p>
    <w:p w14:paraId="6E9503FF" w14:textId="77777777" w:rsidR="00D6438D" w:rsidRPr="00B00A38" w:rsidRDefault="00D6438D" w:rsidP="00D6438D">
      <w:pPr>
        <w:pStyle w:val="BodyText"/>
      </w:pPr>
      <w:r w:rsidRPr="00B00A38">
        <w:t>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all of the systems participating in the Document Sharing exchange. The communications between these trusted systems is also encrypted.</w:t>
      </w:r>
    </w:p>
    <w:p w14:paraId="288693ED" w14:textId="41C759CE" w:rsidR="00D6438D" w:rsidRPr="00B00A38" w:rsidRDefault="00D6438D" w:rsidP="00D6438D">
      <w:pPr>
        <w:pStyle w:val="Heading4"/>
        <w:rPr>
          <w:noProof w:val="0"/>
        </w:rPr>
      </w:pPr>
      <w:bookmarkStart w:id="340" w:name="_Ref314296423"/>
      <w:bookmarkStart w:id="341" w:name="_Toc314820400"/>
      <w:bookmarkStart w:id="342" w:name="_Toc34294217"/>
      <w:r w:rsidRPr="00B00A38">
        <w:rPr>
          <w:noProof w:val="0"/>
        </w:rPr>
        <w:t>X.5.3.2 Protecting different types of documents</w:t>
      </w:r>
      <w:bookmarkEnd w:id="340"/>
      <w:bookmarkEnd w:id="341"/>
      <w:bookmarkEnd w:id="342"/>
    </w:p>
    <w:p w14:paraId="2E56D4A6" w14:textId="73B25086" w:rsidR="004B7FEA" w:rsidRPr="00B00A38" w:rsidRDefault="00D6438D" w:rsidP="00D6438D">
      <w:pPr>
        <w:pStyle w:val="BodyText"/>
      </w:pPr>
      <w:r w:rsidRPr="00B00A38">
        <w:t xml:space="preserve">The IHE Document Sharing profiles, like </w:t>
      </w:r>
      <w:r w:rsidR="00177EFB" w:rsidRPr="00B00A38">
        <w:t>MHDS</w:t>
      </w:r>
      <w:r w:rsidRPr="00B00A38">
        <w:t>,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X.5.3.2-1: Sample Access Control Policies</w:t>
      </w:r>
      <w:r w:rsidR="00CA276F">
        <w:t>.</w:t>
      </w:r>
      <w:r w:rsidRPr="00B00A38">
        <w:t xml:space="preserve"> </w:t>
      </w:r>
    </w:p>
    <w:p w14:paraId="35D2187E" w14:textId="6FD54E51" w:rsidR="004B7FEA" w:rsidRPr="00B00A38" w:rsidRDefault="004B7FEA" w:rsidP="00D6438D">
      <w:pPr>
        <w:pStyle w:val="BodyText"/>
      </w:pPr>
    </w:p>
    <w:p w14:paraId="652A7E7F" w14:textId="03F9CC2E" w:rsidR="004B7FEA" w:rsidRPr="00B00A38" w:rsidRDefault="004B7FEA" w:rsidP="00D6438D">
      <w:pPr>
        <w:pStyle w:val="BodyText"/>
      </w:pPr>
    </w:p>
    <w:p w14:paraId="211AC0ED" w14:textId="2565C7FA" w:rsidR="004B7FEA" w:rsidRPr="00B00A38" w:rsidRDefault="004B7FEA" w:rsidP="00D6438D">
      <w:pPr>
        <w:pStyle w:val="BodyText"/>
      </w:pPr>
    </w:p>
    <w:p w14:paraId="4CB58302" w14:textId="77777777" w:rsidR="004B7FEA" w:rsidRPr="00B00A38" w:rsidRDefault="004B7FEA" w:rsidP="00D6438D">
      <w:pPr>
        <w:pStyle w:val="BodyText"/>
      </w:pPr>
    </w:p>
    <w:p w14:paraId="69A253FD" w14:textId="198C9586" w:rsidR="004B7FEA" w:rsidRPr="00B00A38" w:rsidRDefault="004B7FEA">
      <w:pPr>
        <w:pStyle w:val="TableTitle"/>
      </w:pPr>
      <w:r w:rsidRPr="00B00A38">
        <w:lastRenderedPageBreak/>
        <w:t xml:space="preserve">Table </w:t>
      </w:r>
      <w:r w:rsidRPr="00B00A38">
        <w:fldChar w:fldCharType="begin"/>
      </w:r>
      <w:r w:rsidRPr="00B00A38">
        <w:instrText xml:space="preserve"> REF _Ref314296423 \r \h  \* MERGEFORMAT </w:instrText>
      </w:r>
      <w:r w:rsidRPr="00B00A38">
        <w:fldChar w:fldCharType="separate"/>
      </w:r>
      <w:r w:rsidRPr="00B00A38">
        <w:t>X.5.3.2</w:t>
      </w:r>
      <w:r w:rsidRPr="00B00A38">
        <w:fldChar w:fldCharType="end"/>
      </w:r>
      <w:r w:rsidRPr="00B00A38">
        <w:noBreakHyphen/>
      </w:r>
      <w:fldSimple w:instr=" SEQ Table \* ARABIC \s 2 ">
        <w:r w:rsidRPr="00B00A38">
          <w:t>1</w:t>
        </w:r>
      </w:fldSimple>
      <w:r w:rsidR="00C10DDE" w:rsidRPr="00B00A38">
        <w:t>:</w:t>
      </w:r>
      <w:r w:rsidRPr="00B00A38">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00A38"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00A38" w:rsidRDefault="004F38C2" w:rsidP="004F38C2">
            <w:pPr>
              <w:pStyle w:val="TableEntryHeader"/>
            </w:pPr>
            <w:r w:rsidRPr="00B00A38">
              <w:t>Sensitivity</w:t>
            </w:r>
          </w:p>
          <w:p w14:paraId="251140C5" w14:textId="77777777" w:rsidR="004F38C2" w:rsidRPr="00B00A38" w:rsidRDefault="004F38C2" w:rsidP="004F38C2">
            <w:pPr>
              <w:pStyle w:val="TableEntryHeader"/>
            </w:pPr>
            <w:r w:rsidRPr="00B00A38">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00A38" w:rsidRDefault="004F38C2" w:rsidP="004F38C2">
            <w:pPr>
              <w:pStyle w:val="TableEntryHeader"/>
            </w:pPr>
            <w:r w:rsidRPr="00B00A38">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00A38" w:rsidRDefault="004F38C2" w:rsidP="004F38C2">
            <w:pPr>
              <w:pStyle w:val="TableEntryHeader"/>
            </w:pPr>
            <w:r w:rsidRPr="00B00A38">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00A38" w:rsidRDefault="004F38C2" w:rsidP="004F38C2">
            <w:pPr>
              <w:pStyle w:val="TableEntryHeader"/>
            </w:pPr>
            <w:r w:rsidRPr="00B00A38">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00A38" w:rsidRDefault="004F38C2" w:rsidP="004F38C2">
            <w:pPr>
              <w:pStyle w:val="TableEntryHeader"/>
            </w:pPr>
            <w:r w:rsidRPr="00B00A38">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00A38" w:rsidRDefault="004F38C2" w:rsidP="004F38C2">
            <w:pPr>
              <w:pStyle w:val="TableEntryHeader"/>
            </w:pPr>
            <w:r w:rsidRPr="00B00A38">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00A38" w:rsidRDefault="004F38C2" w:rsidP="004F38C2">
            <w:pPr>
              <w:pStyle w:val="TableEntryHeader"/>
            </w:pPr>
            <w:r w:rsidRPr="00B00A38">
              <w:t>Mediated by</w:t>
            </w:r>
            <w:r w:rsidRPr="00B00A38">
              <w:br/>
              <w:t xml:space="preserve">Direct Care Provider </w:t>
            </w:r>
          </w:p>
        </w:tc>
      </w:tr>
      <w:tr w:rsidR="001B4C9D" w:rsidRPr="00B00A38"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00A38" w:rsidRDefault="004F38C2" w:rsidP="004F38C2">
            <w:pPr>
              <w:pStyle w:val="TableEntryHeader"/>
            </w:pPr>
            <w:r w:rsidRPr="00B00A38">
              <w:t>HL7 confidentialityCode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00A38" w:rsidRDefault="004F38C2" w:rsidP="004F38C2">
            <w:pPr>
              <w:pStyle w:val="TableEntryHeader"/>
            </w:pPr>
            <w:r w:rsidRPr="00B00A38">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00A38" w:rsidRDefault="004F38C2" w:rsidP="004F38C2">
            <w:pPr>
              <w:pStyle w:val="TableEntryHeader"/>
            </w:pPr>
            <w:r w:rsidRPr="00B00A38">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00A38" w:rsidRDefault="004F38C2" w:rsidP="004F38C2">
            <w:pPr>
              <w:pStyle w:val="TableEntryHeader"/>
            </w:pPr>
            <w:r w:rsidRPr="00B00A38">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00A38" w:rsidRDefault="004F38C2" w:rsidP="004F38C2">
            <w:pPr>
              <w:pStyle w:val="TableEntryHeader"/>
            </w:pPr>
            <w:r w:rsidRPr="00B00A38">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00A38" w:rsidRDefault="004F38C2" w:rsidP="004F38C2">
            <w:pPr>
              <w:pStyle w:val="TableEntryHeader"/>
            </w:pPr>
            <w:r w:rsidRPr="00B00A38">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00A38" w:rsidRDefault="004F38C2" w:rsidP="004F38C2">
            <w:pPr>
              <w:pStyle w:val="TableEntryHeader"/>
            </w:pPr>
            <w:r w:rsidRPr="00B00A38">
              <w:t>V</w:t>
            </w:r>
          </w:p>
        </w:tc>
      </w:tr>
      <w:tr w:rsidR="001B4C9D" w:rsidRPr="00B00A38"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00A38" w:rsidRDefault="004F38C2" w:rsidP="004F38C2">
            <w:pPr>
              <w:pStyle w:val="TableEntry"/>
            </w:pPr>
            <w:r w:rsidRPr="00B00A38">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091CEE1C"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35E74B64"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0543FD0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1C4F4DF0"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296DB9D8"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17F5C26" w:rsidR="004F38C2" w:rsidRPr="00B00A38" w:rsidRDefault="004F38C2" w:rsidP="00914191">
            <w:pPr>
              <w:pStyle w:val="TableEntry"/>
              <w:jc w:val="center"/>
            </w:pPr>
          </w:p>
        </w:tc>
      </w:tr>
      <w:tr w:rsidR="001B4C9D" w:rsidRPr="00B00A38"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00A38" w:rsidRDefault="004F38C2" w:rsidP="004F38C2">
            <w:pPr>
              <w:pStyle w:val="TableEntry"/>
            </w:pPr>
            <w:r w:rsidRPr="00B00A38">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3DFEFEFD"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7A88FA03"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3EC3794"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481D1796"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1F1EA1D9"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533B8D4" w:rsidR="004F38C2" w:rsidRPr="00B00A38" w:rsidRDefault="004F38C2" w:rsidP="00914191">
            <w:pPr>
              <w:pStyle w:val="TableEntry"/>
              <w:jc w:val="center"/>
            </w:pPr>
          </w:p>
        </w:tc>
      </w:tr>
      <w:tr w:rsidR="001B4C9D" w:rsidRPr="00B00A38"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00A38" w:rsidRDefault="004F38C2" w:rsidP="004F38C2">
            <w:pPr>
              <w:pStyle w:val="TableEntry"/>
            </w:pPr>
            <w:r w:rsidRPr="00B00A38">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5C46834B"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1827ABD7"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44F8178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CAC116D"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0256BF2"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66AB0BBD" w:rsidR="004F38C2" w:rsidRPr="00B00A38" w:rsidRDefault="004F38C2" w:rsidP="00914191">
            <w:pPr>
              <w:pStyle w:val="TableEntry"/>
              <w:jc w:val="center"/>
            </w:pPr>
          </w:p>
        </w:tc>
      </w:tr>
      <w:tr w:rsidR="001B4C9D" w:rsidRPr="00B00A38"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00A38" w:rsidRDefault="004F38C2" w:rsidP="004F38C2">
            <w:pPr>
              <w:pStyle w:val="TableEntry"/>
            </w:pPr>
            <w:r w:rsidRPr="00B00A38">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AEE2FFF"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EB4176A"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4DF305D0"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F32E143"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5DF8CC56"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2CC3E8F8" w:rsidR="004F38C2" w:rsidRPr="00B00A38" w:rsidRDefault="004F38C2" w:rsidP="00914191">
            <w:pPr>
              <w:pStyle w:val="TableEntry"/>
              <w:jc w:val="center"/>
            </w:pPr>
            <w:r w:rsidRPr="00B00A38">
              <w:rPr>
                <w:bCs/>
              </w:rPr>
              <w:t>X</w:t>
            </w:r>
          </w:p>
        </w:tc>
      </w:tr>
      <w:tr w:rsidR="001B4C9D" w:rsidRPr="00B00A38"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6FDF3443" w:rsidR="004F38C2" w:rsidRPr="00B00A38" w:rsidRDefault="004F38C2" w:rsidP="004F38C2">
            <w:pPr>
              <w:pStyle w:val="TableEntry"/>
            </w:pPr>
            <w:r w:rsidRPr="00B00A38">
              <w:t>Emergency Care Provider (e.g.,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72CD30E2"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44D9302F"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5B1A4C12"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00A38" w:rsidRDefault="004F38C2" w:rsidP="00914191">
            <w:pPr>
              <w:pStyle w:val="TableEntry"/>
              <w:jc w:val="center"/>
            </w:pPr>
          </w:p>
        </w:tc>
      </w:tr>
      <w:tr w:rsidR="001B4C9D" w:rsidRPr="00B00A38"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00A38" w:rsidRDefault="004F38C2" w:rsidP="004F38C2">
            <w:pPr>
              <w:pStyle w:val="TableEntry"/>
            </w:pPr>
            <w:r w:rsidRPr="00B00A38">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1AE535F1" w:rsidR="004F38C2" w:rsidRPr="00B00A38" w:rsidRDefault="004F38C2" w:rsidP="00914191">
            <w:pPr>
              <w:pStyle w:val="TableEntry"/>
              <w:jc w:val="center"/>
            </w:pPr>
            <w:r w:rsidRPr="00B00A38">
              <w:rPr>
                <w:bCs/>
              </w:rPr>
              <w:t>X</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66532B80"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1FB8BC3F"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0D1A8233"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4D0192AD"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5064E0DF" w:rsidR="004F38C2" w:rsidRPr="00B00A38" w:rsidRDefault="004F38C2" w:rsidP="00914191">
            <w:pPr>
              <w:pStyle w:val="TableEntry"/>
              <w:jc w:val="center"/>
            </w:pPr>
          </w:p>
        </w:tc>
      </w:tr>
      <w:tr w:rsidR="001B4C9D" w:rsidRPr="00B00A38"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00A38" w:rsidRDefault="004F38C2" w:rsidP="004F38C2">
            <w:pPr>
              <w:pStyle w:val="TableEntry"/>
            </w:pPr>
            <w:r w:rsidRPr="00B00A38">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913A5AD"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C7AF73"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34A27AD6"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584F3616"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1DADBBB"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42C8ACB" w:rsidR="004F38C2" w:rsidRPr="00B00A38" w:rsidRDefault="004F38C2" w:rsidP="00914191">
            <w:pPr>
              <w:pStyle w:val="TableEntry"/>
              <w:jc w:val="center"/>
            </w:pPr>
          </w:p>
        </w:tc>
      </w:tr>
    </w:tbl>
    <w:p w14:paraId="7F8FE999" w14:textId="77777777" w:rsidR="004B7FEA" w:rsidRPr="00B00A38" w:rsidRDefault="004B7FEA" w:rsidP="00D6438D">
      <w:pPr>
        <w:pStyle w:val="BodyText"/>
      </w:pPr>
    </w:p>
    <w:p w14:paraId="006BE82F" w14:textId="10BEB76F" w:rsidR="00D6438D" w:rsidRPr="00B00A38" w:rsidRDefault="00D6438D" w:rsidP="00D6438D">
      <w:pPr>
        <w:pStyle w:val="BodyText"/>
      </w:pPr>
      <w:r w:rsidRPr="00B00A38">
        <w:t>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confidentialityCode.</w:t>
      </w:r>
    </w:p>
    <w:p w14:paraId="46B6FCA9" w14:textId="695A149E" w:rsidR="00D6438D" w:rsidRPr="00B00A38" w:rsidRDefault="00D6438D" w:rsidP="00D6438D">
      <w:pPr>
        <w:pStyle w:val="BodyText"/>
      </w:pPr>
      <w:r w:rsidRPr="00B00A38">
        <w:t xml:space="preserve">In the same way that the </w:t>
      </w:r>
      <w:r w:rsidR="00FD3FBD" w:rsidRPr="00B00A38">
        <w:t>Document Sharing</w:t>
      </w:r>
      <w:r w:rsidRPr="00B00A38">
        <w:t xml:space="preserve"> metadata ‘doctype’ defines what the document is in terms of the clinical/administrative content, the confidentialityCode defines what the document is in terms of privacy/security content, sometimes referred to as sensitivity. The confidentialityCodes should be looked at as a relatively static assessment of the document content privacy/security characteristics. Some documents are so sensitive in nature that they simply should not be shared or published.</w:t>
      </w:r>
    </w:p>
    <w:p w14:paraId="7507B1F7" w14:textId="31CBA39D" w:rsidR="00D6438D" w:rsidRPr="00B00A38" w:rsidRDefault="00D6438D" w:rsidP="00D6438D">
      <w:pPr>
        <w:pStyle w:val="BodyText"/>
      </w:pPr>
      <w:r w:rsidRPr="00B00A38">
        <w:t xml:space="preserve">The rows are showing a set of functional roles. These roles would be conveyed from the requesting organization through the use of the </w:t>
      </w:r>
      <w:r w:rsidR="003D7A49" w:rsidRPr="00B00A38">
        <w:t>Internet</w:t>
      </w:r>
      <w:r w:rsidRPr="00B00A38">
        <w:t xml:space="preserve"> User </w:t>
      </w:r>
      <w:del w:id="343" w:author="John Moehrke" w:date="2020-05-03T20:14:00Z">
        <w:r w:rsidRPr="00B00A38" w:rsidDel="00AB6D89">
          <w:delText xml:space="preserve">Assertion </w:delText>
        </w:r>
      </w:del>
      <w:ins w:id="344" w:author="John Moehrke" w:date="2020-05-03T20:14:00Z">
        <w:r w:rsidR="00AB6D89">
          <w:t>Authorization</w:t>
        </w:r>
        <w:r w:rsidR="00AB6D89" w:rsidRPr="00B00A38">
          <w:t xml:space="preserve"> </w:t>
        </w:r>
      </w:ins>
      <w:r w:rsidRPr="00B00A38">
        <w:t>(</w:t>
      </w:r>
      <w:r w:rsidR="003D7A49" w:rsidRPr="00B00A38">
        <w:t>IUA</w:t>
      </w:r>
      <w:r w:rsidRPr="00B00A38">
        <w:t xml:space="preserve">) </w:t>
      </w:r>
      <w:r w:rsidR="00C10DDE" w:rsidRPr="00B00A38">
        <w:t>Profile</w:t>
      </w:r>
      <w:r w:rsidRPr="00B00A38">
        <w:t>. This profile defines how a user and the security/privacy context of the request is defined. Additional information can be carried such as the purposeOfUse, what the user intends to use the data for. Note that Privacy Policies and Access Control rules can leverage any of the user context, patient identity, or document metadata discussed above.</w:t>
      </w:r>
    </w:p>
    <w:p w14:paraId="0573F5F5" w14:textId="4D2B3DD4" w:rsidR="00D6438D" w:rsidRPr="00B00A38" w:rsidRDefault="00D6438D" w:rsidP="00D6438D">
      <w:pPr>
        <w:pStyle w:val="Heading4"/>
        <w:rPr>
          <w:noProof w:val="0"/>
        </w:rPr>
      </w:pPr>
      <w:bookmarkStart w:id="345" w:name="_Toc314820401"/>
      <w:bookmarkStart w:id="346" w:name="_Toc34294218"/>
      <w:r w:rsidRPr="00B00A38">
        <w:rPr>
          <w:noProof w:val="0"/>
        </w:rPr>
        <w:lastRenderedPageBreak/>
        <w:t xml:space="preserve">X.5.3.3 Patient Privacy Consent to participate in </w:t>
      </w:r>
      <w:bookmarkEnd w:id="339"/>
      <w:r w:rsidRPr="00B00A38">
        <w:rPr>
          <w:noProof w:val="0"/>
        </w:rPr>
        <w:t>Document Sharing</w:t>
      </w:r>
      <w:bookmarkEnd w:id="345"/>
      <w:bookmarkEnd w:id="346"/>
    </w:p>
    <w:p w14:paraId="4CAF5F1E" w14:textId="489F26B8" w:rsidR="00D6438D" w:rsidRPr="00B00A38" w:rsidRDefault="00D6438D" w:rsidP="00D6438D">
      <w:pPr>
        <w:pStyle w:val="BodyText"/>
      </w:pPr>
      <w:r w:rsidRPr="00B00A38">
        <w:t>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cases</w:t>
      </w:r>
      <w:r w:rsidR="00711AA5" w:rsidRPr="00B00A38">
        <w:t>,</w:t>
      </w:r>
      <w:r w:rsidRPr="00B00A38">
        <w:t xml:space="preserve"> the use of user identity context, as discussed above around the </w:t>
      </w:r>
      <w:r w:rsidR="00FD3FBD" w:rsidRPr="00B00A38">
        <w:t>IUA</w:t>
      </w:r>
      <w:r w:rsidRPr="00B00A38">
        <w:t xml:space="preserve"> </w:t>
      </w:r>
      <w:r w:rsidR="00C10DDE" w:rsidRPr="00B00A38">
        <w:t>Profile</w:t>
      </w:r>
      <w:r w:rsidRPr="00B00A38">
        <w:t xml:space="preserve">, is sufficient to make the Access Control decision. The trust relationship of the Document Sharing exchange includes background governance on appropriate use, as discussed above around the ATNA </w:t>
      </w:r>
      <w:r w:rsidR="00C10DDE" w:rsidRPr="00B00A38">
        <w:t>Profile</w:t>
      </w:r>
      <w:r w:rsidRPr="00B00A38">
        <w:t xml:space="preserve">. </w:t>
      </w:r>
    </w:p>
    <w:p w14:paraId="75F84396" w14:textId="0C8A5560" w:rsidR="00FD3FBD" w:rsidRPr="00B00A38" w:rsidRDefault="00D6438D" w:rsidP="00D6438D">
      <w:pPr>
        <w:pStyle w:val="BodyText"/>
      </w:pPr>
      <w:r w:rsidRPr="00B00A38">
        <w:t>Privacy Consents may need to be expressed in a way that all parties in a Document Exchange can understand. IHE has published the Basic Patient Privacy Consents (BPPC) Profile that can be used to enable basic privacy consent controls</w:t>
      </w:r>
      <w:r w:rsidR="00FD3FBD" w:rsidRPr="00B00A38">
        <w:t>, and Advanced Patient Privacy Consents (APPC) that can encode more complex rules specific to a patient consent</w:t>
      </w:r>
      <w:r w:rsidRPr="00B00A38">
        <w:t>.</w:t>
      </w:r>
      <w:r w:rsidR="00FD3FBD" w:rsidRPr="00B00A38">
        <w:t xml:space="preserve"> The encoding of Consent and advanced rules in FHIR “Consent” resource is possible but has not yet been profiled by IHE.</w:t>
      </w:r>
    </w:p>
    <w:p w14:paraId="7EE0D4B1" w14:textId="53F21119" w:rsidR="00D6438D" w:rsidRPr="00B00A38" w:rsidRDefault="00D6438D" w:rsidP="00D6438D">
      <w:pPr>
        <w:pStyle w:val="BodyText"/>
      </w:pPr>
      <w:r w:rsidRPr="00B00A38">
        <w:t xml:space="preserve">Some examples of the type of policy that </w:t>
      </w:r>
      <w:r w:rsidR="00FD3FBD" w:rsidRPr="00B00A38">
        <w:t xml:space="preserve">can be necessary for Patient Privacy Consents </w:t>
      </w:r>
      <w:r w:rsidRPr="00B00A38">
        <w:t>are:</w:t>
      </w:r>
    </w:p>
    <w:p w14:paraId="124C7F7E" w14:textId="77777777" w:rsidR="00D6438D" w:rsidRPr="00B00A38" w:rsidRDefault="00D6438D" w:rsidP="00A15C2E">
      <w:pPr>
        <w:pStyle w:val="ListBullet2"/>
      </w:pPr>
      <w:r w:rsidRPr="00B00A38">
        <w:t>Explicit Opt-In (patient elects to have some information shared) is required which enables document sharing</w:t>
      </w:r>
    </w:p>
    <w:p w14:paraId="1BC3BB8C" w14:textId="77777777" w:rsidR="00D6438D" w:rsidRPr="00B00A38" w:rsidRDefault="00D6438D" w:rsidP="00A15C2E">
      <w:pPr>
        <w:pStyle w:val="ListBullet2"/>
      </w:pPr>
      <w:r w:rsidRPr="00B00A38">
        <w:t>Explicit Opt-Out (patient elects to not have information shared) stops all document sharing</w:t>
      </w:r>
    </w:p>
    <w:p w14:paraId="3EFEBB3B" w14:textId="77777777" w:rsidR="00D6438D" w:rsidRPr="00B00A38" w:rsidRDefault="00D6438D" w:rsidP="00A15C2E">
      <w:pPr>
        <w:pStyle w:val="ListBullet2"/>
      </w:pPr>
      <w:r w:rsidRPr="00B00A38">
        <w:t>Implicit Opt-In allows for document sharing</w:t>
      </w:r>
    </w:p>
    <w:p w14:paraId="4D61AA50" w14:textId="77777777" w:rsidR="00D6438D" w:rsidRPr="00B00A38" w:rsidRDefault="00D6438D" w:rsidP="00A15C2E">
      <w:pPr>
        <w:pStyle w:val="ListBullet2"/>
      </w:pPr>
      <w:r w:rsidRPr="00B00A38">
        <w:t>Explicit Opt-Out of any document sharing</w:t>
      </w:r>
    </w:p>
    <w:p w14:paraId="36CF9DC6" w14:textId="77777777" w:rsidR="00D6438D" w:rsidRPr="00B00A38" w:rsidRDefault="00D6438D" w:rsidP="00A15C2E">
      <w:pPr>
        <w:pStyle w:val="ListBullet2"/>
      </w:pPr>
      <w:r w:rsidRPr="00B00A38">
        <w:t>Explicit Opt-Out of sharing outside of use in local care events, but does allow emergency override</w:t>
      </w:r>
    </w:p>
    <w:p w14:paraId="55E47F2F" w14:textId="77777777" w:rsidR="00D6438D" w:rsidRPr="00B00A38" w:rsidRDefault="00D6438D" w:rsidP="00A15C2E">
      <w:pPr>
        <w:pStyle w:val="ListBullet2"/>
      </w:pPr>
      <w:r w:rsidRPr="00B00A38">
        <w:t xml:space="preserve">Explicit Opt-Out of sharing outside of use in local care events, but without emergency override </w:t>
      </w:r>
    </w:p>
    <w:p w14:paraId="39F00824" w14:textId="77777777" w:rsidR="00D6438D" w:rsidRPr="00B00A38" w:rsidRDefault="00D6438D" w:rsidP="00A15C2E">
      <w:pPr>
        <w:pStyle w:val="ListBullet2"/>
      </w:pPr>
      <w:r w:rsidRPr="00B00A38">
        <w:t xml:space="preserve">Explicit authorization captured that allows specific research project </w:t>
      </w:r>
    </w:p>
    <w:p w14:paraId="48750D4B" w14:textId="77777777" w:rsidR="00D6438D" w:rsidRPr="00B00A38" w:rsidRDefault="00D6438D" w:rsidP="00A15C2E">
      <w:pPr>
        <w:pStyle w:val="ListBullet2"/>
      </w:pPr>
      <w:r w:rsidRPr="00B00A38">
        <w:t xml:space="preserve">Change the consent policy (change from opt-in to opt-out) </w:t>
      </w:r>
    </w:p>
    <w:p w14:paraId="4D8BC346" w14:textId="60E4DA3C" w:rsidR="00D6438D" w:rsidRPr="00B00A38" w:rsidRDefault="00D6438D" w:rsidP="00D6438D">
      <w:pPr>
        <w:pStyle w:val="BodyText"/>
      </w:pPr>
      <w:r w:rsidRPr="00B00A38">
        <w:t xml:space="preserve">The BPPC </w:t>
      </w:r>
      <w:r w:rsidR="00C10DDE" w:rsidRPr="00B00A38">
        <w:t>Profile</w:t>
      </w:r>
      <w:r w:rsidRPr="00B00A38">
        <w:t xml:space="preserve"> can be used as a gate-keeper to the document sharing community. BPPC does not define the policies but does allow for a community that has defined its set of policies to capture that a patient has chosen one or more of those policies. </w:t>
      </w:r>
    </w:p>
    <w:p w14:paraId="05CF23C8" w14:textId="77777777" w:rsidR="00D6438D" w:rsidRPr="00B00A38" w:rsidRDefault="00D6438D" w:rsidP="00D6438D">
      <w:pPr>
        <w:pStyle w:val="BodyText"/>
      </w:pPr>
      <w:r w:rsidRPr="00B00A38">
        <w:t xml:space="preserve">For example: Let’s say that the above set of sample policy fragments was available to a patient sharing in a community. The patient could agree to Opt-In, and also agree to a specific research project. This set of acknowledgments would be captured as one or more BPPC documents. These </w:t>
      </w:r>
      <w:r w:rsidRPr="00B00A38">
        <w:lastRenderedPageBreak/>
        <w:t xml:space="preserve">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5D11DE4C" w:rsidR="00D6438D" w:rsidRPr="00B00A38" w:rsidRDefault="00D6438D" w:rsidP="00D6438D">
      <w:pPr>
        <w:pStyle w:val="BodyText"/>
      </w:pPr>
      <w:r w:rsidRPr="00B00A38">
        <w:t>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Thus</w:t>
      </w:r>
      <w:r w:rsidR="00711AA5" w:rsidRPr="00B00A38">
        <w:t>,</w:t>
      </w:r>
      <w:r w:rsidRPr="00B00A38">
        <w:t xml:space="preserve"> now if that research application tries to access the patient’s data, it will be blocked as the patient does not have a current acknowledgement of the research policy.</w:t>
      </w:r>
    </w:p>
    <w:p w14:paraId="6AA1E95B" w14:textId="4586CB48" w:rsidR="00D6438D" w:rsidRPr="00B00A38" w:rsidRDefault="00D6438D" w:rsidP="00D6438D">
      <w:pPr>
        <w:pStyle w:val="Heading4"/>
        <w:rPr>
          <w:noProof w:val="0"/>
        </w:rPr>
      </w:pPr>
      <w:bookmarkStart w:id="347" w:name="_Toc312786304"/>
      <w:bookmarkStart w:id="348" w:name="_Toc313451022"/>
      <w:bookmarkStart w:id="349" w:name="_Toc314042106"/>
      <w:bookmarkStart w:id="350" w:name="_Toc204505718"/>
      <w:bookmarkStart w:id="351" w:name="_Toc314820402"/>
      <w:bookmarkStart w:id="352" w:name="_Toc34294219"/>
      <w:bookmarkEnd w:id="347"/>
      <w:bookmarkEnd w:id="348"/>
      <w:bookmarkEnd w:id="349"/>
      <w:r w:rsidRPr="00B00A38">
        <w:rPr>
          <w:noProof w:val="0"/>
        </w:rPr>
        <w:t>X.5.3.4 Security and Privacy in a Patient Safety Environment</w:t>
      </w:r>
      <w:bookmarkEnd w:id="350"/>
      <w:bookmarkEnd w:id="351"/>
      <w:bookmarkEnd w:id="352"/>
      <w:r w:rsidRPr="00B00A38">
        <w:rPr>
          <w:noProof w:val="0"/>
        </w:rPr>
        <w:t xml:space="preserve"> </w:t>
      </w:r>
    </w:p>
    <w:p w14:paraId="60822EA2" w14:textId="46951F37" w:rsidR="00D6438D" w:rsidRPr="00B00A38" w:rsidRDefault="00D6438D" w:rsidP="00D6438D">
      <w:pPr>
        <w:pStyle w:val="BodyText"/>
      </w:pPr>
      <w:r w:rsidRPr="00B00A38">
        <w:t>The IHE security and privacy model supports both centralized and distributed control. The entities that are allowed to participate in community</w:t>
      </w:r>
      <w:r w:rsidR="00711AA5" w:rsidRPr="00B00A38">
        <w:t>-</w:t>
      </w:r>
      <w:r w:rsidRPr="00B00A38">
        <w:t>based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00A38" w:rsidRDefault="00D6438D" w:rsidP="00D6438D">
      <w:pPr>
        <w:pStyle w:val="BodyText"/>
      </w:pPr>
      <w:r w:rsidRPr="00B00A38">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00A38">
        <w:t>prim</w:t>
      </w:r>
      <w:r w:rsidRPr="00B00A38">
        <w:t xml:space="preserve">arily at this level that emergency mode can be handled in a robust way (often called break-glass). </w:t>
      </w:r>
    </w:p>
    <w:p w14:paraId="326449E0" w14:textId="77777777" w:rsidR="00D6438D" w:rsidRPr="00B00A38" w:rsidRDefault="00D6438D" w:rsidP="00D6438D">
      <w:pPr>
        <w:pStyle w:val="BodyText"/>
      </w:pPr>
      <w:r w:rsidRPr="00B00A38">
        <w:t xml:space="preserve">The IHE security and privacy model is very careful to include security while allowing for flexible and safe provision of healthcare by individual participants. </w:t>
      </w:r>
    </w:p>
    <w:p w14:paraId="4C72D7A3" w14:textId="60EF707D" w:rsidR="00D6438D" w:rsidRPr="00B00A38" w:rsidRDefault="00D6438D" w:rsidP="00D6438D">
      <w:pPr>
        <w:pStyle w:val="Heading3"/>
        <w:numPr>
          <w:ilvl w:val="0"/>
          <w:numId w:val="0"/>
        </w:numPr>
        <w:rPr>
          <w:noProof w:val="0"/>
        </w:rPr>
      </w:pPr>
      <w:bookmarkStart w:id="353" w:name="_Toc312786385"/>
      <w:bookmarkStart w:id="354" w:name="_Toc313451103"/>
      <w:bookmarkStart w:id="355" w:name="_Toc314042187"/>
      <w:bookmarkStart w:id="356" w:name="_Toc312786402"/>
      <w:bookmarkStart w:id="357" w:name="_Toc313451120"/>
      <w:bookmarkStart w:id="358" w:name="_Toc314042204"/>
      <w:bookmarkStart w:id="359" w:name="_Toc204505722"/>
      <w:bookmarkStart w:id="360" w:name="_Ref307929483"/>
      <w:bookmarkStart w:id="361" w:name="_Ref308179722"/>
      <w:bookmarkStart w:id="362" w:name="_Ref308179728"/>
      <w:bookmarkStart w:id="363" w:name="_Toc314820403"/>
      <w:bookmarkStart w:id="364" w:name="_Toc34294220"/>
      <w:bookmarkEnd w:id="353"/>
      <w:bookmarkEnd w:id="354"/>
      <w:bookmarkEnd w:id="355"/>
      <w:bookmarkEnd w:id="356"/>
      <w:bookmarkEnd w:id="357"/>
      <w:bookmarkEnd w:id="358"/>
      <w:r w:rsidRPr="00B00A38">
        <w:rPr>
          <w:noProof w:val="0"/>
        </w:rPr>
        <w:t>X.5.4 IHE Security and Privacy Controls</w:t>
      </w:r>
      <w:bookmarkEnd w:id="359"/>
      <w:bookmarkEnd w:id="360"/>
      <w:bookmarkEnd w:id="361"/>
      <w:bookmarkEnd w:id="362"/>
      <w:bookmarkEnd w:id="363"/>
      <w:bookmarkEnd w:id="364"/>
    </w:p>
    <w:p w14:paraId="6CC76A12" w14:textId="77777777" w:rsidR="00D6438D" w:rsidRPr="00B00A38" w:rsidRDefault="00D6438D" w:rsidP="00D6438D">
      <w:pPr>
        <w:pStyle w:val="BodyText"/>
        <w:rPr>
          <w:lang w:eastAsia="zh-CN" w:bidi="he-IL"/>
        </w:rPr>
      </w:pPr>
      <w:r w:rsidRPr="00B00A38">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00A38">
        <w:t>√</w:t>
      </w:r>
      <w:r w:rsidRPr="00B00A38">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00A38">
        <w:t>√</w:t>
      </w:r>
      <w:r w:rsidRPr="00B00A38">
        <w:rPr>
          <w:lang w:eastAsia="zh-CN" w:bidi="he-IL"/>
        </w:rPr>
        <w:t>’ direct and ‘.’ Indirect relationships can be found in the profile text or through other webinars.</w:t>
      </w:r>
    </w:p>
    <w:p w14:paraId="393D16EC" w14:textId="38DD5E49" w:rsidR="00D6438D" w:rsidRPr="00B00A38" w:rsidRDefault="00D6438D" w:rsidP="00D6438D">
      <w:pPr>
        <w:pStyle w:val="TableTitle"/>
      </w:pPr>
      <w:r w:rsidRPr="00B00A38">
        <w:lastRenderedPageBreak/>
        <w:t xml:space="preserve">Table </w:t>
      </w:r>
      <w:r w:rsidRPr="00B00A38">
        <w:fldChar w:fldCharType="begin"/>
      </w:r>
      <w:r w:rsidRPr="00B00A38">
        <w:instrText xml:space="preserve"> REF _Ref308179728 \r \h </w:instrText>
      </w:r>
      <w:r w:rsidRPr="00B00A38">
        <w:fldChar w:fldCharType="separate"/>
      </w:r>
      <w:r w:rsidRPr="00B00A38">
        <w:t>X.5.4</w:t>
      </w:r>
      <w:r w:rsidRPr="00B00A38">
        <w:fldChar w:fldCharType="end"/>
      </w:r>
      <w:r w:rsidRPr="00B00A38">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00A38" w14:paraId="5A5E0643" w14:textId="77777777" w:rsidTr="00726CCE">
        <w:trPr>
          <w:trHeight w:val="1755"/>
          <w:jc w:val="center"/>
        </w:trPr>
        <w:tc>
          <w:tcPr>
            <w:tcW w:w="3145" w:type="dxa"/>
            <w:shd w:val="clear" w:color="auto" w:fill="D9D9D9"/>
          </w:tcPr>
          <w:p w14:paraId="77A5223D" w14:textId="77777777" w:rsidR="00FD3FBD" w:rsidRPr="00B00A38" w:rsidRDefault="00FD3FBD" w:rsidP="00532962">
            <w:pPr>
              <w:pStyle w:val="TableEntryHeader"/>
              <w:jc w:val="right"/>
            </w:pPr>
            <w:bookmarkStart w:id="365" w:name="_Toc200899001"/>
            <w:bookmarkEnd w:id="365"/>
            <w:r w:rsidRPr="00B00A38">
              <w:rPr>
                <w:bCs/>
              </w:rPr>
              <w:t xml:space="preserve">     </w:t>
            </w:r>
            <w:r w:rsidRPr="00B00A38">
              <w:t>Security &amp; Privacy Controls</w:t>
            </w:r>
          </w:p>
          <w:p w14:paraId="151F7B71" w14:textId="77777777" w:rsidR="00FD3FBD" w:rsidRPr="00B00A38" w:rsidRDefault="00FD3FBD" w:rsidP="00532962">
            <w:pPr>
              <w:pStyle w:val="TableEntryHeader"/>
            </w:pPr>
          </w:p>
          <w:p w14:paraId="73CF6C7F" w14:textId="77777777" w:rsidR="00FD3FBD" w:rsidRPr="00B00A38" w:rsidRDefault="00FD3FBD" w:rsidP="00532962">
            <w:pPr>
              <w:pStyle w:val="TableEntryHeader"/>
            </w:pPr>
          </w:p>
          <w:p w14:paraId="77824B28" w14:textId="77777777" w:rsidR="00FD3FBD" w:rsidRPr="00B00A38" w:rsidRDefault="00FD3FBD" w:rsidP="00532962">
            <w:pPr>
              <w:pStyle w:val="TableEntryHeader"/>
            </w:pPr>
          </w:p>
          <w:p w14:paraId="5C8A23A8" w14:textId="77777777" w:rsidR="00FD3FBD" w:rsidRPr="00B00A38" w:rsidRDefault="00FD3FBD" w:rsidP="00532962">
            <w:pPr>
              <w:pStyle w:val="TableEntryHeader"/>
              <w:jc w:val="left"/>
            </w:pPr>
            <w:r w:rsidRPr="00B00A38">
              <w:t>IHE Profile</w:t>
            </w:r>
          </w:p>
        </w:tc>
        <w:tc>
          <w:tcPr>
            <w:tcW w:w="630" w:type="dxa"/>
            <w:shd w:val="clear" w:color="auto" w:fill="D9D9D9"/>
            <w:textDirection w:val="tbRlV"/>
          </w:tcPr>
          <w:p w14:paraId="6181BF67" w14:textId="77777777" w:rsidR="00FD3FBD" w:rsidRPr="00B00A38" w:rsidRDefault="00FD3FBD" w:rsidP="00532962">
            <w:pPr>
              <w:pStyle w:val="TableEntryHeader"/>
            </w:pPr>
            <w:r w:rsidRPr="00B00A38">
              <w:t>Audit Log</w:t>
            </w:r>
          </w:p>
        </w:tc>
        <w:tc>
          <w:tcPr>
            <w:tcW w:w="1080" w:type="dxa"/>
            <w:shd w:val="clear" w:color="auto" w:fill="D9D9D9"/>
            <w:textDirection w:val="tbRlV"/>
          </w:tcPr>
          <w:p w14:paraId="4998B39A" w14:textId="77777777" w:rsidR="00FD3FBD" w:rsidRPr="00B00A38" w:rsidRDefault="00FD3FBD" w:rsidP="00532962">
            <w:pPr>
              <w:pStyle w:val="TableEntryHeader"/>
            </w:pPr>
            <w:r w:rsidRPr="00B00A38">
              <w:t>Identification and Authentication</w:t>
            </w:r>
          </w:p>
        </w:tc>
        <w:tc>
          <w:tcPr>
            <w:tcW w:w="990" w:type="dxa"/>
            <w:shd w:val="clear" w:color="auto" w:fill="D9D9D9"/>
            <w:textDirection w:val="tbRlV"/>
          </w:tcPr>
          <w:p w14:paraId="022EE4FB" w14:textId="6AE24CFF" w:rsidR="00FD3FBD" w:rsidRPr="00B00A38" w:rsidRDefault="00FD3FBD" w:rsidP="00532962">
            <w:pPr>
              <w:pStyle w:val="TableEntryHeader"/>
            </w:pPr>
            <w:r w:rsidRPr="00B00A38">
              <w:t>Data Access Control</w:t>
            </w:r>
            <w:r w:rsidR="007D25BB" w:rsidRPr="00B00A38">
              <w:t xml:space="preserve"> (Authorization)</w:t>
            </w:r>
          </w:p>
        </w:tc>
        <w:tc>
          <w:tcPr>
            <w:tcW w:w="720" w:type="dxa"/>
            <w:shd w:val="clear" w:color="auto" w:fill="D9D9D9"/>
            <w:textDirection w:val="tbRlV"/>
          </w:tcPr>
          <w:p w14:paraId="5C130FFA" w14:textId="77777777" w:rsidR="00FD3FBD" w:rsidRPr="00B00A38" w:rsidRDefault="00FD3FBD" w:rsidP="00532962">
            <w:pPr>
              <w:pStyle w:val="TableEntryHeader"/>
            </w:pPr>
            <w:r w:rsidRPr="00B00A38">
              <w:t>Secrecy</w:t>
            </w:r>
          </w:p>
        </w:tc>
        <w:tc>
          <w:tcPr>
            <w:tcW w:w="720" w:type="dxa"/>
            <w:shd w:val="clear" w:color="auto" w:fill="D9D9D9"/>
            <w:textDirection w:val="tbRlV"/>
          </w:tcPr>
          <w:p w14:paraId="6258DCC3" w14:textId="77777777" w:rsidR="00FD3FBD" w:rsidRPr="00B00A38" w:rsidRDefault="00FD3FBD" w:rsidP="00532962">
            <w:pPr>
              <w:pStyle w:val="TableEntryHeader"/>
            </w:pPr>
            <w:r w:rsidRPr="00B00A38">
              <w:t>Data Integrity</w:t>
            </w:r>
          </w:p>
        </w:tc>
        <w:tc>
          <w:tcPr>
            <w:tcW w:w="900" w:type="dxa"/>
            <w:shd w:val="clear" w:color="auto" w:fill="D9D9D9"/>
            <w:textDirection w:val="tbRlV"/>
          </w:tcPr>
          <w:p w14:paraId="061A07C0" w14:textId="77777777" w:rsidR="00FD3FBD" w:rsidRPr="00B00A38" w:rsidRDefault="00FD3FBD" w:rsidP="00532962">
            <w:pPr>
              <w:pStyle w:val="TableEntryHeader"/>
            </w:pPr>
            <w:r w:rsidRPr="00B00A38">
              <w:t>Non-Repudiation</w:t>
            </w:r>
          </w:p>
        </w:tc>
        <w:tc>
          <w:tcPr>
            <w:tcW w:w="810" w:type="dxa"/>
            <w:shd w:val="clear" w:color="auto" w:fill="D9D9D9"/>
            <w:textDirection w:val="tbRlV"/>
          </w:tcPr>
          <w:p w14:paraId="2FA7FB3C" w14:textId="77777777" w:rsidR="00FD3FBD" w:rsidRPr="00B00A38" w:rsidRDefault="00FD3FBD" w:rsidP="00532962">
            <w:pPr>
              <w:pStyle w:val="TableEntryHeader"/>
            </w:pPr>
            <w:r w:rsidRPr="00B00A38">
              <w:t>Patient Privacy</w:t>
            </w:r>
          </w:p>
        </w:tc>
      </w:tr>
      <w:tr w:rsidR="00FD3FBD" w:rsidRPr="00B00A38" w14:paraId="5F47FFA9" w14:textId="77777777" w:rsidTr="00A15C2E">
        <w:trPr>
          <w:trHeight w:val="385"/>
          <w:jc w:val="center"/>
        </w:trPr>
        <w:tc>
          <w:tcPr>
            <w:tcW w:w="3145" w:type="dxa"/>
            <w:shd w:val="clear" w:color="auto" w:fill="auto"/>
          </w:tcPr>
          <w:p w14:paraId="64230D88" w14:textId="77777777" w:rsidR="00FD3FBD" w:rsidRPr="00B00A38" w:rsidRDefault="00FD3FBD" w:rsidP="00532962">
            <w:pPr>
              <w:pStyle w:val="TableEntry"/>
            </w:pPr>
            <w:r w:rsidRPr="00B00A38">
              <w:t>Audit Trails and Node Authentication</w:t>
            </w:r>
          </w:p>
        </w:tc>
        <w:tc>
          <w:tcPr>
            <w:tcW w:w="630" w:type="dxa"/>
            <w:shd w:val="clear" w:color="auto" w:fill="auto"/>
          </w:tcPr>
          <w:p w14:paraId="1B0E23C6" w14:textId="77777777" w:rsidR="00FD3FBD" w:rsidRPr="00B00A38" w:rsidRDefault="00FD3FBD" w:rsidP="00914191">
            <w:pPr>
              <w:pStyle w:val="TableEntry"/>
              <w:jc w:val="center"/>
            </w:pPr>
            <w:r w:rsidRPr="00B00A38">
              <w:t>√</w:t>
            </w:r>
          </w:p>
        </w:tc>
        <w:tc>
          <w:tcPr>
            <w:tcW w:w="1080" w:type="dxa"/>
            <w:shd w:val="clear" w:color="auto" w:fill="auto"/>
          </w:tcPr>
          <w:p w14:paraId="087F19EE" w14:textId="77777777" w:rsidR="00FD3FBD" w:rsidRPr="00B00A38" w:rsidRDefault="00FD3FBD" w:rsidP="00914191">
            <w:pPr>
              <w:pStyle w:val="TableEntry"/>
              <w:jc w:val="center"/>
            </w:pPr>
            <w:r w:rsidRPr="00B00A38">
              <w:t>√</w:t>
            </w:r>
          </w:p>
        </w:tc>
        <w:tc>
          <w:tcPr>
            <w:tcW w:w="990" w:type="dxa"/>
            <w:shd w:val="clear" w:color="auto" w:fill="auto"/>
          </w:tcPr>
          <w:p w14:paraId="0F127F61" w14:textId="77777777" w:rsidR="00FD3FBD" w:rsidRPr="00B00A38" w:rsidRDefault="00FD3FBD" w:rsidP="00914191">
            <w:pPr>
              <w:pStyle w:val="TableEntry"/>
              <w:jc w:val="center"/>
            </w:pPr>
            <w:r w:rsidRPr="00B00A38">
              <w:t>√</w:t>
            </w:r>
          </w:p>
        </w:tc>
        <w:tc>
          <w:tcPr>
            <w:tcW w:w="720" w:type="dxa"/>
            <w:shd w:val="clear" w:color="auto" w:fill="auto"/>
          </w:tcPr>
          <w:p w14:paraId="53AD5D64" w14:textId="77777777" w:rsidR="00FD3FBD" w:rsidRPr="00B00A38" w:rsidRDefault="00FD3FBD" w:rsidP="00914191">
            <w:pPr>
              <w:pStyle w:val="TableEntry"/>
              <w:jc w:val="center"/>
            </w:pPr>
            <w:r w:rsidRPr="00B00A38">
              <w:t>√</w:t>
            </w:r>
          </w:p>
        </w:tc>
        <w:tc>
          <w:tcPr>
            <w:tcW w:w="720" w:type="dxa"/>
            <w:shd w:val="clear" w:color="auto" w:fill="auto"/>
          </w:tcPr>
          <w:p w14:paraId="3CE4A529" w14:textId="77777777" w:rsidR="00FD3FBD" w:rsidRPr="00B00A38" w:rsidRDefault="00FD3FBD" w:rsidP="00914191">
            <w:pPr>
              <w:pStyle w:val="TableEntry"/>
              <w:jc w:val="center"/>
            </w:pPr>
            <w:r w:rsidRPr="00B00A38">
              <w:t>√</w:t>
            </w:r>
          </w:p>
        </w:tc>
        <w:tc>
          <w:tcPr>
            <w:tcW w:w="900" w:type="dxa"/>
            <w:shd w:val="clear" w:color="auto" w:fill="auto"/>
          </w:tcPr>
          <w:p w14:paraId="2AA0FBF3" w14:textId="77777777" w:rsidR="00FD3FBD" w:rsidRPr="00B00A38" w:rsidRDefault="00FD3FBD" w:rsidP="00914191">
            <w:pPr>
              <w:pStyle w:val="TableEntry"/>
              <w:jc w:val="center"/>
            </w:pPr>
            <w:r w:rsidRPr="00B00A38">
              <w:t>√</w:t>
            </w:r>
          </w:p>
        </w:tc>
        <w:tc>
          <w:tcPr>
            <w:tcW w:w="810" w:type="dxa"/>
            <w:shd w:val="clear" w:color="auto" w:fill="auto"/>
          </w:tcPr>
          <w:p w14:paraId="7CEE5BE3" w14:textId="77777777" w:rsidR="00FD3FBD" w:rsidRPr="00B00A38" w:rsidRDefault="00FD3FBD" w:rsidP="00914191">
            <w:pPr>
              <w:pStyle w:val="TableEntry"/>
              <w:jc w:val="center"/>
            </w:pPr>
            <w:r w:rsidRPr="00B00A38">
              <w:t>√</w:t>
            </w:r>
          </w:p>
        </w:tc>
      </w:tr>
      <w:tr w:rsidR="00FD3FBD" w:rsidRPr="00B00A38" w14:paraId="63D8D855" w14:textId="77777777" w:rsidTr="00A15C2E">
        <w:trPr>
          <w:trHeight w:val="196"/>
          <w:jc w:val="center"/>
        </w:trPr>
        <w:tc>
          <w:tcPr>
            <w:tcW w:w="3145" w:type="dxa"/>
            <w:shd w:val="clear" w:color="auto" w:fill="auto"/>
          </w:tcPr>
          <w:p w14:paraId="6827DB52" w14:textId="77777777" w:rsidR="00FD3FBD" w:rsidRPr="00B00A38" w:rsidRDefault="00FD3FBD" w:rsidP="00532962">
            <w:pPr>
              <w:pStyle w:val="TableEntry"/>
            </w:pPr>
            <w:r w:rsidRPr="00B00A38">
              <w:t>Consistent Time</w:t>
            </w:r>
          </w:p>
        </w:tc>
        <w:tc>
          <w:tcPr>
            <w:tcW w:w="630" w:type="dxa"/>
            <w:shd w:val="clear" w:color="auto" w:fill="auto"/>
          </w:tcPr>
          <w:p w14:paraId="4B4C8FCD" w14:textId="77777777" w:rsidR="00FD3FBD" w:rsidRPr="00B00A38" w:rsidRDefault="00FD3FBD" w:rsidP="00914191">
            <w:pPr>
              <w:pStyle w:val="TableEntry"/>
              <w:jc w:val="center"/>
            </w:pPr>
            <w:r w:rsidRPr="00B00A38">
              <w:t>√</w:t>
            </w:r>
          </w:p>
        </w:tc>
        <w:tc>
          <w:tcPr>
            <w:tcW w:w="1080" w:type="dxa"/>
            <w:shd w:val="clear" w:color="auto" w:fill="auto"/>
          </w:tcPr>
          <w:p w14:paraId="53358AC8" w14:textId="77777777" w:rsidR="00FD3FBD" w:rsidRPr="00B00A38" w:rsidRDefault="00FD3FBD" w:rsidP="00914191">
            <w:pPr>
              <w:pStyle w:val="TableEntry"/>
              <w:jc w:val="center"/>
            </w:pPr>
            <w:r w:rsidRPr="00B00A38">
              <w:t>∙</w:t>
            </w:r>
          </w:p>
        </w:tc>
        <w:tc>
          <w:tcPr>
            <w:tcW w:w="990" w:type="dxa"/>
            <w:shd w:val="clear" w:color="auto" w:fill="auto"/>
          </w:tcPr>
          <w:p w14:paraId="4819F64B" w14:textId="77777777" w:rsidR="00FD3FBD" w:rsidRPr="00B00A38" w:rsidRDefault="00FD3FBD" w:rsidP="00914191">
            <w:pPr>
              <w:pStyle w:val="TableEntry"/>
              <w:jc w:val="center"/>
            </w:pPr>
          </w:p>
        </w:tc>
        <w:tc>
          <w:tcPr>
            <w:tcW w:w="720" w:type="dxa"/>
            <w:shd w:val="clear" w:color="auto" w:fill="auto"/>
          </w:tcPr>
          <w:p w14:paraId="270A7AB5" w14:textId="77777777" w:rsidR="00FD3FBD" w:rsidRPr="00B00A38" w:rsidRDefault="00FD3FBD" w:rsidP="00914191">
            <w:pPr>
              <w:pStyle w:val="TableEntry"/>
              <w:jc w:val="center"/>
            </w:pPr>
          </w:p>
        </w:tc>
        <w:tc>
          <w:tcPr>
            <w:tcW w:w="720" w:type="dxa"/>
            <w:shd w:val="clear" w:color="auto" w:fill="auto"/>
          </w:tcPr>
          <w:p w14:paraId="581234F7" w14:textId="77777777" w:rsidR="00FD3FBD" w:rsidRPr="00B00A38" w:rsidRDefault="00FD3FBD" w:rsidP="00914191">
            <w:pPr>
              <w:pStyle w:val="TableEntry"/>
              <w:jc w:val="center"/>
            </w:pPr>
          </w:p>
        </w:tc>
        <w:tc>
          <w:tcPr>
            <w:tcW w:w="900" w:type="dxa"/>
            <w:shd w:val="clear" w:color="auto" w:fill="auto"/>
          </w:tcPr>
          <w:p w14:paraId="4D86BEF2" w14:textId="77777777" w:rsidR="00FD3FBD" w:rsidRPr="00B00A38" w:rsidRDefault="00FD3FBD" w:rsidP="00914191">
            <w:pPr>
              <w:pStyle w:val="TableEntry"/>
              <w:jc w:val="center"/>
            </w:pPr>
            <w:r w:rsidRPr="00B00A38">
              <w:t>√</w:t>
            </w:r>
          </w:p>
        </w:tc>
        <w:tc>
          <w:tcPr>
            <w:tcW w:w="810" w:type="dxa"/>
            <w:shd w:val="clear" w:color="auto" w:fill="auto"/>
          </w:tcPr>
          <w:p w14:paraId="4558343D" w14:textId="77777777" w:rsidR="00FD3FBD" w:rsidRPr="00B00A38" w:rsidRDefault="00FD3FBD" w:rsidP="00914191">
            <w:pPr>
              <w:pStyle w:val="TableEntry"/>
              <w:jc w:val="center"/>
            </w:pPr>
          </w:p>
        </w:tc>
      </w:tr>
      <w:tr w:rsidR="00FD3FBD" w:rsidRPr="00B00A38" w14:paraId="1E3E230D" w14:textId="77777777" w:rsidTr="00A15C2E">
        <w:trPr>
          <w:trHeight w:val="223"/>
          <w:jc w:val="center"/>
        </w:trPr>
        <w:tc>
          <w:tcPr>
            <w:tcW w:w="3145" w:type="dxa"/>
            <w:shd w:val="clear" w:color="auto" w:fill="auto"/>
          </w:tcPr>
          <w:p w14:paraId="10F01C5C" w14:textId="4E7A3F12" w:rsidR="00FD3FBD" w:rsidRPr="00B00A38" w:rsidRDefault="00FD3FBD" w:rsidP="00532962">
            <w:pPr>
              <w:pStyle w:val="TableEntry"/>
            </w:pPr>
            <w:r w:rsidRPr="00B00A38">
              <w:t xml:space="preserve">Internet User </w:t>
            </w:r>
            <w:r w:rsidR="007D25BB" w:rsidRPr="00B00A38">
              <w:t>Authorization</w:t>
            </w:r>
          </w:p>
        </w:tc>
        <w:tc>
          <w:tcPr>
            <w:tcW w:w="630" w:type="dxa"/>
            <w:shd w:val="clear" w:color="auto" w:fill="auto"/>
          </w:tcPr>
          <w:p w14:paraId="56853B71" w14:textId="77777777" w:rsidR="00FD3FBD" w:rsidRPr="00B00A38" w:rsidRDefault="00FD3FBD" w:rsidP="00914191">
            <w:pPr>
              <w:pStyle w:val="TableEntry"/>
              <w:jc w:val="center"/>
            </w:pPr>
          </w:p>
        </w:tc>
        <w:tc>
          <w:tcPr>
            <w:tcW w:w="1080" w:type="dxa"/>
            <w:shd w:val="clear" w:color="auto" w:fill="auto"/>
          </w:tcPr>
          <w:p w14:paraId="50464A19" w14:textId="77777777" w:rsidR="00FD3FBD" w:rsidRPr="00B00A38" w:rsidRDefault="00FD3FBD" w:rsidP="00914191">
            <w:pPr>
              <w:pStyle w:val="TableEntry"/>
              <w:jc w:val="center"/>
            </w:pPr>
            <w:r w:rsidRPr="00B00A38">
              <w:t>√</w:t>
            </w:r>
          </w:p>
        </w:tc>
        <w:tc>
          <w:tcPr>
            <w:tcW w:w="990" w:type="dxa"/>
            <w:shd w:val="clear" w:color="auto" w:fill="auto"/>
          </w:tcPr>
          <w:p w14:paraId="33957813" w14:textId="42D272FA" w:rsidR="00FD3FBD" w:rsidRPr="00B00A38" w:rsidRDefault="007D25BB" w:rsidP="00914191">
            <w:pPr>
              <w:pStyle w:val="TableEntry"/>
              <w:jc w:val="center"/>
            </w:pPr>
            <w:r w:rsidRPr="00B00A38">
              <w:t>√</w:t>
            </w:r>
          </w:p>
        </w:tc>
        <w:tc>
          <w:tcPr>
            <w:tcW w:w="720" w:type="dxa"/>
            <w:shd w:val="clear" w:color="auto" w:fill="auto"/>
          </w:tcPr>
          <w:p w14:paraId="082C4653" w14:textId="77777777" w:rsidR="00FD3FBD" w:rsidRPr="00B00A38" w:rsidRDefault="00FD3FBD" w:rsidP="00914191">
            <w:pPr>
              <w:pStyle w:val="TableEntry"/>
              <w:jc w:val="center"/>
            </w:pPr>
          </w:p>
        </w:tc>
        <w:tc>
          <w:tcPr>
            <w:tcW w:w="720" w:type="dxa"/>
            <w:shd w:val="clear" w:color="auto" w:fill="auto"/>
          </w:tcPr>
          <w:p w14:paraId="25929454" w14:textId="77777777" w:rsidR="00FD3FBD" w:rsidRPr="00B00A38" w:rsidRDefault="00FD3FBD" w:rsidP="00914191">
            <w:pPr>
              <w:pStyle w:val="TableEntry"/>
              <w:jc w:val="center"/>
            </w:pPr>
          </w:p>
        </w:tc>
        <w:tc>
          <w:tcPr>
            <w:tcW w:w="900" w:type="dxa"/>
            <w:shd w:val="clear" w:color="auto" w:fill="auto"/>
          </w:tcPr>
          <w:p w14:paraId="03511A82" w14:textId="77777777" w:rsidR="00FD3FBD" w:rsidRPr="00B00A38" w:rsidRDefault="00FD3FBD" w:rsidP="00914191">
            <w:pPr>
              <w:pStyle w:val="TableEntry"/>
              <w:jc w:val="center"/>
            </w:pPr>
            <w:r w:rsidRPr="00B00A38">
              <w:t>∙</w:t>
            </w:r>
          </w:p>
        </w:tc>
        <w:tc>
          <w:tcPr>
            <w:tcW w:w="810" w:type="dxa"/>
            <w:shd w:val="clear" w:color="auto" w:fill="auto"/>
          </w:tcPr>
          <w:p w14:paraId="5972A559" w14:textId="77777777" w:rsidR="00FD3FBD" w:rsidRPr="00B00A38" w:rsidRDefault="00FD3FBD" w:rsidP="00914191">
            <w:pPr>
              <w:pStyle w:val="TableEntry"/>
              <w:jc w:val="center"/>
            </w:pPr>
            <w:r w:rsidRPr="00B00A38">
              <w:t>∙</w:t>
            </w:r>
          </w:p>
        </w:tc>
      </w:tr>
      <w:tr w:rsidR="00FD3FBD" w:rsidRPr="00B00A38" w14:paraId="00BBD3E6" w14:textId="77777777" w:rsidTr="00A15C2E">
        <w:trPr>
          <w:trHeight w:val="306"/>
          <w:jc w:val="center"/>
        </w:trPr>
        <w:tc>
          <w:tcPr>
            <w:tcW w:w="3145" w:type="dxa"/>
            <w:shd w:val="clear" w:color="auto" w:fill="auto"/>
          </w:tcPr>
          <w:p w14:paraId="50D35A6D" w14:textId="77777777" w:rsidR="00FD3FBD" w:rsidRPr="00B00A38" w:rsidRDefault="00FD3FBD" w:rsidP="00532962">
            <w:pPr>
              <w:pStyle w:val="TableEntry"/>
            </w:pPr>
            <w:r w:rsidRPr="00B00A38">
              <w:t>Cross-Enterprise User Assertion</w:t>
            </w:r>
          </w:p>
        </w:tc>
        <w:tc>
          <w:tcPr>
            <w:tcW w:w="630" w:type="dxa"/>
            <w:shd w:val="clear" w:color="auto" w:fill="auto"/>
          </w:tcPr>
          <w:p w14:paraId="6F7712F6" w14:textId="77777777" w:rsidR="00FD3FBD" w:rsidRPr="00B00A38" w:rsidRDefault="00FD3FBD" w:rsidP="00914191">
            <w:pPr>
              <w:pStyle w:val="TableEntry"/>
              <w:jc w:val="center"/>
            </w:pPr>
          </w:p>
        </w:tc>
        <w:tc>
          <w:tcPr>
            <w:tcW w:w="1080" w:type="dxa"/>
            <w:shd w:val="clear" w:color="auto" w:fill="auto"/>
          </w:tcPr>
          <w:p w14:paraId="461F4E18" w14:textId="77777777" w:rsidR="00FD3FBD" w:rsidRPr="00B00A38" w:rsidRDefault="00FD3FBD" w:rsidP="00914191">
            <w:pPr>
              <w:pStyle w:val="TableEntry"/>
              <w:jc w:val="center"/>
            </w:pPr>
            <w:r w:rsidRPr="00B00A38">
              <w:t>√</w:t>
            </w:r>
          </w:p>
        </w:tc>
        <w:tc>
          <w:tcPr>
            <w:tcW w:w="990" w:type="dxa"/>
            <w:shd w:val="clear" w:color="auto" w:fill="auto"/>
          </w:tcPr>
          <w:p w14:paraId="3A03C9C2" w14:textId="77777777" w:rsidR="00FD3FBD" w:rsidRPr="00B00A38" w:rsidRDefault="00FD3FBD" w:rsidP="00914191">
            <w:pPr>
              <w:pStyle w:val="TableEntry"/>
              <w:jc w:val="center"/>
            </w:pPr>
            <w:r w:rsidRPr="00B00A38">
              <w:t>∙</w:t>
            </w:r>
          </w:p>
        </w:tc>
        <w:tc>
          <w:tcPr>
            <w:tcW w:w="720" w:type="dxa"/>
            <w:shd w:val="clear" w:color="auto" w:fill="auto"/>
          </w:tcPr>
          <w:p w14:paraId="3E5FE58D" w14:textId="77777777" w:rsidR="00FD3FBD" w:rsidRPr="00B00A38" w:rsidRDefault="00FD3FBD" w:rsidP="00914191">
            <w:pPr>
              <w:pStyle w:val="TableEntry"/>
              <w:jc w:val="center"/>
            </w:pPr>
          </w:p>
        </w:tc>
        <w:tc>
          <w:tcPr>
            <w:tcW w:w="720" w:type="dxa"/>
            <w:shd w:val="clear" w:color="auto" w:fill="auto"/>
          </w:tcPr>
          <w:p w14:paraId="7FF63666" w14:textId="77777777" w:rsidR="00FD3FBD" w:rsidRPr="00B00A38" w:rsidRDefault="00FD3FBD" w:rsidP="00914191">
            <w:pPr>
              <w:pStyle w:val="TableEntry"/>
              <w:jc w:val="center"/>
            </w:pPr>
          </w:p>
        </w:tc>
        <w:tc>
          <w:tcPr>
            <w:tcW w:w="900" w:type="dxa"/>
            <w:shd w:val="clear" w:color="auto" w:fill="auto"/>
          </w:tcPr>
          <w:p w14:paraId="2391E1A4" w14:textId="77777777" w:rsidR="00FD3FBD" w:rsidRPr="00B00A38" w:rsidRDefault="00FD3FBD" w:rsidP="00914191">
            <w:pPr>
              <w:pStyle w:val="TableEntry"/>
              <w:jc w:val="center"/>
            </w:pPr>
            <w:r w:rsidRPr="00B00A38">
              <w:t>∙</w:t>
            </w:r>
          </w:p>
        </w:tc>
        <w:tc>
          <w:tcPr>
            <w:tcW w:w="810" w:type="dxa"/>
            <w:shd w:val="clear" w:color="auto" w:fill="auto"/>
          </w:tcPr>
          <w:p w14:paraId="2E8A0A59" w14:textId="77777777" w:rsidR="00FD3FBD" w:rsidRPr="00B00A38" w:rsidRDefault="00FD3FBD" w:rsidP="00914191">
            <w:pPr>
              <w:pStyle w:val="TableEntry"/>
              <w:jc w:val="center"/>
            </w:pPr>
            <w:r w:rsidRPr="00B00A38">
              <w:t>∙</w:t>
            </w:r>
          </w:p>
        </w:tc>
      </w:tr>
      <w:tr w:rsidR="00FD3FBD" w:rsidRPr="00B00A38" w14:paraId="12479B43" w14:textId="77777777" w:rsidTr="00A15C2E">
        <w:trPr>
          <w:trHeight w:val="306"/>
          <w:jc w:val="center"/>
        </w:trPr>
        <w:tc>
          <w:tcPr>
            <w:tcW w:w="3145" w:type="dxa"/>
            <w:shd w:val="clear" w:color="auto" w:fill="auto"/>
          </w:tcPr>
          <w:p w14:paraId="40BCD0AF" w14:textId="77777777" w:rsidR="00FD3FBD" w:rsidRPr="00B00A38" w:rsidRDefault="00FD3FBD" w:rsidP="00532962">
            <w:pPr>
              <w:pStyle w:val="TableEntry"/>
            </w:pPr>
            <w:r w:rsidRPr="00B00A38">
              <w:t>Basic Patient Privacy Consents</w:t>
            </w:r>
          </w:p>
        </w:tc>
        <w:tc>
          <w:tcPr>
            <w:tcW w:w="630" w:type="dxa"/>
            <w:shd w:val="clear" w:color="auto" w:fill="auto"/>
          </w:tcPr>
          <w:p w14:paraId="2C29F697" w14:textId="77777777" w:rsidR="00FD3FBD" w:rsidRPr="00B00A38" w:rsidRDefault="00FD3FBD" w:rsidP="00914191">
            <w:pPr>
              <w:pStyle w:val="TableEntry"/>
              <w:jc w:val="center"/>
            </w:pPr>
          </w:p>
        </w:tc>
        <w:tc>
          <w:tcPr>
            <w:tcW w:w="1080" w:type="dxa"/>
            <w:shd w:val="clear" w:color="auto" w:fill="auto"/>
          </w:tcPr>
          <w:p w14:paraId="60E5BE51" w14:textId="77777777" w:rsidR="00FD3FBD" w:rsidRPr="00B00A38" w:rsidRDefault="00FD3FBD" w:rsidP="00914191">
            <w:pPr>
              <w:pStyle w:val="TableEntry"/>
              <w:jc w:val="center"/>
            </w:pPr>
          </w:p>
        </w:tc>
        <w:tc>
          <w:tcPr>
            <w:tcW w:w="990" w:type="dxa"/>
            <w:shd w:val="clear" w:color="auto" w:fill="auto"/>
          </w:tcPr>
          <w:p w14:paraId="68C323DB" w14:textId="77777777" w:rsidR="00FD3FBD" w:rsidRPr="00B00A38" w:rsidRDefault="00FD3FBD" w:rsidP="00914191">
            <w:pPr>
              <w:pStyle w:val="TableEntry"/>
              <w:jc w:val="center"/>
            </w:pPr>
            <w:r w:rsidRPr="00B00A38">
              <w:t>∙</w:t>
            </w:r>
          </w:p>
        </w:tc>
        <w:tc>
          <w:tcPr>
            <w:tcW w:w="720" w:type="dxa"/>
            <w:shd w:val="clear" w:color="auto" w:fill="auto"/>
          </w:tcPr>
          <w:p w14:paraId="2143811F" w14:textId="77777777" w:rsidR="00FD3FBD" w:rsidRPr="00B00A38" w:rsidRDefault="00FD3FBD" w:rsidP="00914191">
            <w:pPr>
              <w:pStyle w:val="TableEntry"/>
              <w:jc w:val="center"/>
            </w:pPr>
          </w:p>
        </w:tc>
        <w:tc>
          <w:tcPr>
            <w:tcW w:w="720" w:type="dxa"/>
            <w:shd w:val="clear" w:color="auto" w:fill="auto"/>
          </w:tcPr>
          <w:p w14:paraId="35BD3FB4" w14:textId="77777777" w:rsidR="00FD3FBD" w:rsidRPr="00B00A38" w:rsidRDefault="00FD3FBD" w:rsidP="00914191">
            <w:pPr>
              <w:pStyle w:val="TableEntry"/>
              <w:jc w:val="center"/>
            </w:pPr>
          </w:p>
        </w:tc>
        <w:tc>
          <w:tcPr>
            <w:tcW w:w="900" w:type="dxa"/>
            <w:shd w:val="clear" w:color="auto" w:fill="auto"/>
          </w:tcPr>
          <w:p w14:paraId="3841B422" w14:textId="77777777" w:rsidR="00FD3FBD" w:rsidRPr="00B00A38" w:rsidRDefault="00FD3FBD" w:rsidP="00914191">
            <w:pPr>
              <w:pStyle w:val="TableEntry"/>
              <w:jc w:val="center"/>
            </w:pPr>
          </w:p>
        </w:tc>
        <w:tc>
          <w:tcPr>
            <w:tcW w:w="810" w:type="dxa"/>
            <w:shd w:val="clear" w:color="auto" w:fill="auto"/>
          </w:tcPr>
          <w:p w14:paraId="4BA84ABA" w14:textId="77777777" w:rsidR="00FD3FBD" w:rsidRPr="00B00A38" w:rsidRDefault="00FD3FBD" w:rsidP="00914191">
            <w:pPr>
              <w:pStyle w:val="TableEntry"/>
              <w:jc w:val="center"/>
            </w:pPr>
            <w:r w:rsidRPr="00B00A38">
              <w:t>√</w:t>
            </w:r>
          </w:p>
        </w:tc>
      </w:tr>
      <w:tr w:rsidR="00FD3FBD" w:rsidRPr="00B00A38" w14:paraId="3A0CBF13" w14:textId="77777777" w:rsidTr="00A15C2E">
        <w:trPr>
          <w:trHeight w:val="203"/>
          <w:jc w:val="center"/>
        </w:trPr>
        <w:tc>
          <w:tcPr>
            <w:tcW w:w="3145" w:type="dxa"/>
            <w:shd w:val="clear" w:color="auto" w:fill="auto"/>
          </w:tcPr>
          <w:p w14:paraId="25ED61F8" w14:textId="15836A12" w:rsidR="00FD3FBD" w:rsidRPr="00B00A38" w:rsidRDefault="00FD3FBD" w:rsidP="00532962">
            <w:pPr>
              <w:pStyle w:val="TableEntry"/>
            </w:pPr>
            <w:r w:rsidRPr="00B00A38">
              <w:t xml:space="preserve">mobile Care Services </w:t>
            </w:r>
            <w:del w:id="366" w:author="John Moehrke" w:date="2020-05-03T20:12:00Z">
              <w:r w:rsidRPr="00B00A38" w:rsidDel="00AB6D89">
                <w:delText>Directory</w:delText>
              </w:r>
            </w:del>
            <w:ins w:id="367" w:author="John Moehrke" w:date="2020-05-03T20:12:00Z">
              <w:r w:rsidR="00AB6D89">
                <w:t>Discovery</w:t>
              </w:r>
            </w:ins>
          </w:p>
        </w:tc>
        <w:tc>
          <w:tcPr>
            <w:tcW w:w="630" w:type="dxa"/>
            <w:shd w:val="clear" w:color="auto" w:fill="auto"/>
          </w:tcPr>
          <w:p w14:paraId="4D0022B3" w14:textId="77777777" w:rsidR="00FD3FBD" w:rsidRPr="00B00A38" w:rsidRDefault="00FD3FBD" w:rsidP="00914191">
            <w:pPr>
              <w:pStyle w:val="TableEntry"/>
              <w:jc w:val="center"/>
            </w:pPr>
          </w:p>
        </w:tc>
        <w:tc>
          <w:tcPr>
            <w:tcW w:w="1080" w:type="dxa"/>
            <w:shd w:val="clear" w:color="auto" w:fill="auto"/>
          </w:tcPr>
          <w:p w14:paraId="193FFCC1" w14:textId="77777777" w:rsidR="00FD3FBD" w:rsidRPr="00B00A38" w:rsidRDefault="00FD3FBD" w:rsidP="00914191">
            <w:pPr>
              <w:pStyle w:val="TableEntry"/>
              <w:jc w:val="center"/>
            </w:pPr>
            <w:r w:rsidRPr="00B00A38">
              <w:t>√</w:t>
            </w:r>
          </w:p>
        </w:tc>
        <w:tc>
          <w:tcPr>
            <w:tcW w:w="990" w:type="dxa"/>
            <w:shd w:val="clear" w:color="auto" w:fill="auto"/>
          </w:tcPr>
          <w:p w14:paraId="46D035C7" w14:textId="77777777" w:rsidR="00FD3FBD" w:rsidRPr="00B00A38" w:rsidRDefault="00FD3FBD" w:rsidP="00914191">
            <w:pPr>
              <w:pStyle w:val="TableEntry"/>
              <w:jc w:val="center"/>
            </w:pPr>
            <w:r w:rsidRPr="00B00A38">
              <w:t>∙</w:t>
            </w:r>
          </w:p>
        </w:tc>
        <w:tc>
          <w:tcPr>
            <w:tcW w:w="720" w:type="dxa"/>
            <w:shd w:val="clear" w:color="auto" w:fill="auto"/>
          </w:tcPr>
          <w:p w14:paraId="3CABFFF1" w14:textId="77777777" w:rsidR="00FD3FBD" w:rsidRPr="00B00A38" w:rsidRDefault="00FD3FBD" w:rsidP="00914191">
            <w:pPr>
              <w:pStyle w:val="TableEntry"/>
              <w:jc w:val="center"/>
            </w:pPr>
          </w:p>
        </w:tc>
        <w:tc>
          <w:tcPr>
            <w:tcW w:w="720" w:type="dxa"/>
            <w:shd w:val="clear" w:color="auto" w:fill="auto"/>
          </w:tcPr>
          <w:p w14:paraId="2D868290" w14:textId="77777777" w:rsidR="00FD3FBD" w:rsidRPr="00B00A38" w:rsidRDefault="00FD3FBD" w:rsidP="00914191">
            <w:pPr>
              <w:pStyle w:val="TableEntry"/>
              <w:jc w:val="center"/>
            </w:pPr>
          </w:p>
        </w:tc>
        <w:tc>
          <w:tcPr>
            <w:tcW w:w="900" w:type="dxa"/>
            <w:shd w:val="clear" w:color="auto" w:fill="auto"/>
          </w:tcPr>
          <w:p w14:paraId="1C4BA921" w14:textId="77777777" w:rsidR="00FD3FBD" w:rsidRPr="00B00A38" w:rsidRDefault="00FD3FBD" w:rsidP="00914191">
            <w:pPr>
              <w:pStyle w:val="TableEntry"/>
              <w:jc w:val="center"/>
            </w:pPr>
            <w:r w:rsidRPr="00B00A38">
              <w:t>∙</w:t>
            </w:r>
          </w:p>
        </w:tc>
        <w:tc>
          <w:tcPr>
            <w:tcW w:w="810" w:type="dxa"/>
            <w:shd w:val="clear" w:color="auto" w:fill="auto"/>
          </w:tcPr>
          <w:p w14:paraId="1DA41029" w14:textId="77777777" w:rsidR="00FD3FBD" w:rsidRPr="00B00A38" w:rsidRDefault="00FD3FBD" w:rsidP="00914191">
            <w:pPr>
              <w:pStyle w:val="TableEntry"/>
              <w:jc w:val="center"/>
            </w:pPr>
          </w:p>
        </w:tc>
      </w:tr>
      <w:tr w:rsidR="00FD3FBD" w:rsidRPr="00B00A38" w14:paraId="75E7CF5D" w14:textId="77777777" w:rsidTr="00A15C2E">
        <w:trPr>
          <w:trHeight w:val="203"/>
          <w:jc w:val="center"/>
        </w:trPr>
        <w:tc>
          <w:tcPr>
            <w:tcW w:w="3145" w:type="dxa"/>
            <w:shd w:val="clear" w:color="auto" w:fill="auto"/>
          </w:tcPr>
          <w:p w14:paraId="160B0F00" w14:textId="77777777" w:rsidR="00FD3FBD" w:rsidRPr="00B00A38" w:rsidRDefault="00FD3FBD" w:rsidP="00532962">
            <w:pPr>
              <w:pStyle w:val="TableEntry"/>
            </w:pPr>
            <w:r w:rsidRPr="00B00A38">
              <w:t xml:space="preserve">Document Digital Signature </w:t>
            </w:r>
          </w:p>
        </w:tc>
        <w:tc>
          <w:tcPr>
            <w:tcW w:w="630" w:type="dxa"/>
            <w:shd w:val="clear" w:color="auto" w:fill="auto"/>
          </w:tcPr>
          <w:p w14:paraId="7D96AAE4" w14:textId="77777777" w:rsidR="00FD3FBD" w:rsidRPr="00B00A38" w:rsidRDefault="00FD3FBD" w:rsidP="00914191">
            <w:pPr>
              <w:pStyle w:val="TableEntry"/>
              <w:jc w:val="center"/>
            </w:pPr>
          </w:p>
        </w:tc>
        <w:tc>
          <w:tcPr>
            <w:tcW w:w="1080" w:type="dxa"/>
            <w:shd w:val="clear" w:color="auto" w:fill="auto"/>
          </w:tcPr>
          <w:p w14:paraId="1826E611" w14:textId="77777777" w:rsidR="00FD3FBD" w:rsidRPr="00B00A38" w:rsidRDefault="00FD3FBD" w:rsidP="00914191">
            <w:pPr>
              <w:pStyle w:val="TableEntry"/>
              <w:jc w:val="center"/>
            </w:pPr>
            <w:r w:rsidRPr="00B00A38">
              <w:t>√</w:t>
            </w:r>
          </w:p>
        </w:tc>
        <w:tc>
          <w:tcPr>
            <w:tcW w:w="990" w:type="dxa"/>
            <w:shd w:val="clear" w:color="auto" w:fill="auto"/>
          </w:tcPr>
          <w:p w14:paraId="2754C9C2" w14:textId="77777777" w:rsidR="00FD3FBD" w:rsidRPr="00B00A38" w:rsidRDefault="00FD3FBD" w:rsidP="00914191">
            <w:pPr>
              <w:pStyle w:val="TableEntry"/>
              <w:jc w:val="center"/>
            </w:pPr>
          </w:p>
        </w:tc>
        <w:tc>
          <w:tcPr>
            <w:tcW w:w="720" w:type="dxa"/>
            <w:shd w:val="clear" w:color="auto" w:fill="auto"/>
          </w:tcPr>
          <w:p w14:paraId="7ACCD810" w14:textId="77777777" w:rsidR="00FD3FBD" w:rsidRPr="00B00A38" w:rsidRDefault="00FD3FBD" w:rsidP="00914191">
            <w:pPr>
              <w:pStyle w:val="TableEntry"/>
              <w:jc w:val="center"/>
            </w:pPr>
          </w:p>
        </w:tc>
        <w:tc>
          <w:tcPr>
            <w:tcW w:w="720" w:type="dxa"/>
            <w:shd w:val="clear" w:color="auto" w:fill="auto"/>
          </w:tcPr>
          <w:p w14:paraId="1F89CDAF" w14:textId="77777777" w:rsidR="00FD3FBD" w:rsidRPr="00B00A38" w:rsidRDefault="00FD3FBD" w:rsidP="00914191">
            <w:pPr>
              <w:pStyle w:val="TableEntry"/>
              <w:jc w:val="center"/>
            </w:pPr>
            <w:r w:rsidRPr="00B00A38">
              <w:t>√</w:t>
            </w:r>
          </w:p>
        </w:tc>
        <w:tc>
          <w:tcPr>
            <w:tcW w:w="900" w:type="dxa"/>
            <w:shd w:val="clear" w:color="auto" w:fill="auto"/>
          </w:tcPr>
          <w:p w14:paraId="04A46D66" w14:textId="77777777" w:rsidR="00FD3FBD" w:rsidRPr="00B00A38" w:rsidRDefault="00FD3FBD" w:rsidP="00914191">
            <w:pPr>
              <w:pStyle w:val="TableEntry"/>
              <w:jc w:val="center"/>
            </w:pPr>
            <w:r w:rsidRPr="00B00A38">
              <w:t>√</w:t>
            </w:r>
          </w:p>
        </w:tc>
        <w:tc>
          <w:tcPr>
            <w:tcW w:w="810" w:type="dxa"/>
            <w:shd w:val="clear" w:color="auto" w:fill="auto"/>
          </w:tcPr>
          <w:p w14:paraId="330585B9" w14:textId="77777777" w:rsidR="00FD3FBD" w:rsidRPr="00B00A38" w:rsidRDefault="00FD3FBD" w:rsidP="00914191">
            <w:pPr>
              <w:pStyle w:val="TableEntry"/>
              <w:jc w:val="center"/>
            </w:pPr>
          </w:p>
        </w:tc>
      </w:tr>
      <w:tr w:rsidR="00FD3FBD" w:rsidRPr="00B00A38" w14:paraId="1B41E171" w14:textId="77777777" w:rsidTr="00A15C2E">
        <w:trPr>
          <w:trHeight w:val="18"/>
          <w:jc w:val="center"/>
        </w:trPr>
        <w:tc>
          <w:tcPr>
            <w:tcW w:w="3145" w:type="dxa"/>
            <w:shd w:val="clear" w:color="auto" w:fill="auto"/>
          </w:tcPr>
          <w:p w14:paraId="590B15B9" w14:textId="54DB77C9" w:rsidR="00FD3FBD" w:rsidRPr="00B00A38" w:rsidRDefault="00FD3FBD" w:rsidP="00532962">
            <w:pPr>
              <w:pStyle w:val="TableEntry"/>
            </w:pPr>
            <w:r w:rsidRPr="00B00A38">
              <w:t xml:space="preserve">Document Encryption </w:t>
            </w:r>
          </w:p>
        </w:tc>
        <w:tc>
          <w:tcPr>
            <w:tcW w:w="630" w:type="dxa"/>
            <w:shd w:val="clear" w:color="auto" w:fill="auto"/>
          </w:tcPr>
          <w:p w14:paraId="4581579D" w14:textId="77777777" w:rsidR="00FD3FBD" w:rsidRPr="00B00A38" w:rsidRDefault="00FD3FBD" w:rsidP="00914191">
            <w:pPr>
              <w:pStyle w:val="TableEntry"/>
              <w:jc w:val="center"/>
            </w:pPr>
          </w:p>
        </w:tc>
        <w:tc>
          <w:tcPr>
            <w:tcW w:w="1080" w:type="dxa"/>
            <w:shd w:val="clear" w:color="auto" w:fill="auto"/>
          </w:tcPr>
          <w:p w14:paraId="0E0AF270" w14:textId="77777777" w:rsidR="00FD3FBD" w:rsidRPr="00B00A38" w:rsidRDefault="00FD3FBD" w:rsidP="00914191">
            <w:pPr>
              <w:pStyle w:val="TableEntry"/>
              <w:jc w:val="center"/>
            </w:pPr>
          </w:p>
        </w:tc>
        <w:tc>
          <w:tcPr>
            <w:tcW w:w="990" w:type="dxa"/>
            <w:shd w:val="clear" w:color="auto" w:fill="auto"/>
          </w:tcPr>
          <w:p w14:paraId="55036257" w14:textId="77777777" w:rsidR="00FD3FBD" w:rsidRPr="00B00A38" w:rsidRDefault="00FD3FBD" w:rsidP="00914191">
            <w:pPr>
              <w:pStyle w:val="TableEntry"/>
              <w:jc w:val="center"/>
            </w:pPr>
            <w:r w:rsidRPr="00B00A38">
              <w:t>√</w:t>
            </w:r>
          </w:p>
        </w:tc>
        <w:tc>
          <w:tcPr>
            <w:tcW w:w="720" w:type="dxa"/>
            <w:shd w:val="clear" w:color="auto" w:fill="auto"/>
          </w:tcPr>
          <w:p w14:paraId="7DE09186" w14:textId="77777777" w:rsidR="00FD3FBD" w:rsidRPr="00B00A38" w:rsidRDefault="00FD3FBD" w:rsidP="00914191">
            <w:pPr>
              <w:pStyle w:val="TableEntry"/>
              <w:jc w:val="center"/>
            </w:pPr>
            <w:r w:rsidRPr="00B00A38">
              <w:t>√</w:t>
            </w:r>
          </w:p>
        </w:tc>
        <w:tc>
          <w:tcPr>
            <w:tcW w:w="720" w:type="dxa"/>
            <w:shd w:val="clear" w:color="auto" w:fill="auto"/>
          </w:tcPr>
          <w:p w14:paraId="2B3BAD6E" w14:textId="77777777" w:rsidR="00FD3FBD" w:rsidRPr="00B00A38" w:rsidRDefault="00FD3FBD" w:rsidP="00914191">
            <w:pPr>
              <w:pStyle w:val="TableEntry"/>
              <w:jc w:val="center"/>
            </w:pPr>
            <w:r w:rsidRPr="00B00A38">
              <w:t>∙</w:t>
            </w:r>
          </w:p>
        </w:tc>
        <w:tc>
          <w:tcPr>
            <w:tcW w:w="900" w:type="dxa"/>
            <w:shd w:val="clear" w:color="auto" w:fill="auto"/>
          </w:tcPr>
          <w:p w14:paraId="2B79103B" w14:textId="77777777" w:rsidR="00FD3FBD" w:rsidRPr="00B00A38" w:rsidRDefault="00FD3FBD" w:rsidP="00914191">
            <w:pPr>
              <w:pStyle w:val="TableEntry"/>
              <w:jc w:val="center"/>
            </w:pPr>
          </w:p>
        </w:tc>
        <w:tc>
          <w:tcPr>
            <w:tcW w:w="810" w:type="dxa"/>
            <w:shd w:val="clear" w:color="auto" w:fill="auto"/>
          </w:tcPr>
          <w:p w14:paraId="5E7074E8" w14:textId="77777777" w:rsidR="00FD3FBD" w:rsidRPr="00B00A38" w:rsidRDefault="00FD3FBD" w:rsidP="00914191">
            <w:pPr>
              <w:pStyle w:val="TableEntry"/>
              <w:jc w:val="center"/>
            </w:pPr>
          </w:p>
        </w:tc>
      </w:tr>
    </w:tbl>
    <w:p w14:paraId="738D1628" w14:textId="77777777" w:rsidR="00D6438D" w:rsidRPr="00B00A38" w:rsidRDefault="00D6438D" w:rsidP="009C6F21">
      <w:pPr>
        <w:pStyle w:val="BodyText"/>
        <w:rPr>
          <w:iCs/>
        </w:rPr>
      </w:pPr>
    </w:p>
    <w:p w14:paraId="006A4CF9" w14:textId="54820096" w:rsidR="00167DB7" w:rsidRPr="00B00A38" w:rsidRDefault="00167DB7" w:rsidP="00167DB7">
      <w:pPr>
        <w:pStyle w:val="Heading2"/>
        <w:numPr>
          <w:ilvl w:val="0"/>
          <w:numId w:val="0"/>
        </w:numPr>
        <w:rPr>
          <w:noProof w:val="0"/>
        </w:rPr>
      </w:pPr>
      <w:bookmarkStart w:id="368" w:name="_Toc345074665"/>
      <w:bookmarkStart w:id="369" w:name="_Toc34294221"/>
      <w:r w:rsidRPr="00B00A38">
        <w:rPr>
          <w:noProof w:val="0"/>
        </w:rPr>
        <w:t>X.</w:t>
      </w:r>
      <w:r w:rsidR="00AF472E" w:rsidRPr="00B00A38">
        <w:rPr>
          <w:noProof w:val="0"/>
        </w:rPr>
        <w:t>6</w:t>
      </w:r>
      <w:r w:rsidRPr="00B00A38">
        <w:rPr>
          <w:noProof w:val="0"/>
        </w:rPr>
        <w:t xml:space="preserve"> </w:t>
      </w:r>
      <w:r w:rsidR="00177EFB" w:rsidRPr="00B00A38">
        <w:rPr>
          <w:noProof w:val="0"/>
        </w:rPr>
        <w:t>MHDS</w:t>
      </w:r>
      <w:r w:rsidRPr="00B00A38">
        <w:rPr>
          <w:noProof w:val="0"/>
        </w:rPr>
        <w:t xml:space="preserve"> </w:t>
      </w:r>
      <w:r w:rsidR="00ED5269" w:rsidRPr="00B00A38">
        <w:rPr>
          <w:noProof w:val="0"/>
        </w:rPr>
        <w:t xml:space="preserve">Cross </w:t>
      </w:r>
      <w:r w:rsidRPr="00B00A38">
        <w:rPr>
          <w:noProof w:val="0"/>
        </w:rPr>
        <w:t xml:space="preserve">Profile </w:t>
      </w:r>
      <w:r w:rsidR="00ED5269" w:rsidRPr="00B00A38">
        <w:rPr>
          <w:noProof w:val="0"/>
        </w:rPr>
        <w:t>Considerations</w:t>
      </w:r>
      <w:bookmarkEnd w:id="368"/>
      <w:bookmarkEnd w:id="369"/>
    </w:p>
    <w:p w14:paraId="1A5D66B1" w14:textId="0DDCF6D0" w:rsidR="00707892" w:rsidRPr="00B00A38" w:rsidRDefault="00707892" w:rsidP="00707892">
      <w:pPr>
        <w:pStyle w:val="BodyText"/>
      </w:pPr>
      <w:r w:rsidRPr="00B00A38">
        <w:t>This section includes interactions between systems, with details at the Actor and Transaction level:</w:t>
      </w:r>
    </w:p>
    <w:p w14:paraId="70F54F3E" w14:textId="0474C2CC" w:rsidR="00707892" w:rsidRPr="00B00A38" w:rsidRDefault="00707892" w:rsidP="001636FA">
      <w:pPr>
        <w:pStyle w:val="BodyText"/>
        <w:numPr>
          <w:ilvl w:val="0"/>
          <w:numId w:val="58"/>
        </w:numPr>
      </w:pPr>
      <w:r w:rsidRPr="00B00A38">
        <w:t xml:space="preserve"> Overall Perspective from publication of documents to consumption of documents</w:t>
      </w:r>
    </w:p>
    <w:p w14:paraId="58F5F657" w14:textId="14D3C326" w:rsidR="00707892" w:rsidRPr="00B00A38" w:rsidRDefault="00707892" w:rsidP="001636FA">
      <w:pPr>
        <w:pStyle w:val="BodyText"/>
        <w:numPr>
          <w:ilvl w:val="0"/>
          <w:numId w:val="58"/>
        </w:numPr>
      </w:pPr>
      <w:r w:rsidRPr="00B00A38">
        <w:t>Typical system that publishes documents</w:t>
      </w:r>
    </w:p>
    <w:p w14:paraId="1AF243ED" w14:textId="0FDC1849" w:rsidR="00707892" w:rsidRPr="00B00A38" w:rsidRDefault="00707892" w:rsidP="001636FA">
      <w:pPr>
        <w:pStyle w:val="BodyText"/>
        <w:numPr>
          <w:ilvl w:val="0"/>
          <w:numId w:val="58"/>
        </w:numPr>
      </w:pPr>
      <w:r w:rsidRPr="00B00A38">
        <w:t>Typical system that consumes documents</w:t>
      </w:r>
    </w:p>
    <w:p w14:paraId="099C5F12" w14:textId="64F66DF6" w:rsidR="00707892" w:rsidRPr="00B00A38" w:rsidRDefault="00707892" w:rsidP="001636FA">
      <w:pPr>
        <w:pStyle w:val="BodyText"/>
        <w:numPr>
          <w:ilvl w:val="0"/>
          <w:numId w:val="58"/>
        </w:numPr>
      </w:pPr>
      <w:r w:rsidRPr="00B00A38">
        <w:t>Typical system that consumes data elements extracted from documents</w:t>
      </w:r>
    </w:p>
    <w:p w14:paraId="5CE56F13" w14:textId="3A0461C4" w:rsidR="00707892" w:rsidRPr="00B00A38" w:rsidRDefault="00707892" w:rsidP="001636FA">
      <w:pPr>
        <w:pStyle w:val="BodyText"/>
        <w:numPr>
          <w:ilvl w:val="0"/>
          <w:numId w:val="58"/>
        </w:numPr>
      </w:pPr>
      <w:r w:rsidRPr="00B00A38">
        <w:t>Central Infrastructure supporting services</w:t>
      </w:r>
    </w:p>
    <w:p w14:paraId="4C61E6B5" w14:textId="6049A4FD" w:rsidR="00D164ED" w:rsidRPr="00B00A38" w:rsidRDefault="000B152D" w:rsidP="00B51436">
      <w:pPr>
        <w:pStyle w:val="Heading3"/>
        <w:numPr>
          <w:ilvl w:val="0"/>
          <w:numId w:val="0"/>
        </w:numPr>
        <w:rPr>
          <w:noProof w:val="0"/>
        </w:rPr>
      </w:pPr>
      <w:bookmarkStart w:id="370" w:name="_Toc34294222"/>
      <w:bookmarkEnd w:id="195"/>
      <w:bookmarkEnd w:id="196"/>
      <w:bookmarkEnd w:id="197"/>
      <w:bookmarkEnd w:id="198"/>
      <w:bookmarkEnd w:id="199"/>
      <w:r w:rsidRPr="00B00A38">
        <w:rPr>
          <w:noProof w:val="0"/>
        </w:rPr>
        <w:t xml:space="preserve">X.6.1 </w:t>
      </w:r>
      <w:r w:rsidR="00D164ED" w:rsidRPr="00B00A38">
        <w:rPr>
          <w:noProof w:val="0"/>
        </w:rPr>
        <w:t>Interaction Diagram for the MHDS environment.</w:t>
      </w:r>
      <w:bookmarkEnd w:id="370"/>
    </w:p>
    <w:p w14:paraId="78252CCE" w14:textId="77777777" w:rsidR="00A46487" w:rsidRPr="00B00A38" w:rsidRDefault="00D164ED" w:rsidP="00A15C2E">
      <w:pPr>
        <w:pStyle w:val="BodyText"/>
      </w:pPr>
      <w:r w:rsidRPr="00B00A38">
        <w:t>The following diagram shows a simplified view</w:t>
      </w:r>
    </w:p>
    <w:p w14:paraId="1A3D553E" w14:textId="2BAB5B3A" w:rsidR="00A46487" w:rsidRPr="00B00A38" w:rsidRDefault="00A46487" w:rsidP="00A15C2E">
      <w:pPr>
        <w:pStyle w:val="BodyText"/>
      </w:pPr>
      <w:r w:rsidRPr="00B00A38">
        <w:t xml:space="preserve">Where the following simplified </w:t>
      </w:r>
      <w:r w:rsidR="0026589B" w:rsidRPr="00B00A38">
        <w:t>components</w:t>
      </w:r>
      <w:r w:rsidRPr="00B00A38">
        <w:t xml:space="preserve"> are defined</w:t>
      </w:r>
    </w:p>
    <w:p w14:paraId="46F20B42" w14:textId="3695B118" w:rsidR="00A46487" w:rsidRPr="00B00A38" w:rsidRDefault="00A46487" w:rsidP="00A46487">
      <w:pPr>
        <w:pStyle w:val="ListBullet2"/>
      </w:pPr>
      <w:r w:rsidRPr="00B00A38">
        <w:t>“</w:t>
      </w:r>
      <w:r w:rsidR="005944BD" w:rsidRPr="00B00A38">
        <w:t>Publisher</w:t>
      </w:r>
      <w:r w:rsidRPr="00B00A38">
        <w:t>” – represents “System that publishes Documents”</w:t>
      </w:r>
    </w:p>
    <w:p w14:paraId="4926A866" w14:textId="683A9440" w:rsidR="00A46487" w:rsidRPr="00B00A38" w:rsidRDefault="00A46487" w:rsidP="00A46487">
      <w:pPr>
        <w:pStyle w:val="ListBullet2"/>
      </w:pPr>
      <w:r w:rsidRPr="00B00A38">
        <w:t>“</w:t>
      </w:r>
      <w:r w:rsidR="005944BD" w:rsidRPr="00B00A38">
        <w:t>Consumer</w:t>
      </w:r>
      <w:r w:rsidRPr="00B00A38">
        <w:t>” – represents “System that consumes Documents”</w:t>
      </w:r>
    </w:p>
    <w:p w14:paraId="2C7BF91D" w14:textId="1F6551D3" w:rsidR="00A46487" w:rsidRPr="00B00A38" w:rsidRDefault="00A46487" w:rsidP="00A46487">
      <w:pPr>
        <w:pStyle w:val="ListBullet2"/>
      </w:pPr>
      <w:r w:rsidRPr="00B00A38">
        <w:t>“Patient” – represents actions the patient themselves might do, such as seeking care</w:t>
      </w:r>
    </w:p>
    <w:p w14:paraId="0D00CAE5" w14:textId="22ECA79F" w:rsidR="00A46487" w:rsidRPr="00B00A38" w:rsidRDefault="00A46487" w:rsidP="00A46487">
      <w:pPr>
        <w:pStyle w:val="ListBullet2"/>
      </w:pPr>
      <w:r w:rsidRPr="00B00A38">
        <w:t>“</w:t>
      </w:r>
      <w:r w:rsidR="005944BD" w:rsidRPr="00B00A38">
        <w:t>PatientDir</w:t>
      </w:r>
      <w:r w:rsidRPr="00B00A38">
        <w:t>” – represents the PMIR Patient Identity Manager that is managing identity for the community</w:t>
      </w:r>
    </w:p>
    <w:p w14:paraId="6BE73B14" w14:textId="15658375" w:rsidR="005944BD" w:rsidRPr="00B00A38" w:rsidRDefault="005944BD" w:rsidP="00A46487">
      <w:pPr>
        <w:pStyle w:val="ListBullet2"/>
      </w:pPr>
      <w:r w:rsidRPr="00B00A38">
        <w:lastRenderedPageBreak/>
        <w:t>“ConsentMgr” – represents the Consent Manager function within the Document Registry when the Consent Manager Option is used</w:t>
      </w:r>
    </w:p>
    <w:p w14:paraId="18F40193" w14:textId="75707A60" w:rsidR="00A46487" w:rsidRPr="00B00A38" w:rsidRDefault="00A46487" w:rsidP="001636FA">
      <w:pPr>
        <w:pStyle w:val="ListBullet2"/>
      </w:pPr>
      <w:r w:rsidRPr="00B00A38">
        <w:t>“Registry” – represents the MHDS Document Registry defined in this profile</w:t>
      </w:r>
    </w:p>
    <w:p w14:paraId="59785DC5" w14:textId="68D7392D" w:rsidR="00D164ED" w:rsidRPr="00B00A38" w:rsidRDefault="005944BD" w:rsidP="00A15C2E">
      <w:pPr>
        <w:pStyle w:val="BodyText"/>
      </w:pPr>
      <w:r w:rsidRPr="00B00A38">
        <w:t>The diagram has “Opt” groupings w</w:t>
      </w:r>
      <w:r w:rsidR="00A46487" w:rsidRPr="00B00A38">
        <w:t>ith actions</w:t>
      </w:r>
      <w:r w:rsidR="00D164ED" w:rsidRPr="00B00A38">
        <w:t xml:space="preserve"> of </w:t>
      </w:r>
      <w:r w:rsidR="00806225" w:rsidRPr="00B00A38">
        <w:t xml:space="preserve">a </w:t>
      </w:r>
    </w:p>
    <w:p w14:paraId="08D32622" w14:textId="4047ED76" w:rsidR="00806225" w:rsidRPr="00B00A38" w:rsidRDefault="00806225" w:rsidP="00806225">
      <w:pPr>
        <w:pStyle w:val="ListParagraph"/>
        <w:numPr>
          <w:ilvl w:val="0"/>
          <w:numId w:val="30"/>
        </w:numPr>
      </w:pPr>
      <w:r w:rsidRPr="00B00A38">
        <w:t>Patient Identity</w:t>
      </w:r>
      <w:r w:rsidR="005944BD" w:rsidRPr="00B00A38">
        <w:t xml:space="preserve"> (PMIR feed):</w:t>
      </w:r>
      <w:r w:rsidRPr="00B00A38">
        <w:t xml:space="preserve"> </w:t>
      </w:r>
      <w:r w:rsidR="00216E05" w:rsidRPr="00B00A38">
        <w:t xml:space="preserve">representing new knowledge about the Patient at the source. Deeper details on this interaction can be found in the PMIR </w:t>
      </w:r>
      <w:r w:rsidR="00C10DDE" w:rsidRPr="00B00A38">
        <w:t>Profile</w:t>
      </w:r>
    </w:p>
    <w:p w14:paraId="04D8E746" w14:textId="5337DDA6" w:rsidR="00216E05" w:rsidRPr="00B00A38" w:rsidRDefault="00216E05" w:rsidP="00B51436">
      <w:pPr>
        <w:pStyle w:val="ListParagraph"/>
        <w:numPr>
          <w:ilvl w:val="1"/>
          <w:numId w:val="30"/>
        </w:numPr>
      </w:pPr>
      <w:r w:rsidRPr="00B00A38">
        <w:t>This diagram does not show the PMIR feed out to all the community participants, but this is enabled by PMIR, where all the community participants can subscribe to the PMIR manager for feed.</w:t>
      </w:r>
    </w:p>
    <w:p w14:paraId="31C795E3" w14:textId="3A3463D9" w:rsidR="00806225" w:rsidRPr="00B00A38" w:rsidRDefault="00806225" w:rsidP="00806225">
      <w:pPr>
        <w:pStyle w:val="ListParagraph"/>
        <w:numPr>
          <w:ilvl w:val="0"/>
          <w:numId w:val="30"/>
        </w:numPr>
      </w:pPr>
      <w:r w:rsidRPr="00B00A38">
        <w:t>Publication of new Documents</w:t>
      </w:r>
      <w:r w:rsidR="00216E05" w:rsidRPr="00B00A38">
        <w:t xml:space="preserve"> to represent a case where new data need to be published.</w:t>
      </w:r>
    </w:p>
    <w:p w14:paraId="06E74DE2" w14:textId="3244AD1A" w:rsidR="00216E05" w:rsidRPr="00B00A38" w:rsidRDefault="00216E05" w:rsidP="00216E05">
      <w:pPr>
        <w:pStyle w:val="ListParagraph"/>
        <w:numPr>
          <w:ilvl w:val="1"/>
          <w:numId w:val="30"/>
        </w:numPr>
      </w:pPr>
      <w:r w:rsidRPr="00B00A38">
        <w:t xml:space="preserve">the </w:t>
      </w:r>
      <w:r w:rsidR="005C71C4" w:rsidRPr="00B00A38">
        <w:t xml:space="preserve">PDQm </w:t>
      </w:r>
      <w:r w:rsidRPr="00B00A38">
        <w:t>is used to get the golden patient identifier for use in the Document Registry.</w:t>
      </w:r>
    </w:p>
    <w:p w14:paraId="79043F1D" w14:textId="673B326E" w:rsidR="005C71C4" w:rsidRPr="00B00A38" w:rsidRDefault="00216E05" w:rsidP="00806225">
      <w:pPr>
        <w:pStyle w:val="ListParagraph"/>
        <w:numPr>
          <w:ilvl w:val="0"/>
          <w:numId w:val="30"/>
        </w:numPr>
      </w:pPr>
      <w:r w:rsidRPr="00B00A38">
        <w:t>the Provide transaction include</w:t>
      </w:r>
      <w:r w:rsidR="005C71C4" w:rsidRPr="00B00A38">
        <w:t>s a DocumentManifest, DocumentReference, and</w:t>
      </w:r>
      <w:r w:rsidRPr="00B00A38">
        <w:t xml:space="preserve"> the Binary resource containing the document. </w:t>
      </w:r>
      <w:r w:rsidR="005C71C4" w:rsidRPr="00B00A38">
        <w:t>Get consent to disclose documents</w:t>
      </w:r>
    </w:p>
    <w:p w14:paraId="00E9D4B1" w14:textId="10FF77D6" w:rsidR="005C71C4" w:rsidRPr="00B00A38" w:rsidRDefault="005C71C4" w:rsidP="001636FA">
      <w:pPr>
        <w:pStyle w:val="ListParagraph"/>
        <w:numPr>
          <w:ilvl w:val="1"/>
          <w:numId w:val="30"/>
        </w:numPr>
      </w:pPr>
      <w:r w:rsidRPr="00B00A38">
        <w:t>There is no standard protocol, this functionality would be provided by the Consent Manager. It might by a User Interface or some undefined transaction. The consent must be legally obtained according to local regulations and user experience expectations.</w:t>
      </w:r>
    </w:p>
    <w:p w14:paraId="45819BAF" w14:textId="650A94DA" w:rsidR="00806225" w:rsidRPr="00B00A38" w:rsidRDefault="005C71C4" w:rsidP="00806225">
      <w:pPr>
        <w:pStyle w:val="ListParagraph"/>
        <w:numPr>
          <w:ilvl w:val="0"/>
          <w:numId w:val="30"/>
        </w:numPr>
      </w:pPr>
      <w:r w:rsidRPr="00B00A38">
        <w:t>Discover Patient Master Identity and data (MHD)</w:t>
      </w:r>
    </w:p>
    <w:p w14:paraId="02DED556" w14:textId="61FD68CD" w:rsidR="00216E05" w:rsidRPr="00B00A38" w:rsidRDefault="00216E05" w:rsidP="00216E05">
      <w:pPr>
        <w:pStyle w:val="ListParagraph"/>
        <w:numPr>
          <w:ilvl w:val="1"/>
          <w:numId w:val="30"/>
        </w:numPr>
      </w:pPr>
      <w:r w:rsidRPr="00B00A38">
        <w:t xml:space="preserve">This portion starts with the patient visiting the </w:t>
      </w:r>
      <w:r w:rsidR="005C71C4" w:rsidRPr="00B00A38">
        <w:t>Consumer</w:t>
      </w:r>
      <w:r w:rsidRPr="00B00A38">
        <w:t>. Thus there is a potential for a PMIR feed updating the PMIR manager. Not all visits will result in a feed.</w:t>
      </w:r>
    </w:p>
    <w:p w14:paraId="08AB8598" w14:textId="35FE86C0" w:rsidR="00216E05" w:rsidRPr="00B00A38" w:rsidRDefault="00216E05" w:rsidP="00216E05">
      <w:pPr>
        <w:pStyle w:val="ListParagraph"/>
        <w:numPr>
          <w:ilvl w:val="1"/>
          <w:numId w:val="30"/>
        </w:numPr>
      </w:pPr>
      <w:r w:rsidRPr="00B00A38">
        <w:t xml:space="preserve">Given that the </w:t>
      </w:r>
      <w:r w:rsidR="005C71C4" w:rsidRPr="00B00A38">
        <w:t xml:space="preserve">Consumer </w:t>
      </w:r>
      <w:r w:rsidRPr="00B00A38">
        <w:t xml:space="preserve">wants to discover documents, it will first use </w:t>
      </w:r>
      <w:r w:rsidR="005C71C4" w:rsidRPr="00B00A38">
        <w:t xml:space="preserve">PDQm </w:t>
      </w:r>
      <w:r w:rsidRPr="00B00A38">
        <w:t xml:space="preserve">to get the proper identity for the community. As indicated above other methods are available other than </w:t>
      </w:r>
      <w:r w:rsidR="005C71C4" w:rsidRPr="00B00A38">
        <w:t>PDQm</w:t>
      </w:r>
      <w:r w:rsidRPr="00B00A38">
        <w:t>.</w:t>
      </w:r>
    </w:p>
    <w:p w14:paraId="4C663D13" w14:textId="2AFB4462" w:rsidR="005C71C4" w:rsidRPr="00B00A38" w:rsidRDefault="005C71C4" w:rsidP="00216E05">
      <w:pPr>
        <w:pStyle w:val="ListParagraph"/>
        <w:numPr>
          <w:ilvl w:val="1"/>
          <w:numId w:val="30"/>
        </w:numPr>
      </w:pPr>
      <w:r w:rsidRPr="00B00A38">
        <w:t>The Consumer must get a security token from the Consent Manager that is part of the Document Registry using the Consent Manager Option</w:t>
      </w:r>
    </w:p>
    <w:p w14:paraId="370715DF" w14:textId="7251C731" w:rsidR="00216E05" w:rsidRPr="00B00A38" w:rsidRDefault="00216E05" w:rsidP="00216E05">
      <w:pPr>
        <w:pStyle w:val="ListParagraph"/>
        <w:numPr>
          <w:ilvl w:val="1"/>
          <w:numId w:val="30"/>
        </w:numPr>
      </w:pPr>
      <w:r w:rsidRPr="00B00A38">
        <w:t>The Recipient queries the Registry to find appropriate entries, and selects the one of interest</w:t>
      </w:r>
    </w:p>
    <w:p w14:paraId="4653A720" w14:textId="1780D4E1" w:rsidR="00216E05" w:rsidRPr="00B00A38" w:rsidRDefault="00216E05" w:rsidP="00216E05">
      <w:pPr>
        <w:pStyle w:val="ListParagraph"/>
        <w:numPr>
          <w:ilvl w:val="1"/>
          <w:numId w:val="30"/>
        </w:numPr>
      </w:pPr>
      <w:r w:rsidRPr="00B00A38">
        <w:t>The Recipient will GET the document given the DocumentReference.content.attachment.url</w:t>
      </w:r>
    </w:p>
    <w:p w14:paraId="75B42B49" w14:textId="7F2490CC" w:rsidR="00D164ED" w:rsidRPr="00B00A38" w:rsidRDefault="00D164ED" w:rsidP="00167DB7"/>
    <w:p w14:paraId="0D06E879" w14:textId="60FEBA9B" w:rsidR="005944BD" w:rsidRPr="00B00A38" w:rsidRDefault="005944BD" w:rsidP="00167DB7">
      <w:pPr>
        <w:rPr>
          <w:i/>
        </w:rPr>
      </w:pPr>
      <w:r w:rsidRPr="00B00A38">
        <w:rPr>
          <w:noProof/>
        </w:rPr>
        <w:lastRenderedPageBreak/>
        <w:drawing>
          <wp:inline distT="0" distB="0" distL="0" distR="0" wp14:anchorId="64E930DF" wp14:editId="75565B70">
            <wp:extent cx="5943600" cy="489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0D595B02" w14:textId="4BA6327B" w:rsidR="00D164ED" w:rsidRPr="00B00A38" w:rsidRDefault="00D164ED" w:rsidP="00167DB7">
      <w:pPr>
        <w:rPr>
          <w:i/>
        </w:rPr>
      </w:pPr>
      <w:r w:rsidRPr="00B00A38">
        <w:rPr>
          <w:i/>
        </w:rPr>
        <w:t>Source for WebSequence diagram above</w:t>
      </w:r>
    </w:p>
    <w:p w14:paraId="0D9810A2" w14:textId="77777777" w:rsidR="005944BD" w:rsidRPr="00B00A38" w:rsidRDefault="005944BD" w:rsidP="005944BD">
      <w:pPr>
        <w:rPr>
          <w:rStyle w:val="XMLname"/>
        </w:rPr>
      </w:pPr>
      <w:r w:rsidRPr="00B00A38">
        <w:rPr>
          <w:rStyle w:val="XMLname"/>
        </w:rPr>
        <w:t>title FHIR MHDS Controlled Exchange (100% FHIR)</w:t>
      </w:r>
    </w:p>
    <w:p w14:paraId="1DC2D8DE" w14:textId="77777777" w:rsidR="005944BD" w:rsidRPr="00B00A38" w:rsidRDefault="005944BD" w:rsidP="005944BD">
      <w:pPr>
        <w:rPr>
          <w:rStyle w:val="XMLname"/>
        </w:rPr>
      </w:pPr>
    </w:p>
    <w:p w14:paraId="57067119" w14:textId="77777777" w:rsidR="005944BD" w:rsidRPr="00B00A38" w:rsidRDefault="005944BD" w:rsidP="005944BD">
      <w:pPr>
        <w:rPr>
          <w:rStyle w:val="XMLname"/>
        </w:rPr>
      </w:pPr>
      <w:r w:rsidRPr="00B00A38">
        <w:rPr>
          <w:rStyle w:val="XMLname"/>
        </w:rPr>
        <w:t>participant Publisher</w:t>
      </w:r>
    </w:p>
    <w:p w14:paraId="2D2DAB9E" w14:textId="77777777" w:rsidR="005944BD" w:rsidRPr="00B00A38" w:rsidRDefault="005944BD" w:rsidP="005944BD">
      <w:pPr>
        <w:rPr>
          <w:rStyle w:val="XMLname"/>
        </w:rPr>
      </w:pPr>
      <w:r w:rsidRPr="00B00A38">
        <w:rPr>
          <w:rStyle w:val="XMLname"/>
        </w:rPr>
        <w:t>participant Patient</w:t>
      </w:r>
    </w:p>
    <w:p w14:paraId="4C1D9694" w14:textId="77777777" w:rsidR="005944BD" w:rsidRPr="00B00A38" w:rsidRDefault="005944BD" w:rsidP="005944BD">
      <w:pPr>
        <w:rPr>
          <w:rStyle w:val="XMLname"/>
        </w:rPr>
      </w:pPr>
      <w:r w:rsidRPr="00B00A38">
        <w:rPr>
          <w:rStyle w:val="XMLname"/>
        </w:rPr>
        <w:t>participant PatientDir</w:t>
      </w:r>
    </w:p>
    <w:p w14:paraId="26267EDD" w14:textId="77777777" w:rsidR="005944BD" w:rsidRPr="00B00A38" w:rsidRDefault="005944BD" w:rsidP="005944BD">
      <w:pPr>
        <w:rPr>
          <w:rStyle w:val="XMLname"/>
        </w:rPr>
      </w:pPr>
      <w:r w:rsidRPr="00B00A38">
        <w:rPr>
          <w:rStyle w:val="XMLname"/>
        </w:rPr>
        <w:t>participant ConsentMgr</w:t>
      </w:r>
    </w:p>
    <w:p w14:paraId="2DDDA89F" w14:textId="77777777" w:rsidR="005944BD" w:rsidRPr="00B00A38" w:rsidRDefault="005944BD" w:rsidP="005944BD">
      <w:pPr>
        <w:rPr>
          <w:rStyle w:val="XMLname"/>
        </w:rPr>
      </w:pPr>
      <w:r w:rsidRPr="00B00A38">
        <w:rPr>
          <w:rStyle w:val="XMLname"/>
        </w:rPr>
        <w:t>participant Registry</w:t>
      </w:r>
    </w:p>
    <w:p w14:paraId="2B9AA86A" w14:textId="77777777" w:rsidR="005944BD" w:rsidRPr="00B00A38" w:rsidRDefault="005944BD" w:rsidP="005944BD">
      <w:pPr>
        <w:rPr>
          <w:rStyle w:val="XMLname"/>
        </w:rPr>
      </w:pPr>
      <w:r w:rsidRPr="00B00A38">
        <w:rPr>
          <w:rStyle w:val="XMLname"/>
        </w:rPr>
        <w:t>participant Consumer</w:t>
      </w:r>
    </w:p>
    <w:p w14:paraId="673BBD60" w14:textId="77777777" w:rsidR="005944BD" w:rsidRPr="00B00A38" w:rsidRDefault="005944BD" w:rsidP="005944BD">
      <w:pPr>
        <w:rPr>
          <w:rStyle w:val="XMLname"/>
        </w:rPr>
      </w:pPr>
    </w:p>
    <w:p w14:paraId="79DD0807" w14:textId="77777777" w:rsidR="005944BD" w:rsidRPr="00B00A38" w:rsidRDefault="005944BD" w:rsidP="005944BD">
      <w:pPr>
        <w:rPr>
          <w:rStyle w:val="XMLname"/>
        </w:rPr>
      </w:pPr>
    </w:p>
    <w:p w14:paraId="2F89F3EC" w14:textId="77777777" w:rsidR="005944BD" w:rsidRPr="00B00A38" w:rsidRDefault="005944BD" w:rsidP="005944BD">
      <w:pPr>
        <w:rPr>
          <w:rStyle w:val="XMLname"/>
        </w:rPr>
      </w:pPr>
      <w:r w:rsidRPr="00B00A38">
        <w:rPr>
          <w:rStyle w:val="XMLname"/>
        </w:rPr>
        <w:lastRenderedPageBreak/>
        <w:t>opt Patient identity (PMIR feed)</w:t>
      </w:r>
    </w:p>
    <w:p w14:paraId="5A5F767B" w14:textId="77777777" w:rsidR="005944BD" w:rsidRPr="00B00A38" w:rsidRDefault="005944BD" w:rsidP="005944BD">
      <w:pPr>
        <w:rPr>
          <w:rStyle w:val="XMLname"/>
        </w:rPr>
      </w:pPr>
      <w:r w:rsidRPr="00B00A38">
        <w:rPr>
          <w:rStyle w:val="XMLname"/>
        </w:rPr>
        <w:t>Patient-&gt;Publisher: visits Publisher</w:t>
      </w:r>
    </w:p>
    <w:p w14:paraId="1B512D0B" w14:textId="77777777" w:rsidR="005944BD" w:rsidRPr="00B00A38" w:rsidRDefault="005944BD" w:rsidP="005944BD">
      <w:pPr>
        <w:rPr>
          <w:rStyle w:val="XMLname"/>
        </w:rPr>
      </w:pPr>
      <w:r w:rsidRPr="00B00A38">
        <w:rPr>
          <w:rStyle w:val="XMLname"/>
        </w:rPr>
        <w:t>Publisher-&gt;PatientDir: update Patient Identity</w:t>
      </w:r>
    </w:p>
    <w:p w14:paraId="1439C91A" w14:textId="77777777" w:rsidR="005944BD" w:rsidRPr="00B00A38" w:rsidRDefault="005944BD" w:rsidP="005944BD">
      <w:pPr>
        <w:rPr>
          <w:rStyle w:val="XMLname"/>
        </w:rPr>
      </w:pPr>
      <w:r w:rsidRPr="00B00A38">
        <w:rPr>
          <w:rStyle w:val="XMLname"/>
        </w:rPr>
        <w:t>PatientDir-&gt;PatientDir: cross-reference to Patient Master Identity</w:t>
      </w:r>
    </w:p>
    <w:p w14:paraId="07E4B694" w14:textId="7751454D" w:rsidR="005944BD" w:rsidRPr="00B00A38" w:rsidRDefault="005944BD" w:rsidP="005944BD">
      <w:pPr>
        <w:rPr>
          <w:rStyle w:val="XMLname"/>
        </w:rPr>
      </w:pPr>
      <w:r w:rsidRPr="00B00A38">
        <w:rPr>
          <w:rStyle w:val="XMLname"/>
        </w:rPr>
        <w:t>PatientDir-&gt;Registry: feed update Pa</w:t>
      </w:r>
      <w:r w:rsidR="00711AA5" w:rsidRPr="00B00A38">
        <w:rPr>
          <w:rStyle w:val="XMLname"/>
        </w:rPr>
        <w:t>t</w:t>
      </w:r>
      <w:r w:rsidRPr="00B00A38">
        <w:rPr>
          <w:rStyle w:val="XMLname"/>
        </w:rPr>
        <w:t>ient Master Identity</w:t>
      </w:r>
    </w:p>
    <w:p w14:paraId="6C3CEDDB" w14:textId="77777777" w:rsidR="005944BD" w:rsidRPr="00B00A38" w:rsidRDefault="005944BD" w:rsidP="005944BD">
      <w:pPr>
        <w:rPr>
          <w:rStyle w:val="XMLname"/>
        </w:rPr>
      </w:pPr>
      <w:r w:rsidRPr="00B00A38">
        <w:rPr>
          <w:rStyle w:val="XMLname"/>
        </w:rPr>
        <w:t>end</w:t>
      </w:r>
    </w:p>
    <w:p w14:paraId="787DDD32" w14:textId="77777777" w:rsidR="005944BD" w:rsidRPr="00B00A38" w:rsidRDefault="005944BD" w:rsidP="005944BD">
      <w:pPr>
        <w:rPr>
          <w:rStyle w:val="XMLname"/>
        </w:rPr>
      </w:pPr>
    </w:p>
    <w:p w14:paraId="0F9BC413" w14:textId="77777777" w:rsidR="005944BD" w:rsidRPr="00B00A38" w:rsidRDefault="005944BD" w:rsidP="005944BD">
      <w:pPr>
        <w:rPr>
          <w:rStyle w:val="XMLname"/>
        </w:rPr>
      </w:pPr>
      <w:r w:rsidRPr="00B00A38">
        <w:rPr>
          <w:rStyle w:val="XMLname"/>
        </w:rPr>
        <w:t>opt publish new document (MHD)</w:t>
      </w:r>
    </w:p>
    <w:p w14:paraId="65BDB895" w14:textId="77777777" w:rsidR="005944BD" w:rsidRPr="00B00A38" w:rsidRDefault="005944BD" w:rsidP="005944BD">
      <w:pPr>
        <w:rPr>
          <w:rStyle w:val="XMLname"/>
        </w:rPr>
      </w:pPr>
      <w:r w:rsidRPr="00B00A38">
        <w:rPr>
          <w:rStyle w:val="XMLname"/>
        </w:rPr>
        <w:t>Publisher-&gt;PatientDir: discover Patient Master Identity (PDQm)</w:t>
      </w:r>
    </w:p>
    <w:p w14:paraId="3A5F285C" w14:textId="77777777" w:rsidR="005944BD" w:rsidRPr="00B00A38" w:rsidRDefault="005944BD" w:rsidP="005944BD">
      <w:pPr>
        <w:rPr>
          <w:rStyle w:val="XMLname"/>
        </w:rPr>
      </w:pPr>
      <w:r w:rsidRPr="00B00A38">
        <w:rPr>
          <w:rStyle w:val="XMLname"/>
        </w:rPr>
        <w:t>Publisher-&gt;+Registry: publish New DocumentManifest, DocumentReference, and Binary (MHD provide)</w:t>
      </w:r>
    </w:p>
    <w:p w14:paraId="6F9C3167" w14:textId="77777777" w:rsidR="005944BD" w:rsidRPr="00B00A38" w:rsidRDefault="005944BD" w:rsidP="005944BD">
      <w:pPr>
        <w:rPr>
          <w:rStyle w:val="XMLname"/>
        </w:rPr>
      </w:pPr>
      <w:r w:rsidRPr="00B00A38">
        <w:rPr>
          <w:rStyle w:val="XMLname"/>
        </w:rPr>
        <w:t>Registry-&gt;Registry: persist DocumentReference, Binary, and DocumentManifest</w:t>
      </w:r>
    </w:p>
    <w:p w14:paraId="56203068" w14:textId="77777777" w:rsidR="005944BD" w:rsidRPr="00B00A38" w:rsidRDefault="005944BD" w:rsidP="005944BD">
      <w:pPr>
        <w:rPr>
          <w:rStyle w:val="XMLname"/>
        </w:rPr>
      </w:pPr>
      <w:r w:rsidRPr="00B00A38">
        <w:rPr>
          <w:rStyle w:val="XMLname"/>
        </w:rPr>
        <w:t>Registry-&gt;-Publisher: success</w:t>
      </w:r>
    </w:p>
    <w:p w14:paraId="2BEDE684" w14:textId="77777777" w:rsidR="005944BD" w:rsidRPr="00B00A38" w:rsidRDefault="005944BD" w:rsidP="005944BD">
      <w:pPr>
        <w:rPr>
          <w:rStyle w:val="XMLname"/>
        </w:rPr>
      </w:pPr>
      <w:r w:rsidRPr="00B00A38">
        <w:rPr>
          <w:rStyle w:val="XMLname"/>
        </w:rPr>
        <w:t>end</w:t>
      </w:r>
    </w:p>
    <w:p w14:paraId="60B11C89" w14:textId="77777777" w:rsidR="005944BD" w:rsidRPr="00B00A38" w:rsidRDefault="005944BD" w:rsidP="005944BD">
      <w:pPr>
        <w:rPr>
          <w:rStyle w:val="XMLname"/>
        </w:rPr>
      </w:pPr>
    </w:p>
    <w:p w14:paraId="05A091A9" w14:textId="77777777" w:rsidR="005944BD" w:rsidRPr="00B00A38" w:rsidRDefault="005944BD" w:rsidP="005944BD">
      <w:pPr>
        <w:rPr>
          <w:rStyle w:val="XMLname"/>
        </w:rPr>
      </w:pPr>
      <w:r w:rsidRPr="00B00A38">
        <w:rPr>
          <w:rStyle w:val="XMLname"/>
        </w:rPr>
        <w:t>opt get consent to disclose documents</w:t>
      </w:r>
    </w:p>
    <w:p w14:paraId="7C00A45B" w14:textId="77777777" w:rsidR="005944BD" w:rsidRPr="00B00A38" w:rsidRDefault="005944BD" w:rsidP="005944BD">
      <w:pPr>
        <w:rPr>
          <w:rStyle w:val="XMLname"/>
        </w:rPr>
      </w:pPr>
      <w:r w:rsidRPr="00B00A38">
        <w:rPr>
          <w:rStyle w:val="XMLname"/>
        </w:rPr>
        <w:t>note right of Patient</w:t>
      </w:r>
    </w:p>
    <w:p w14:paraId="3FAE3E74" w14:textId="77777777" w:rsidR="005944BD" w:rsidRPr="00B00A38" w:rsidRDefault="005944BD" w:rsidP="005944BD">
      <w:pPr>
        <w:rPr>
          <w:rStyle w:val="XMLname"/>
        </w:rPr>
      </w:pPr>
      <w:r w:rsidRPr="00B00A38">
        <w:rPr>
          <w:rStyle w:val="XMLname"/>
        </w:rPr>
        <w:t xml:space="preserve">Patient is presented with opportunity to </w:t>
      </w:r>
    </w:p>
    <w:p w14:paraId="1A9ECAAD" w14:textId="78F336D0" w:rsidR="005944BD" w:rsidRPr="00B00A38" w:rsidRDefault="005944BD" w:rsidP="005944BD">
      <w:pPr>
        <w:rPr>
          <w:rStyle w:val="XMLname"/>
        </w:rPr>
      </w:pPr>
      <w:r w:rsidRPr="00B00A38">
        <w:rPr>
          <w:rStyle w:val="XMLname"/>
        </w:rPr>
        <w:t>ConsentMgr likely inte</w:t>
      </w:r>
      <w:r w:rsidR="00711AA5" w:rsidRPr="00B00A38">
        <w:rPr>
          <w:rStyle w:val="XMLname"/>
        </w:rPr>
        <w:t>r</w:t>
      </w:r>
      <w:r w:rsidRPr="00B00A38">
        <w:rPr>
          <w:rStyle w:val="XMLname"/>
        </w:rPr>
        <w:t>nal to ConsentMgr</w:t>
      </w:r>
    </w:p>
    <w:p w14:paraId="58D1FCDA" w14:textId="77777777" w:rsidR="005944BD" w:rsidRPr="00B00A38" w:rsidRDefault="005944BD" w:rsidP="005944BD">
      <w:pPr>
        <w:rPr>
          <w:rStyle w:val="XMLname"/>
        </w:rPr>
      </w:pPr>
      <w:r w:rsidRPr="00B00A38">
        <w:rPr>
          <w:rStyle w:val="XMLname"/>
        </w:rPr>
        <w:t>could be FHIR Consent or BPPC</w:t>
      </w:r>
    </w:p>
    <w:p w14:paraId="0ADE2545" w14:textId="77777777" w:rsidR="005944BD" w:rsidRPr="00B00A38" w:rsidRDefault="005944BD" w:rsidP="005944BD">
      <w:pPr>
        <w:rPr>
          <w:rStyle w:val="XMLname"/>
        </w:rPr>
      </w:pPr>
      <w:r w:rsidRPr="00B00A38">
        <w:rPr>
          <w:rStyle w:val="XMLname"/>
        </w:rPr>
        <w:t>end note</w:t>
      </w:r>
    </w:p>
    <w:p w14:paraId="07487507" w14:textId="77777777" w:rsidR="005944BD" w:rsidRPr="00B00A38" w:rsidRDefault="005944BD" w:rsidP="005944BD">
      <w:pPr>
        <w:rPr>
          <w:rStyle w:val="XMLname"/>
        </w:rPr>
      </w:pPr>
      <w:r w:rsidRPr="00B00A38">
        <w:rPr>
          <w:rStyle w:val="XMLname"/>
        </w:rPr>
        <w:t>Patient-&gt;ConsentMgr: Record Consent Permit</w:t>
      </w:r>
    </w:p>
    <w:p w14:paraId="01BE406C" w14:textId="77777777" w:rsidR="005944BD" w:rsidRPr="00B00A38" w:rsidRDefault="005944BD" w:rsidP="005944BD">
      <w:pPr>
        <w:rPr>
          <w:rStyle w:val="XMLname"/>
        </w:rPr>
      </w:pPr>
      <w:r w:rsidRPr="00B00A38">
        <w:rPr>
          <w:rStyle w:val="XMLname"/>
        </w:rPr>
        <w:t>end</w:t>
      </w:r>
    </w:p>
    <w:p w14:paraId="7ABA2F85" w14:textId="77777777" w:rsidR="005944BD" w:rsidRPr="00B00A38" w:rsidRDefault="005944BD" w:rsidP="005944BD">
      <w:pPr>
        <w:rPr>
          <w:rStyle w:val="XMLname"/>
        </w:rPr>
      </w:pPr>
    </w:p>
    <w:p w14:paraId="53BDFBAD" w14:textId="77777777" w:rsidR="005944BD" w:rsidRPr="00B00A38" w:rsidRDefault="005944BD" w:rsidP="005944BD">
      <w:pPr>
        <w:rPr>
          <w:rStyle w:val="XMLname"/>
        </w:rPr>
      </w:pPr>
      <w:r w:rsidRPr="00B00A38">
        <w:rPr>
          <w:rStyle w:val="XMLname"/>
        </w:rPr>
        <w:t>opt discover Patient Master Identity and data (MHD)</w:t>
      </w:r>
    </w:p>
    <w:p w14:paraId="3A6CFE14" w14:textId="77777777" w:rsidR="005944BD" w:rsidRPr="00B00A38" w:rsidRDefault="005944BD" w:rsidP="005944BD">
      <w:pPr>
        <w:rPr>
          <w:rStyle w:val="XMLname"/>
        </w:rPr>
      </w:pPr>
      <w:r w:rsidRPr="00B00A38">
        <w:rPr>
          <w:rStyle w:val="XMLname"/>
        </w:rPr>
        <w:t>Patient-&gt;Consumer: visits Consumer</w:t>
      </w:r>
    </w:p>
    <w:p w14:paraId="025C2421" w14:textId="77777777" w:rsidR="005944BD" w:rsidRPr="00B00A38" w:rsidRDefault="005944BD" w:rsidP="005944BD">
      <w:pPr>
        <w:rPr>
          <w:rStyle w:val="XMLname"/>
        </w:rPr>
      </w:pPr>
      <w:r w:rsidRPr="00B00A38">
        <w:rPr>
          <w:rStyle w:val="XMLname"/>
        </w:rPr>
        <w:t>Consumer-&gt;PatientDir: update Patient Identity (PatientDir feed)</w:t>
      </w:r>
    </w:p>
    <w:p w14:paraId="23E2B7D1" w14:textId="77777777" w:rsidR="005944BD" w:rsidRPr="00B00A38" w:rsidRDefault="005944BD" w:rsidP="005944BD">
      <w:pPr>
        <w:rPr>
          <w:rStyle w:val="XMLname"/>
        </w:rPr>
      </w:pPr>
      <w:r w:rsidRPr="00B00A38">
        <w:rPr>
          <w:rStyle w:val="XMLname"/>
        </w:rPr>
        <w:t>PatientDir-&gt;PatientDir: cross-reference to Patient Master Identity</w:t>
      </w:r>
    </w:p>
    <w:p w14:paraId="4BB29EC0" w14:textId="77777777" w:rsidR="005944BD" w:rsidRPr="00B00A38" w:rsidRDefault="005944BD" w:rsidP="005944BD">
      <w:pPr>
        <w:rPr>
          <w:rStyle w:val="XMLname"/>
        </w:rPr>
      </w:pPr>
      <w:r w:rsidRPr="00B00A38">
        <w:rPr>
          <w:rStyle w:val="XMLname"/>
        </w:rPr>
        <w:t>PatientDir-&gt;Registry: feed update Patient Master Identity</w:t>
      </w:r>
    </w:p>
    <w:p w14:paraId="1E8103B8" w14:textId="77777777" w:rsidR="005944BD" w:rsidRPr="00B00A38" w:rsidRDefault="005944BD" w:rsidP="005944BD">
      <w:pPr>
        <w:rPr>
          <w:rStyle w:val="XMLname"/>
        </w:rPr>
      </w:pPr>
      <w:r w:rsidRPr="00B00A38">
        <w:rPr>
          <w:rStyle w:val="XMLname"/>
        </w:rPr>
        <w:t>Consumer-&gt;PatientDir: discover Patient Master Identity (PDQ query)</w:t>
      </w:r>
    </w:p>
    <w:p w14:paraId="567866C2" w14:textId="77777777" w:rsidR="005944BD" w:rsidRPr="00B00A38" w:rsidRDefault="005944BD" w:rsidP="005944BD">
      <w:pPr>
        <w:rPr>
          <w:rStyle w:val="XMLname"/>
        </w:rPr>
      </w:pPr>
      <w:r w:rsidRPr="00B00A38">
        <w:rPr>
          <w:rStyle w:val="XMLname"/>
        </w:rPr>
        <w:t>Consumer-&gt;+ConsentMgr: get authorization token</w:t>
      </w:r>
    </w:p>
    <w:p w14:paraId="640B142A" w14:textId="77777777" w:rsidR="005944BD" w:rsidRPr="00B00A38" w:rsidRDefault="005944BD" w:rsidP="005944BD">
      <w:pPr>
        <w:rPr>
          <w:rStyle w:val="XMLname"/>
        </w:rPr>
      </w:pPr>
      <w:r w:rsidRPr="00B00A38">
        <w:rPr>
          <w:rStyle w:val="XMLname"/>
        </w:rPr>
        <w:t>ConsentMgr-&gt;ConsentMgr: lookup state of Consent for this patient</w:t>
      </w:r>
    </w:p>
    <w:p w14:paraId="18117A7C" w14:textId="77777777" w:rsidR="005944BD" w:rsidRPr="00B00A38" w:rsidRDefault="005944BD" w:rsidP="005944BD">
      <w:pPr>
        <w:rPr>
          <w:rStyle w:val="XMLname"/>
        </w:rPr>
      </w:pPr>
      <w:r w:rsidRPr="00B00A38">
        <w:rPr>
          <w:rStyle w:val="XMLname"/>
        </w:rPr>
        <w:t>ConsentMgr-&gt;-Consumer: provide token permitting access</w:t>
      </w:r>
    </w:p>
    <w:p w14:paraId="719497BF" w14:textId="77777777" w:rsidR="005944BD" w:rsidRPr="00B00A38" w:rsidRDefault="005944BD" w:rsidP="005944BD">
      <w:pPr>
        <w:rPr>
          <w:rStyle w:val="XMLname"/>
        </w:rPr>
      </w:pPr>
      <w:r w:rsidRPr="00B00A38">
        <w:rPr>
          <w:rStyle w:val="XMLname"/>
        </w:rPr>
        <w:t>Consumer-&gt;+Registry: using token discovery Entry(s) (MHD query)</w:t>
      </w:r>
    </w:p>
    <w:p w14:paraId="6C8E7D22" w14:textId="77777777" w:rsidR="005944BD" w:rsidRPr="00B00A38" w:rsidRDefault="005944BD" w:rsidP="005944BD">
      <w:pPr>
        <w:rPr>
          <w:rStyle w:val="XMLname"/>
        </w:rPr>
      </w:pPr>
      <w:r w:rsidRPr="00B00A38">
        <w:rPr>
          <w:rStyle w:val="XMLname"/>
        </w:rPr>
        <w:lastRenderedPageBreak/>
        <w:t>Registry-&gt;Registry: confirm token</w:t>
      </w:r>
    </w:p>
    <w:p w14:paraId="31638035" w14:textId="77777777" w:rsidR="005944BD" w:rsidRPr="00B00A38" w:rsidRDefault="005944BD" w:rsidP="005944BD">
      <w:pPr>
        <w:rPr>
          <w:rStyle w:val="XMLname"/>
        </w:rPr>
      </w:pPr>
      <w:r w:rsidRPr="00B00A38">
        <w:rPr>
          <w:rStyle w:val="XMLname"/>
        </w:rPr>
        <w:t>Registry-&gt;-Consumer: here are DocumentReference Entry(s)</w:t>
      </w:r>
    </w:p>
    <w:p w14:paraId="513A38A9" w14:textId="77777777" w:rsidR="005944BD" w:rsidRPr="00B00A38" w:rsidRDefault="005944BD" w:rsidP="005944BD">
      <w:pPr>
        <w:rPr>
          <w:rStyle w:val="XMLname"/>
        </w:rPr>
      </w:pPr>
      <w:r w:rsidRPr="00B00A38">
        <w:rPr>
          <w:rStyle w:val="XMLname"/>
        </w:rPr>
        <w:t>Consumer-&gt;+Registry: using token Ask for data (MHD retrieve)</w:t>
      </w:r>
    </w:p>
    <w:p w14:paraId="419C8934" w14:textId="77777777" w:rsidR="005944BD" w:rsidRPr="00B00A38" w:rsidRDefault="005944BD" w:rsidP="005944BD">
      <w:pPr>
        <w:rPr>
          <w:rStyle w:val="XMLname"/>
        </w:rPr>
      </w:pPr>
      <w:r w:rsidRPr="00B00A38">
        <w:rPr>
          <w:rStyle w:val="XMLname"/>
        </w:rPr>
        <w:t>Registry-&gt;Registry: confirm token</w:t>
      </w:r>
    </w:p>
    <w:p w14:paraId="2D48799E" w14:textId="77777777" w:rsidR="005944BD" w:rsidRPr="00B00A38" w:rsidRDefault="005944BD" w:rsidP="005944BD">
      <w:pPr>
        <w:rPr>
          <w:rStyle w:val="XMLname"/>
        </w:rPr>
      </w:pPr>
      <w:r w:rsidRPr="00B00A38">
        <w:rPr>
          <w:rStyle w:val="XMLname"/>
        </w:rPr>
        <w:t>Registry-&gt;-Consumer: Here is the document requested</w:t>
      </w:r>
    </w:p>
    <w:p w14:paraId="506E6130" w14:textId="77777777" w:rsidR="005944BD" w:rsidRPr="00B00A38" w:rsidRDefault="005944BD" w:rsidP="005944BD">
      <w:pPr>
        <w:rPr>
          <w:rStyle w:val="XMLname"/>
        </w:rPr>
      </w:pPr>
      <w:r w:rsidRPr="00B00A38">
        <w:rPr>
          <w:rStyle w:val="XMLname"/>
        </w:rPr>
        <w:t>end</w:t>
      </w:r>
    </w:p>
    <w:p w14:paraId="23438744" w14:textId="70A90714" w:rsidR="007E3E61" w:rsidRPr="00872C1F" w:rsidRDefault="007E3E61" w:rsidP="00872C1F">
      <w:pPr>
        <w:pStyle w:val="BodyText"/>
      </w:pPr>
    </w:p>
    <w:p w14:paraId="715554EF" w14:textId="50B6899D" w:rsidR="000B152D" w:rsidRPr="00B00A38" w:rsidRDefault="000B152D" w:rsidP="00B51436">
      <w:pPr>
        <w:pStyle w:val="Heading3"/>
        <w:numPr>
          <w:ilvl w:val="0"/>
          <w:numId w:val="0"/>
        </w:numPr>
        <w:rPr>
          <w:rStyle w:val="XMLname"/>
          <w:rFonts w:ascii="Arial" w:hAnsi="Arial" w:cs="Times New Roman"/>
          <w:b w:val="0"/>
          <w:noProof w:val="0"/>
          <w:kern w:val="0"/>
          <w:sz w:val="24"/>
        </w:rPr>
      </w:pPr>
      <w:bookmarkStart w:id="371" w:name="_Toc34294223"/>
      <w:r w:rsidRPr="00B00A38">
        <w:rPr>
          <w:rStyle w:val="XMLname"/>
          <w:rFonts w:ascii="Arial" w:hAnsi="Arial" w:cs="Times New Roman"/>
          <w:noProof w:val="0"/>
          <w:sz w:val="24"/>
        </w:rPr>
        <w:t>X.6.2 Typical Client System Designs</w:t>
      </w:r>
      <w:bookmarkEnd w:id="371"/>
    </w:p>
    <w:p w14:paraId="11AEFDC8" w14:textId="3C7672CF" w:rsidR="000B152D" w:rsidRPr="00B00A38" w:rsidRDefault="000B152D" w:rsidP="001636FA">
      <w:pPr>
        <w:pStyle w:val="BodyText"/>
      </w:pPr>
      <w:r w:rsidRPr="00B00A38">
        <w:t xml:space="preserve">This section shows a typical client system design. This is informative to help explain how these various </w:t>
      </w:r>
      <w:r w:rsidR="00E25963" w:rsidRPr="00B00A38">
        <w:t>a</w:t>
      </w:r>
      <w:r w:rsidRPr="00B00A38">
        <w:t xml:space="preserve">ctors interact. </w:t>
      </w:r>
    </w:p>
    <w:p w14:paraId="2EE5F38B" w14:textId="6DDABBB8" w:rsidR="000B152D" w:rsidRPr="00B00A38" w:rsidRDefault="000B152D" w:rsidP="000B152D">
      <w:pPr>
        <w:pStyle w:val="BodyText"/>
      </w:pPr>
      <w:r w:rsidRPr="00B00A38">
        <w:t xml:space="preserve">The </w:t>
      </w:r>
      <w:r w:rsidR="00E25963" w:rsidRPr="00B00A38">
        <w:t>a</w:t>
      </w:r>
      <w:r w:rsidRPr="00B00A38">
        <w:t xml:space="preserve">ctors and </w:t>
      </w:r>
      <w:r w:rsidR="00E25963" w:rsidRPr="00B00A38">
        <w:t>t</w:t>
      </w:r>
      <w:r w:rsidRPr="00B00A38">
        <w:t xml:space="preserve">ransactions are not fully explained here, please see the formal </w:t>
      </w:r>
      <w:r w:rsidR="00E25963" w:rsidRPr="00B00A38">
        <w:t>p</w:t>
      </w:r>
      <w:r w:rsidRPr="00B00A38">
        <w:t xml:space="preserve">rofiles referenced for details on the actual </w:t>
      </w:r>
      <w:r w:rsidR="00E25963" w:rsidRPr="00B00A38">
        <w:t>a</w:t>
      </w:r>
      <w:r w:rsidRPr="00B00A38">
        <w:t xml:space="preserve">ctor and </w:t>
      </w:r>
      <w:r w:rsidR="00E25963" w:rsidRPr="00B00A38">
        <w:t>t</w:t>
      </w:r>
      <w:r w:rsidRPr="00B00A38">
        <w:t>ransaction functionality, responsibility, and interoperability.</w:t>
      </w:r>
    </w:p>
    <w:p w14:paraId="7B606E43" w14:textId="19DCEF51" w:rsidR="009163C5" w:rsidRPr="00B00A38" w:rsidRDefault="009163C5" w:rsidP="000B152D">
      <w:pPr>
        <w:pStyle w:val="BodyText"/>
      </w:pPr>
      <w:r w:rsidRPr="00B00A38">
        <w:t>Following the sections outline sample IHE Integration Statement</w:t>
      </w:r>
      <w:r w:rsidR="00711AA5" w:rsidRPr="00B00A38">
        <w:t>s</w:t>
      </w:r>
      <w:r w:rsidRPr="00B00A38">
        <w:t xml:space="preserve"> for systems of various functionality. For more details on the full use and format of an IHE Integration Statement (</w:t>
      </w:r>
      <w:hyperlink r:id="rId40" w:anchor="GenIntro" w:history="1">
        <w:r w:rsidRPr="00B00A38">
          <w:rPr>
            <w:rStyle w:val="Hyperlink"/>
          </w:rPr>
          <w:t>see Appendix F</w:t>
        </w:r>
      </w:hyperlink>
      <w:r w:rsidRPr="00B00A38">
        <w:rPr>
          <w:rStyle w:val="Hyperlink"/>
        </w:rPr>
        <w:t>)</w:t>
      </w:r>
      <w:r w:rsidRPr="00B00A38">
        <w:t>.</w:t>
      </w:r>
    </w:p>
    <w:p w14:paraId="6C0FFB27" w14:textId="30F552DD" w:rsidR="000B152D" w:rsidRPr="00B00A38" w:rsidRDefault="000B152D" w:rsidP="000B152D">
      <w:pPr>
        <w:pStyle w:val="Heading4"/>
        <w:rPr>
          <w:noProof w:val="0"/>
        </w:rPr>
      </w:pPr>
      <w:bookmarkStart w:id="372" w:name="_Toc34294224"/>
      <w:r w:rsidRPr="00B00A38">
        <w:rPr>
          <w:noProof w:val="0"/>
        </w:rPr>
        <w:t xml:space="preserve">X.6.2.1 </w:t>
      </w:r>
      <w:r w:rsidR="003D7A49" w:rsidRPr="00B00A38">
        <w:rPr>
          <w:noProof w:val="0"/>
        </w:rPr>
        <w:t>System that publishes documents</w:t>
      </w:r>
      <w:r w:rsidRPr="00B00A38">
        <w:rPr>
          <w:noProof w:val="0"/>
        </w:rPr>
        <w:t xml:space="preserve"> System Design</w:t>
      </w:r>
      <w:bookmarkEnd w:id="372"/>
    </w:p>
    <w:p w14:paraId="6A732737" w14:textId="4808600A" w:rsidR="000B152D" w:rsidRPr="00B00A38" w:rsidRDefault="009163C5" w:rsidP="000B152D">
      <w:pPr>
        <w:pStyle w:val="BodyText"/>
      </w:pPr>
      <w:r w:rsidRPr="00B00A38">
        <w:t>This system can publish documents using the MHD Document Source. The other actors shown are there to support this primary function.</w:t>
      </w:r>
    </w:p>
    <w:p w14:paraId="655609BE" w14:textId="6652EC5E" w:rsidR="000B152D" w:rsidRPr="00B00A38" w:rsidRDefault="003D7A49" w:rsidP="00A15C2E">
      <w:pPr>
        <w:pStyle w:val="TableTitle"/>
      </w:pPr>
      <w:r w:rsidRPr="00B00A38">
        <w:t>System that publishes d</w:t>
      </w:r>
      <w:r w:rsidR="000B152D" w:rsidRPr="00B00A38">
        <w:t>ocument</w:t>
      </w:r>
      <w:r w:rsidRPr="00B00A38">
        <w:t xml:space="preserve">s - </w:t>
      </w:r>
      <w:r w:rsidR="000B152D" w:rsidRPr="00B00A38">
        <w:t>Integration Statement</w:t>
      </w:r>
    </w:p>
    <w:tbl>
      <w:tblPr>
        <w:tblStyle w:val="TableGrid"/>
        <w:tblW w:w="0" w:type="auto"/>
        <w:tblLook w:val="04A0" w:firstRow="1" w:lastRow="0" w:firstColumn="1" w:lastColumn="0" w:noHBand="0" w:noVBand="1"/>
      </w:tblPr>
      <w:tblGrid>
        <w:gridCol w:w="1705"/>
        <w:gridCol w:w="3510"/>
        <w:gridCol w:w="4135"/>
      </w:tblGrid>
      <w:tr w:rsidR="00263149" w:rsidRPr="00B00A38" w14:paraId="268A9BC1" w14:textId="77777777" w:rsidTr="00872C1F">
        <w:trPr>
          <w:tblHeader/>
        </w:trPr>
        <w:tc>
          <w:tcPr>
            <w:tcW w:w="1705" w:type="dxa"/>
            <w:shd w:val="clear" w:color="auto" w:fill="D0CECE" w:themeFill="background2" w:themeFillShade="E6"/>
          </w:tcPr>
          <w:p w14:paraId="469EE466" w14:textId="59E491F8" w:rsidR="00263149" w:rsidRPr="00B00A38" w:rsidRDefault="00263149" w:rsidP="00A15C2E">
            <w:pPr>
              <w:pStyle w:val="TableEntryHeader"/>
            </w:pPr>
            <w:r w:rsidRPr="00B00A38">
              <w:t>Profiles Implemented</w:t>
            </w:r>
          </w:p>
        </w:tc>
        <w:tc>
          <w:tcPr>
            <w:tcW w:w="3510" w:type="dxa"/>
            <w:shd w:val="clear" w:color="auto" w:fill="D0CECE" w:themeFill="background2" w:themeFillShade="E6"/>
          </w:tcPr>
          <w:p w14:paraId="58ACF578" w14:textId="2FAC8E2C" w:rsidR="00263149" w:rsidRPr="00B00A38" w:rsidRDefault="00263149" w:rsidP="00A15C2E">
            <w:pPr>
              <w:pStyle w:val="TableEntryHeader"/>
            </w:pPr>
            <w:r w:rsidRPr="00B00A38">
              <w:t>Actors Implemented</w:t>
            </w:r>
          </w:p>
        </w:tc>
        <w:tc>
          <w:tcPr>
            <w:tcW w:w="4135" w:type="dxa"/>
            <w:shd w:val="clear" w:color="auto" w:fill="D0CECE" w:themeFill="background2" w:themeFillShade="E6"/>
          </w:tcPr>
          <w:p w14:paraId="7E51E351" w14:textId="01B72E7F" w:rsidR="00263149" w:rsidRPr="00B00A38" w:rsidRDefault="00263149" w:rsidP="00A15C2E">
            <w:pPr>
              <w:pStyle w:val="TableEntryHeader"/>
            </w:pPr>
            <w:r w:rsidRPr="00B00A38">
              <w:t>Options Implemented</w:t>
            </w:r>
          </w:p>
        </w:tc>
      </w:tr>
      <w:tr w:rsidR="00263149" w:rsidRPr="00B00A38" w14:paraId="02589215" w14:textId="77777777" w:rsidTr="00872C1F">
        <w:trPr>
          <w:cantSplit/>
        </w:trPr>
        <w:tc>
          <w:tcPr>
            <w:tcW w:w="1705" w:type="dxa"/>
          </w:tcPr>
          <w:p w14:paraId="2E86025F" w14:textId="62CC8E35" w:rsidR="00263149" w:rsidRPr="00B00A38" w:rsidRDefault="00263149" w:rsidP="00A15C2E">
            <w:pPr>
              <w:pStyle w:val="BodyText"/>
            </w:pPr>
            <w:r w:rsidRPr="00B00A38">
              <w:t>MHD</w:t>
            </w:r>
          </w:p>
        </w:tc>
        <w:tc>
          <w:tcPr>
            <w:tcW w:w="3510" w:type="dxa"/>
          </w:tcPr>
          <w:p w14:paraId="6615C662" w14:textId="29393193" w:rsidR="00263149" w:rsidRPr="00B00A38" w:rsidRDefault="00263149" w:rsidP="00A15C2E">
            <w:pPr>
              <w:pStyle w:val="BodyText"/>
            </w:pPr>
            <w:r w:rsidRPr="00B00A38">
              <w:t>Document Source</w:t>
            </w:r>
          </w:p>
        </w:tc>
        <w:tc>
          <w:tcPr>
            <w:tcW w:w="4135" w:type="dxa"/>
          </w:tcPr>
          <w:p w14:paraId="6C688F91" w14:textId="77777777" w:rsidR="00263149" w:rsidRPr="00B00A38" w:rsidRDefault="00263149" w:rsidP="00A15C2E">
            <w:pPr>
              <w:pStyle w:val="BodyText"/>
            </w:pPr>
          </w:p>
        </w:tc>
      </w:tr>
      <w:tr w:rsidR="00263149" w:rsidRPr="00B00A38" w14:paraId="65AA24C9" w14:textId="77777777" w:rsidTr="00872C1F">
        <w:trPr>
          <w:cantSplit/>
        </w:trPr>
        <w:tc>
          <w:tcPr>
            <w:tcW w:w="1705" w:type="dxa"/>
          </w:tcPr>
          <w:p w14:paraId="1AE8F265" w14:textId="537FE94B" w:rsidR="00263149" w:rsidRPr="00B00A38" w:rsidRDefault="00EC3C6B" w:rsidP="00A15C2E">
            <w:pPr>
              <w:pStyle w:val="BodyText"/>
            </w:pPr>
            <w:r w:rsidRPr="00B00A38">
              <w:t>CT</w:t>
            </w:r>
          </w:p>
        </w:tc>
        <w:tc>
          <w:tcPr>
            <w:tcW w:w="3510" w:type="dxa"/>
          </w:tcPr>
          <w:p w14:paraId="75A7BA19" w14:textId="42281526" w:rsidR="00EC3C6B" w:rsidRPr="00B00A38" w:rsidRDefault="00EC3C6B" w:rsidP="00A15C2E">
            <w:pPr>
              <w:pStyle w:val="BodyText"/>
            </w:pPr>
            <w:r w:rsidRPr="00B00A38">
              <w:t>Time Client</w:t>
            </w:r>
          </w:p>
        </w:tc>
        <w:tc>
          <w:tcPr>
            <w:tcW w:w="4135" w:type="dxa"/>
          </w:tcPr>
          <w:p w14:paraId="3E9B44C6" w14:textId="77777777" w:rsidR="00263149" w:rsidRPr="00B00A38" w:rsidRDefault="00263149" w:rsidP="00A15C2E">
            <w:pPr>
              <w:pStyle w:val="BodyText"/>
            </w:pPr>
          </w:p>
        </w:tc>
      </w:tr>
      <w:tr w:rsidR="00263149" w:rsidRPr="00B00A38" w14:paraId="70C02C35" w14:textId="77777777" w:rsidTr="00872C1F">
        <w:trPr>
          <w:cantSplit/>
        </w:trPr>
        <w:tc>
          <w:tcPr>
            <w:tcW w:w="1705" w:type="dxa"/>
          </w:tcPr>
          <w:p w14:paraId="4B523073" w14:textId="5E7A0733" w:rsidR="00263149" w:rsidRPr="00B00A38" w:rsidRDefault="00EC3C6B" w:rsidP="00A15C2E">
            <w:pPr>
              <w:pStyle w:val="BodyText"/>
            </w:pPr>
            <w:r w:rsidRPr="00B00A38">
              <w:t>PMIR</w:t>
            </w:r>
          </w:p>
        </w:tc>
        <w:tc>
          <w:tcPr>
            <w:tcW w:w="3510" w:type="dxa"/>
          </w:tcPr>
          <w:p w14:paraId="2B19882A" w14:textId="76FE2F91" w:rsidR="00263149" w:rsidRPr="00B00A38" w:rsidRDefault="00EC3C6B" w:rsidP="00A15C2E">
            <w:pPr>
              <w:pStyle w:val="BodyText"/>
            </w:pPr>
            <w:r w:rsidRPr="00B00A38">
              <w:t>Patient Identity Source</w:t>
            </w:r>
          </w:p>
        </w:tc>
        <w:tc>
          <w:tcPr>
            <w:tcW w:w="4135" w:type="dxa"/>
          </w:tcPr>
          <w:p w14:paraId="0D898BAD" w14:textId="77777777" w:rsidR="00263149" w:rsidRPr="00B00A38" w:rsidRDefault="00263149" w:rsidP="00A15C2E">
            <w:pPr>
              <w:pStyle w:val="BodyText"/>
            </w:pPr>
          </w:p>
        </w:tc>
      </w:tr>
      <w:tr w:rsidR="00263149" w:rsidRPr="00B00A38" w14:paraId="2645CDB6" w14:textId="77777777" w:rsidTr="00872C1F">
        <w:trPr>
          <w:cantSplit/>
        </w:trPr>
        <w:tc>
          <w:tcPr>
            <w:tcW w:w="1705" w:type="dxa"/>
          </w:tcPr>
          <w:p w14:paraId="176CEE95" w14:textId="750F55B4" w:rsidR="00263149" w:rsidRPr="00B00A38" w:rsidRDefault="00EC3C6B" w:rsidP="00A15C2E">
            <w:pPr>
              <w:pStyle w:val="BodyText"/>
            </w:pPr>
            <w:r w:rsidRPr="00B00A38">
              <w:t>PIXm</w:t>
            </w:r>
          </w:p>
        </w:tc>
        <w:tc>
          <w:tcPr>
            <w:tcW w:w="3510" w:type="dxa"/>
          </w:tcPr>
          <w:p w14:paraId="49099163" w14:textId="29DE142F" w:rsidR="00263149" w:rsidRPr="00B00A38" w:rsidRDefault="00EC3C6B" w:rsidP="00A15C2E">
            <w:pPr>
              <w:pStyle w:val="BodyText"/>
            </w:pPr>
            <w:r w:rsidRPr="00B00A38">
              <w:t>Patient Identity Consumer</w:t>
            </w:r>
          </w:p>
        </w:tc>
        <w:tc>
          <w:tcPr>
            <w:tcW w:w="4135" w:type="dxa"/>
          </w:tcPr>
          <w:p w14:paraId="0F1B52D7" w14:textId="77777777" w:rsidR="00263149" w:rsidRPr="00B00A38" w:rsidRDefault="00263149" w:rsidP="00A15C2E">
            <w:pPr>
              <w:pStyle w:val="BodyText"/>
            </w:pPr>
          </w:p>
        </w:tc>
      </w:tr>
      <w:tr w:rsidR="00EC3C6B" w:rsidRPr="00B00A38" w14:paraId="388FAD7F" w14:textId="77777777" w:rsidTr="00872C1F">
        <w:trPr>
          <w:cantSplit/>
        </w:trPr>
        <w:tc>
          <w:tcPr>
            <w:tcW w:w="1705" w:type="dxa"/>
          </w:tcPr>
          <w:p w14:paraId="3B7483D5" w14:textId="0C32F3AB" w:rsidR="00EC3C6B" w:rsidRPr="00B00A38" w:rsidRDefault="00EC3C6B" w:rsidP="00A15C2E">
            <w:pPr>
              <w:pStyle w:val="BodyText"/>
            </w:pPr>
            <w:r w:rsidRPr="00B00A38">
              <w:t>PDQm</w:t>
            </w:r>
          </w:p>
        </w:tc>
        <w:tc>
          <w:tcPr>
            <w:tcW w:w="3510" w:type="dxa"/>
          </w:tcPr>
          <w:p w14:paraId="7FF25D30" w14:textId="73922267" w:rsidR="00EC3C6B" w:rsidRPr="00B00A38" w:rsidRDefault="00EC3C6B" w:rsidP="00A15C2E">
            <w:pPr>
              <w:pStyle w:val="BodyText"/>
            </w:pPr>
            <w:r w:rsidRPr="00B00A38">
              <w:t>Patient Demographics Consumer</w:t>
            </w:r>
          </w:p>
        </w:tc>
        <w:tc>
          <w:tcPr>
            <w:tcW w:w="4135" w:type="dxa"/>
          </w:tcPr>
          <w:p w14:paraId="0FEE0056" w14:textId="77777777" w:rsidR="00EC3C6B" w:rsidRPr="00B00A38" w:rsidRDefault="00EC3C6B" w:rsidP="00A15C2E">
            <w:pPr>
              <w:pStyle w:val="BodyText"/>
            </w:pPr>
          </w:p>
        </w:tc>
      </w:tr>
      <w:tr w:rsidR="00263149" w:rsidRPr="00B00A38" w14:paraId="36BB654F" w14:textId="77777777" w:rsidTr="00872C1F">
        <w:trPr>
          <w:cantSplit/>
        </w:trPr>
        <w:tc>
          <w:tcPr>
            <w:tcW w:w="1705" w:type="dxa"/>
          </w:tcPr>
          <w:p w14:paraId="5EF17D28" w14:textId="5B0DA517" w:rsidR="00263149" w:rsidRPr="00B00A38" w:rsidRDefault="00EC3C6B" w:rsidP="00A15C2E">
            <w:pPr>
              <w:pStyle w:val="BodyText"/>
            </w:pPr>
            <w:r w:rsidRPr="00B00A38">
              <w:t>SVCM</w:t>
            </w:r>
          </w:p>
        </w:tc>
        <w:tc>
          <w:tcPr>
            <w:tcW w:w="3510" w:type="dxa"/>
          </w:tcPr>
          <w:p w14:paraId="715B50A7" w14:textId="1CC236ED" w:rsidR="00263149" w:rsidRPr="00B00A38" w:rsidRDefault="00096159" w:rsidP="00A15C2E">
            <w:pPr>
              <w:pStyle w:val="BodyText"/>
            </w:pPr>
            <w:r w:rsidRPr="00B00A38">
              <w:t xml:space="preserve">Terminology </w:t>
            </w:r>
            <w:r w:rsidR="00EC3C6B" w:rsidRPr="00B00A38">
              <w:t>Consumer</w:t>
            </w:r>
          </w:p>
        </w:tc>
        <w:tc>
          <w:tcPr>
            <w:tcW w:w="4135" w:type="dxa"/>
          </w:tcPr>
          <w:p w14:paraId="573210CD" w14:textId="77777777" w:rsidR="00263149" w:rsidRPr="00B00A38" w:rsidRDefault="00263149" w:rsidP="00A15C2E">
            <w:pPr>
              <w:pStyle w:val="BodyText"/>
            </w:pPr>
          </w:p>
        </w:tc>
      </w:tr>
      <w:tr w:rsidR="009163C5" w:rsidRPr="00B00A38" w14:paraId="2BAFFD71" w14:textId="77777777" w:rsidTr="00872C1F">
        <w:trPr>
          <w:cantSplit/>
        </w:trPr>
        <w:tc>
          <w:tcPr>
            <w:tcW w:w="1705" w:type="dxa"/>
            <w:vMerge w:val="restart"/>
          </w:tcPr>
          <w:p w14:paraId="189284DB" w14:textId="08624281" w:rsidR="009163C5" w:rsidRPr="00B00A38" w:rsidRDefault="009163C5" w:rsidP="00707892">
            <w:pPr>
              <w:pStyle w:val="BodyText"/>
            </w:pPr>
            <w:r w:rsidRPr="00B00A38">
              <w:t>ATNA</w:t>
            </w:r>
          </w:p>
        </w:tc>
        <w:tc>
          <w:tcPr>
            <w:tcW w:w="3510" w:type="dxa"/>
            <w:vMerge w:val="restart"/>
          </w:tcPr>
          <w:p w14:paraId="47FF76A3" w14:textId="2ED32770" w:rsidR="009163C5" w:rsidRPr="00B00A38" w:rsidRDefault="009163C5" w:rsidP="00707892">
            <w:pPr>
              <w:pStyle w:val="BodyText"/>
            </w:pPr>
            <w:r w:rsidRPr="00B00A38">
              <w:t>Secure Node</w:t>
            </w:r>
          </w:p>
        </w:tc>
        <w:tc>
          <w:tcPr>
            <w:tcW w:w="4135" w:type="dxa"/>
          </w:tcPr>
          <w:p w14:paraId="2E772415" w14:textId="373EF474" w:rsidR="009163C5" w:rsidRPr="00B00A38" w:rsidRDefault="009163C5" w:rsidP="00707892">
            <w:pPr>
              <w:pStyle w:val="BodyText"/>
            </w:pPr>
            <w:r w:rsidRPr="00B00A38">
              <w:t>STX: TLS 1.2 Floor using BCP195 Option</w:t>
            </w:r>
          </w:p>
        </w:tc>
      </w:tr>
      <w:tr w:rsidR="009163C5" w:rsidRPr="00B00A38" w14:paraId="027CE696" w14:textId="77777777" w:rsidTr="00872C1F">
        <w:trPr>
          <w:cantSplit/>
        </w:trPr>
        <w:tc>
          <w:tcPr>
            <w:tcW w:w="1705" w:type="dxa"/>
            <w:vMerge/>
          </w:tcPr>
          <w:p w14:paraId="433E5216" w14:textId="77777777" w:rsidR="009163C5" w:rsidRPr="00B00A38" w:rsidRDefault="009163C5" w:rsidP="009163C5">
            <w:pPr>
              <w:pStyle w:val="BodyText"/>
            </w:pPr>
          </w:p>
        </w:tc>
        <w:tc>
          <w:tcPr>
            <w:tcW w:w="3510" w:type="dxa"/>
            <w:vMerge/>
          </w:tcPr>
          <w:p w14:paraId="48DFF0E1" w14:textId="77777777" w:rsidR="009163C5" w:rsidRPr="00B00A38" w:rsidRDefault="009163C5" w:rsidP="009163C5">
            <w:pPr>
              <w:pStyle w:val="BodyText"/>
            </w:pPr>
          </w:p>
        </w:tc>
        <w:tc>
          <w:tcPr>
            <w:tcW w:w="4135" w:type="dxa"/>
          </w:tcPr>
          <w:p w14:paraId="5228CE3D" w14:textId="6261CEB4" w:rsidR="009163C5" w:rsidRPr="00B00A38" w:rsidRDefault="009163C5" w:rsidP="009163C5">
            <w:pPr>
              <w:pStyle w:val="BodyText"/>
            </w:pPr>
            <w:r w:rsidRPr="00B00A38">
              <w:t>ATX: FHIR Feed Option</w:t>
            </w:r>
          </w:p>
        </w:tc>
      </w:tr>
      <w:tr w:rsidR="009163C5" w:rsidRPr="00B00A38" w14:paraId="1ADAC1E5" w14:textId="77777777" w:rsidTr="00872C1F">
        <w:trPr>
          <w:cantSplit/>
        </w:trPr>
        <w:tc>
          <w:tcPr>
            <w:tcW w:w="1705" w:type="dxa"/>
          </w:tcPr>
          <w:p w14:paraId="3C01BAF8" w14:textId="22592B5E" w:rsidR="009163C5" w:rsidRPr="00B00A38" w:rsidRDefault="009163C5" w:rsidP="009163C5">
            <w:pPr>
              <w:pStyle w:val="BodyText"/>
            </w:pPr>
            <w:r w:rsidRPr="00B00A38">
              <w:t>IUA</w:t>
            </w:r>
          </w:p>
        </w:tc>
        <w:tc>
          <w:tcPr>
            <w:tcW w:w="3510" w:type="dxa"/>
          </w:tcPr>
          <w:p w14:paraId="296E848D" w14:textId="5D91E667" w:rsidR="009163C5" w:rsidRPr="00B00A38" w:rsidRDefault="009163C5" w:rsidP="009163C5">
            <w:pPr>
              <w:pStyle w:val="BodyText"/>
            </w:pPr>
            <w:r w:rsidRPr="00B00A38">
              <w:t>Authorization Client</w:t>
            </w:r>
          </w:p>
        </w:tc>
        <w:tc>
          <w:tcPr>
            <w:tcW w:w="4135" w:type="dxa"/>
          </w:tcPr>
          <w:p w14:paraId="0FDFE181" w14:textId="77777777" w:rsidR="009163C5" w:rsidRPr="00B00A38" w:rsidRDefault="009163C5" w:rsidP="009163C5">
            <w:pPr>
              <w:pStyle w:val="BodyText"/>
            </w:pPr>
          </w:p>
        </w:tc>
      </w:tr>
      <w:tr w:rsidR="009163C5" w:rsidRPr="00B00A38" w14:paraId="58D0CBE0" w14:textId="77777777" w:rsidTr="00872C1F">
        <w:trPr>
          <w:cantSplit/>
        </w:trPr>
        <w:tc>
          <w:tcPr>
            <w:tcW w:w="1705" w:type="dxa"/>
          </w:tcPr>
          <w:p w14:paraId="6D3CF519" w14:textId="22F643A2" w:rsidR="009163C5" w:rsidRPr="00B00A38" w:rsidRDefault="009163C5" w:rsidP="009163C5">
            <w:pPr>
              <w:pStyle w:val="BodyText"/>
            </w:pPr>
            <w:r w:rsidRPr="00B00A38">
              <w:lastRenderedPageBreak/>
              <w:t>mCSD</w:t>
            </w:r>
          </w:p>
        </w:tc>
        <w:tc>
          <w:tcPr>
            <w:tcW w:w="3510" w:type="dxa"/>
          </w:tcPr>
          <w:p w14:paraId="5693A04A" w14:textId="1BE47347" w:rsidR="009163C5" w:rsidRPr="00B00A38" w:rsidRDefault="009163C5" w:rsidP="009163C5">
            <w:pPr>
              <w:pStyle w:val="BodyText"/>
            </w:pPr>
            <w:r w:rsidRPr="00B00A38">
              <w:t>Care Service Selective Consumer</w:t>
            </w:r>
          </w:p>
        </w:tc>
        <w:tc>
          <w:tcPr>
            <w:tcW w:w="4135" w:type="dxa"/>
          </w:tcPr>
          <w:p w14:paraId="78791969" w14:textId="77777777" w:rsidR="009163C5" w:rsidRPr="00B00A38" w:rsidRDefault="009163C5" w:rsidP="009163C5">
            <w:pPr>
              <w:pStyle w:val="BodyText"/>
            </w:pPr>
          </w:p>
        </w:tc>
      </w:tr>
      <w:tr w:rsidR="009163C5" w:rsidRPr="00B00A38" w14:paraId="26FE097E" w14:textId="77777777" w:rsidTr="00872C1F">
        <w:trPr>
          <w:cantSplit/>
        </w:trPr>
        <w:tc>
          <w:tcPr>
            <w:tcW w:w="1705" w:type="dxa"/>
          </w:tcPr>
          <w:p w14:paraId="4F275767" w14:textId="3D48ABEA" w:rsidR="009163C5" w:rsidRPr="00B00A38" w:rsidRDefault="009163C5" w:rsidP="009163C5">
            <w:pPr>
              <w:pStyle w:val="BodyText"/>
            </w:pPr>
            <w:r w:rsidRPr="00B00A38">
              <w:t>NPFS</w:t>
            </w:r>
          </w:p>
        </w:tc>
        <w:tc>
          <w:tcPr>
            <w:tcW w:w="3510" w:type="dxa"/>
          </w:tcPr>
          <w:p w14:paraId="3350EE09" w14:textId="158D21B0" w:rsidR="009163C5" w:rsidRPr="00B00A38" w:rsidRDefault="009163C5" w:rsidP="009163C5">
            <w:pPr>
              <w:pStyle w:val="BodyText"/>
            </w:pPr>
            <w:r w:rsidRPr="00B00A38">
              <w:t>File Consumer</w:t>
            </w:r>
          </w:p>
        </w:tc>
        <w:tc>
          <w:tcPr>
            <w:tcW w:w="4135" w:type="dxa"/>
          </w:tcPr>
          <w:p w14:paraId="42C8A8BC" w14:textId="77777777" w:rsidR="009163C5" w:rsidRPr="00B00A38" w:rsidRDefault="009163C5" w:rsidP="009163C5">
            <w:pPr>
              <w:pStyle w:val="BodyText"/>
            </w:pPr>
          </w:p>
        </w:tc>
      </w:tr>
    </w:tbl>
    <w:p w14:paraId="1D961931" w14:textId="21974432" w:rsidR="000B152D" w:rsidRPr="00B00A38" w:rsidRDefault="000B152D" w:rsidP="00A15C2E">
      <w:pPr>
        <w:pStyle w:val="BodyText"/>
      </w:pPr>
    </w:p>
    <w:p w14:paraId="431FE7F6" w14:textId="22EE8E64" w:rsidR="000B152D" w:rsidRPr="00B00A38" w:rsidRDefault="000B152D" w:rsidP="000B152D">
      <w:pPr>
        <w:pStyle w:val="Heading4"/>
        <w:rPr>
          <w:noProof w:val="0"/>
        </w:rPr>
      </w:pPr>
      <w:bookmarkStart w:id="373" w:name="_Toc34294225"/>
      <w:r w:rsidRPr="00B00A38">
        <w:rPr>
          <w:noProof w:val="0"/>
        </w:rPr>
        <w:t xml:space="preserve">X.6.2.2 </w:t>
      </w:r>
      <w:r w:rsidR="003D7A49" w:rsidRPr="00B00A38">
        <w:rPr>
          <w:noProof w:val="0"/>
        </w:rPr>
        <w:t>System that consumes documents</w:t>
      </w:r>
      <w:r w:rsidRPr="00B00A38">
        <w:rPr>
          <w:noProof w:val="0"/>
        </w:rPr>
        <w:t xml:space="preserve"> System Design</w:t>
      </w:r>
      <w:bookmarkEnd w:id="373"/>
    </w:p>
    <w:p w14:paraId="569D4389" w14:textId="04594B89" w:rsidR="000B152D" w:rsidRPr="00B00A38" w:rsidRDefault="00707892" w:rsidP="000B152D">
      <w:pPr>
        <w:pStyle w:val="BodyText"/>
      </w:pPr>
      <w:r w:rsidRPr="00B00A38">
        <w:t>This system can consume documents using the MHD Document Consumer.</w:t>
      </w:r>
      <w:r w:rsidR="009163C5" w:rsidRPr="00B00A38">
        <w:t xml:space="preserve"> The other actors shown are there to support this primary function.</w:t>
      </w:r>
      <w:r w:rsidRPr="00B00A38">
        <w:t xml:space="preserve"> </w:t>
      </w:r>
    </w:p>
    <w:p w14:paraId="24FF24CC" w14:textId="641C7C20" w:rsidR="00EC3C6B" w:rsidRPr="00B00A38" w:rsidRDefault="003D7A49" w:rsidP="00A15C2E">
      <w:pPr>
        <w:pStyle w:val="TableTitle"/>
      </w:pPr>
      <w:r w:rsidRPr="00B00A38">
        <w:t>System that consumes d</w:t>
      </w:r>
      <w:r w:rsidR="000B152D" w:rsidRPr="00B00A38">
        <w:t>ocument</w:t>
      </w:r>
      <w:r w:rsidRPr="00B00A38">
        <w:t>s -</w:t>
      </w:r>
      <w:r w:rsidR="000B152D" w:rsidRPr="00B00A38">
        <w:t xml:space="preserve"> Integration Statement</w:t>
      </w:r>
    </w:p>
    <w:tbl>
      <w:tblPr>
        <w:tblStyle w:val="TableGrid"/>
        <w:tblW w:w="0" w:type="auto"/>
        <w:tblLook w:val="04A0" w:firstRow="1" w:lastRow="0" w:firstColumn="1" w:lastColumn="0" w:noHBand="0" w:noVBand="1"/>
      </w:tblPr>
      <w:tblGrid>
        <w:gridCol w:w="1705"/>
        <w:gridCol w:w="4528"/>
        <w:gridCol w:w="3117"/>
      </w:tblGrid>
      <w:tr w:rsidR="00EC3C6B" w:rsidRPr="00B00A38" w14:paraId="78A1841E" w14:textId="77777777" w:rsidTr="00872C1F">
        <w:trPr>
          <w:cantSplit/>
          <w:tblHeader/>
        </w:trPr>
        <w:tc>
          <w:tcPr>
            <w:tcW w:w="1705" w:type="dxa"/>
            <w:shd w:val="clear" w:color="auto" w:fill="D0CECE" w:themeFill="background2" w:themeFillShade="E6"/>
          </w:tcPr>
          <w:p w14:paraId="6B335CCE" w14:textId="77777777" w:rsidR="00EC3C6B" w:rsidRPr="00B00A38" w:rsidRDefault="00EC3C6B" w:rsidP="00A15C2E">
            <w:pPr>
              <w:pStyle w:val="TableEntryHeader"/>
            </w:pPr>
            <w:r w:rsidRPr="00B00A38">
              <w:t>Profiles Implemented</w:t>
            </w:r>
          </w:p>
        </w:tc>
        <w:tc>
          <w:tcPr>
            <w:tcW w:w="4528" w:type="dxa"/>
            <w:shd w:val="clear" w:color="auto" w:fill="D0CECE" w:themeFill="background2" w:themeFillShade="E6"/>
          </w:tcPr>
          <w:p w14:paraId="2C7C3B9B" w14:textId="77777777" w:rsidR="00EC3C6B" w:rsidRPr="00B00A38" w:rsidRDefault="00EC3C6B" w:rsidP="00A15C2E">
            <w:pPr>
              <w:pStyle w:val="TableEntryHeader"/>
            </w:pPr>
            <w:r w:rsidRPr="00B00A38">
              <w:t>Actors Implemented</w:t>
            </w:r>
          </w:p>
        </w:tc>
        <w:tc>
          <w:tcPr>
            <w:tcW w:w="3117" w:type="dxa"/>
            <w:shd w:val="clear" w:color="auto" w:fill="D0CECE" w:themeFill="background2" w:themeFillShade="E6"/>
          </w:tcPr>
          <w:p w14:paraId="35076B06" w14:textId="77777777" w:rsidR="00EC3C6B" w:rsidRPr="00B00A38" w:rsidRDefault="00EC3C6B" w:rsidP="00A15C2E">
            <w:pPr>
              <w:pStyle w:val="TableEntryHeader"/>
            </w:pPr>
            <w:r w:rsidRPr="00B00A38">
              <w:t>Options Implemented</w:t>
            </w:r>
          </w:p>
        </w:tc>
      </w:tr>
      <w:tr w:rsidR="00EC3C6B" w:rsidRPr="00B00A38" w14:paraId="211A895A" w14:textId="77777777" w:rsidTr="00872C1F">
        <w:tc>
          <w:tcPr>
            <w:tcW w:w="1705" w:type="dxa"/>
          </w:tcPr>
          <w:p w14:paraId="675662EA" w14:textId="77777777" w:rsidR="00EC3C6B" w:rsidRPr="00B00A38" w:rsidRDefault="00EC3C6B" w:rsidP="00A15C2E">
            <w:pPr>
              <w:pStyle w:val="BodyText"/>
            </w:pPr>
            <w:r w:rsidRPr="00B00A38">
              <w:t>MHD</w:t>
            </w:r>
          </w:p>
        </w:tc>
        <w:tc>
          <w:tcPr>
            <w:tcW w:w="4528" w:type="dxa"/>
          </w:tcPr>
          <w:p w14:paraId="781D9A20" w14:textId="5C1B5C22" w:rsidR="00EC3C6B" w:rsidRPr="00B00A38" w:rsidRDefault="00EC3C6B" w:rsidP="00A15C2E">
            <w:pPr>
              <w:pStyle w:val="BodyText"/>
            </w:pPr>
            <w:r w:rsidRPr="00B00A38">
              <w:t>Document Consumer</w:t>
            </w:r>
          </w:p>
        </w:tc>
        <w:tc>
          <w:tcPr>
            <w:tcW w:w="3117" w:type="dxa"/>
          </w:tcPr>
          <w:p w14:paraId="22AEA5C7" w14:textId="77777777" w:rsidR="00EC3C6B" w:rsidRPr="00B00A38" w:rsidRDefault="00EC3C6B" w:rsidP="00A15C2E">
            <w:pPr>
              <w:pStyle w:val="BodyText"/>
            </w:pPr>
          </w:p>
        </w:tc>
      </w:tr>
      <w:tr w:rsidR="00EC3C6B" w:rsidRPr="00B00A38" w14:paraId="6BA92C0A" w14:textId="77777777" w:rsidTr="00872C1F">
        <w:tc>
          <w:tcPr>
            <w:tcW w:w="1705" w:type="dxa"/>
          </w:tcPr>
          <w:p w14:paraId="1214152B" w14:textId="77777777" w:rsidR="00EC3C6B" w:rsidRPr="00B00A38" w:rsidRDefault="00EC3C6B" w:rsidP="00A15C2E">
            <w:pPr>
              <w:pStyle w:val="BodyText"/>
            </w:pPr>
            <w:r w:rsidRPr="00B00A38">
              <w:t>CT</w:t>
            </w:r>
          </w:p>
        </w:tc>
        <w:tc>
          <w:tcPr>
            <w:tcW w:w="4528" w:type="dxa"/>
          </w:tcPr>
          <w:p w14:paraId="277CD370" w14:textId="77777777" w:rsidR="00EC3C6B" w:rsidRPr="00B00A38" w:rsidRDefault="00EC3C6B" w:rsidP="00A15C2E">
            <w:pPr>
              <w:pStyle w:val="BodyText"/>
            </w:pPr>
            <w:r w:rsidRPr="00B00A38">
              <w:t>Time Client</w:t>
            </w:r>
          </w:p>
        </w:tc>
        <w:tc>
          <w:tcPr>
            <w:tcW w:w="3117" w:type="dxa"/>
          </w:tcPr>
          <w:p w14:paraId="7AC827BB" w14:textId="77777777" w:rsidR="00EC3C6B" w:rsidRPr="00B00A38" w:rsidRDefault="00EC3C6B" w:rsidP="00A15C2E">
            <w:pPr>
              <w:pStyle w:val="BodyText"/>
            </w:pPr>
          </w:p>
        </w:tc>
      </w:tr>
      <w:tr w:rsidR="00096159" w:rsidRPr="00B00A38" w14:paraId="44F40646" w14:textId="77777777" w:rsidTr="00872C1F">
        <w:tc>
          <w:tcPr>
            <w:tcW w:w="1705" w:type="dxa"/>
            <w:vMerge w:val="restart"/>
          </w:tcPr>
          <w:p w14:paraId="2A325882" w14:textId="77777777" w:rsidR="00096159" w:rsidRPr="00B00A38" w:rsidRDefault="00096159" w:rsidP="00A15C2E">
            <w:pPr>
              <w:pStyle w:val="BodyText"/>
            </w:pPr>
            <w:r w:rsidRPr="00B00A38">
              <w:t>PMIR</w:t>
            </w:r>
          </w:p>
          <w:p w14:paraId="687A4DBD" w14:textId="0B3EDA0A" w:rsidR="00096159" w:rsidRPr="00B00A38" w:rsidRDefault="00096159" w:rsidP="00A15C2E">
            <w:pPr>
              <w:pStyle w:val="BodyText"/>
            </w:pPr>
          </w:p>
          <w:p w14:paraId="540B6641" w14:textId="053F7599" w:rsidR="00096159" w:rsidRPr="00B00A38" w:rsidRDefault="00096159" w:rsidP="00A15C2E">
            <w:pPr>
              <w:pStyle w:val="BodyText"/>
            </w:pPr>
          </w:p>
        </w:tc>
        <w:tc>
          <w:tcPr>
            <w:tcW w:w="4528" w:type="dxa"/>
          </w:tcPr>
          <w:p w14:paraId="545EB7BC" w14:textId="77777777" w:rsidR="00096159" w:rsidRPr="00B00A38" w:rsidRDefault="00096159" w:rsidP="00A15C2E">
            <w:pPr>
              <w:pStyle w:val="BodyText"/>
            </w:pPr>
            <w:r w:rsidRPr="00B00A38">
              <w:t>Patient Identity Source</w:t>
            </w:r>
          </w:p>
        </w:tc>
        <w:tc>
          <w:tcPr>
            <w:tcW w:w="3117" w:type="dxa"/>
          </w:tcPr>
          <w:p w14:paraId="50BB8542" w14:textId="77777777" w:rsidR="00096159" w:rsidRPr="00B00A38" w:rsidRDefault="00096159" w:rsidP="00A15C2E">
            <w:pPr>
              <w:pStyle w:val="BodyText"/>
            </w:pPr>
          </w:p>
        </w:tc>
      </w:tr>
      <w:tr w:rsidR="00096159" w:rsidRPr="00B00A38" w14:paraId="048A9644" w14:textId="77777777" w:rsidTr="00872C1F">
        <w:tc>
          <w:tcPr>
            <w:tcW w:w="1705" w:type="dxa"/>
            <w:vMerge/>
          </w:tcPr>
          <w:p w14:paraId="60A18857" w14:textId="57DBE6CE" w:rsidR="00096159" w:rsidRPr="00B00A38" w:rsidRDefault="00096159" w:rsidP="00A15C2E">
            <w:pPr>
              <w:pStyle w:val="BodyText"/>
            </w:pPr>
          </w:p>
        </w:tc>
        <w:tc>
          <w:tcPr>
            <w:tcW w:w="4528" w:type="dxa"/>
          </w:tcPr>
          <w:p w14:paraId="2FF85470" w14:textId="0C39054B" w:rsidR="00096159" w:rsidRPr="00B00A38" w:rsidRDefault="00096159" w:rsidP="00A15C2E">
            <w:pPr>
              <w:pStyle w:val="BodyText"/>
            </w:pPr>
            <w:r w:rsidRPr="00B00A38">
              <w:t>Patient Identity Cross-Reference Consumer</w:t>
            </w:r>
          </w:p>
        </w:tc>
        <w:tc>
          <w:tcPr>
            <w:tcW w:w="3117" w:type="dxa"/>
          </w:tcPr>
          <w:p w14:paraId="64CC1691" w14:textId="77777777" w:rsidR="00096159" w:rsidRPr="00B00A38" w:rsidRDefault="00096159" w:rsidP="00A15C2E">
            <w:pPr>
              <w:pStyle w:val="BodyText"/>
            </w:pPr>
          </w:p>
        </w:tc>
      </w:tr>
      <w:tr w:rsidR="00096159" w:rsidRPr="00B00A38" w14:paraId="545318EA" w14:textId="77777777" w:rsidTr="00872C1F">
        <w:tc>
          <w:tcPr>
            <w:tcW w:w="1705" w:type="dxa"/>
            <w:vMerge/>
          </w:tcPr>
          <w:p w14:paraId="53B35D28" w14:textId="0E50077E" w:rsidR="00096159" w:rsidRPr="00B00A38" w:rsidRDefault="00096159" w:rsidP="00A15C2E">
            <w:pPr>
              <w:pStyle w:val="BodyText"/>
            </w:pPr>
          </w:p>
        </w:tc>
        <w:tc>
          <w:tcPr>
            <w:tcW w:w="4528" w:type="dxa"/>
          </w:tcPr>
          <w:p w14:paraId="2309B90D" w14:textId="77777777" w:rsidR="00096159" w:rsidRPr="00B00A38" w:rsidRDefault="00096159" w:rsidP="00A15C2E">
            <w:pPr>
              <w:pStyle w:val="BodyText"/>
            </w:pPr>
            <w:r w:rsidRPr="00B00A38">
              <w:t>Patient Demographics Consumer</w:t>
            </w:r>
          </w:p>
        </w:tc>
        <w:tc>
          <w:tcPr>
            <w:tcW w:w="3117" w:type="dxa"/>
          </w:tcPr>
          <w:p w14:paraId="470CE251" w14:textId="77777777" w:rsidR="00096159" w:rsidRPr="00B00A38" w:rsidRDefault="00096159" w:rsidP="00A15C2E">
            <w:pPr>
              <w:pStyle w:val="BodyText"/>
            </w:pPr>
          </w:p>
        </w:tc>
      </w:tr>
      <w:tr w:rsidR="00EC3C6B" w:rsidRPr="00B00A38" w14:paraId="62D92B54" w14:textId="77777777" w:rsidTr="00872C1F">
        <w:tc>
          <w:tcPr>
            <w:tcW w:w="1705" w:type="dxa"/>
          </w:tcPr>
          <w:p w14:paraId="12EF9A88" w14:textId="77777777" w:rsidR="00EC3C6B" w:rsidRPr="00B00A38" w:rsidRDefault="00EC3C6B" w:rsidP="00A15C2E">
            <w:pPr>
              <w:pStyle w:val="BodyText"/>
            </w:pPr>
            <w:r w:rsidRPr="00B00A38">
              <w:t>SVCM</w:t>
            </w:r>
          </w:p>
        </w:tc>
        <w:tc>
          <w:tcPr>
            <w:tcW w:w="4528" w:type="dxa"/>
          </w:tcPr>
          <w:p w14:paraId="0D081EDD" w14:textId="05CB1AD1" w:rsidR="00EC3C6B" w:rsidRPr="00B00A38" w:rsidRDefault="00096159" w:rsidP="00A15C2E">
            <w:pPr>
              <w:pStyle w:val="BodyText"/>
            </w:pPr>
            <w:r w:rsidRPr="00B00A38">
              <w:t xml:space="preserve">Terminology </w:t>
            </w:r>
            <w:r w:rsidR="00EC3C6B" w:rsidRPr="00B00A38">
              <w:t>Consumer</w:t>
            </w:r>
          </w:p>
        </w:tc>
        <w:tc>
          <w:tcPr>
            <w:tcW w:w="3117" w:type="dxa"/>
          </w:tcPr>
          <w:p w14:paraId="0B94B465" w14:textId="77777777" w:rsidR="00EC3C6B" w:rsidRPr="00B00A38" w:rsidRDefault="00EC3C6B" w:rsidP="00A15C2E">
            <w:pPr>
              <w:pStyle w:val="BodyText"/>
            </w:pPr>
          </w:p>
        </w:tc>
      </w:tr>
      <w:tr w:rsidR="009163C5" w:rsidRPr="00B00A38" w14:paraId="7C8D85BD" w14:textId="77777777" w:rsidTr="00872C1F">
        <w:tc>
          <w:tcPr>
            <w:tcW w:w="1705" w:type="dxa"/>
            <w:vMerge w:val="restart"/>
          </w:tcPr>
          <w:p w14:paraId="40602EE6" w14:textId="77777777" w:rsidR="009163C5" w:rsidRPr="00B00A38" w:rsidRDefault="009163C5" w:rsidP="00707892">
            <w:pPr>
              <w:pStyle w:val="BodyText"/>
            </w:pPr>
            <w:r w:rsidRPr="00B00A38">
              <w:t>ATNA</w:t>
            </w:r>
          </w:p>
        </w:tc>
        <w:tc>
          <w:tcPr>
            <w:tcW w:w="4528" w:type="dxa"/>
            <w:vMerge w:val="restart"/>
          </w:tcPr>
          <w:p w14:paraId="44F41149" w14:textId="77777777" w:rsidR="009163C5" w:rsidRPr="00B00A38" w:rsidRDefault="009163C5" w:rsidP="00707892">
            <w:pPr>
              <w:pStyle w:val="BodyText"/>
            </w:pPr>
            <w:r w:rsidRPr="00B00A38">
              <w:t>Secure Node</w:t>
            </w:r>
          </w:p>
        </w:tc>
        <w:tc>
          <w:tcPr>
            <w:tcW w:w="3117" w:type="dxa"/>
          </w:tcPr>
          <w:p w14:paraId="6247EE4A" w14:textId="6CB72337" w:rsidR="009163C5" w:rsidRPr="00B00A38" w:rsidRDefault="009163C5" w:rsidP="00707892">
            <w:pPr>
              <w:pStyle w:val="BodyText"/>
            </w:pPr>
            <w:r w:rsidRPr="00B00A38">
              <w:t>STX: TLS 1.2 Floor using BCP195 Option</w:t>
            </w:r>
          </w:p>
        </w:tc>
      </w:tr>
      <w:tr w:rsidR="009163C5" w:rsidRPr="00B00A38" w14:paraId="3469F5B1" w14:textId="77777777" w:rsidTr="00872C1F">
        <w:tc>
          <w:tcPr>
            <w:tcW w:w="1705" w:type="dxa"/>
            <w:vMerge/>
          </w:tcPr>
          <w:p w14:paraId="79B93AE3" w14:textId="77777777" w:rsidR="009163C5" w:rsidRPr="00B00A38" w:rsidRDefault="009163C5" w:rsidP="009163C5">
            <w:pPr>
              <w:pStyle w:val="BodyText"/>
            </w:pPr>
          </w:p>
        </w:tc>
        <w:tc>
          <w:tcPr>
            <w:tcW w:w="4528" w:type="dxa"/>
            <w:vMerge/>
          </w:tcPr>
          <w:p w14:paraId="521512C5" w14:textId="77777777" w:rsidR="009163C5" w:rsidRPr="00B00A38" w:rsidRDefault="009163C5" w:rsidP="009163C5">
            <w:pPr>
              <w:pStyle w:val="BodyText"/>
            </w:pPr>
          </w:p>
        </w:tc>
        <w:tc>
          <w:tcPr>
            <w:tcW w:w="3117" w:type="dxa"/>
          </w:tcPr>
          <w:p w14:paraId="0D7DF699" w14:textId="23F5B6A2" w:rsidR="009163C5" w:rsidRPr="00B00A38" w:rsidRDefault="009163C5" w:rsidP="009163C5">
            <w:pPr>
              <w:pStyle w:val="BodyText"/>
            </w:pPr>
            <w:r w:rsidRPr="00B00A38">
              <w:t>ATX: FHIR Feed Option</w:t>
            </w:r>
          </w:p>
        </w:tc>
      </w:tr>
      <w:tr w:rsidR="009163C5" w:rsidRPr="00B00A38" w14:paraId="77D5E57E" w14:textId="77777777" w:rsidTr="00872C1F">
        <w:tc>
          <w:tcPr>
            <w:tcW w:w="1705" w:type="dxa"/>
          </w:tcPr>
          <w:p w14:paraId="5C50A356" w14:textId="77777777" w:rsidR="009163C5" w:rsidRPr="00B00A38" w:rsidRDefault="009163C5" w:rsidP="009163C5">
            <w:pPr>
              <w:pStyle w:val="BodyText"/>
            </w:pPr>
            <w:r w:rsidRPr="00B00A38">
              <w:t>IUA</w:t>
            </w:r>
          </w:p>
        </w:tc>
        <w:tc>
          <w:tcPr>
            <w:tcW w:w="4528" w:type="dxa"/>
          </w:tcPr>
          <w:p w14:paraId="1C9707DD" w14:textId="77777777" w:rsidR="009163C5" w:rsidRPr="00B00A38" w:rsidRDefault="009163C5" w:rsidP="009163C5">
            <w:pPr>
              <w:pStyle w:val="BodyText"/>
            </w:pPr>
            <w:r w:rsidRPr="00B00A38">
              <w:t>Authorization Client</w:t>
            </w:r>
          </w:p>
        </w:tc>
        <w:tc>
          <w:tcPr>
            <w:tcW w:w="3117" w:type="dxa"/>
          </w:tcPr>
          <w:p w14:paraId="69157928" w14:textId="77777777" w:rsidR="009163C5" w:rsidRPr="00B00A38" w:rsidRDefault="009163C5" w:rsidP="009163C5">
            <w:pPr>
              <w:pStyle w:val="BodyText"/>
            </w:pPr>
          </w:p>
        </w:tc>
      </w:tr>
      <w:tr w:rsidR="009163C5" w:rsidRPr="00B00A38" w14:paraId="15311713" w14:textId="77777777" w:rsidTr="00872C1F">
        <w:tc>
          <w:tcPr>
            <w:tcW w:w="1705" w:type="dxa"/>
          </w:tcPr>
          <w:p w14:paraId="63D21D8A" w14:textId="77777777" w:rsidR="009163C5" w:rsidRPr="00B00A38" w:rsidRDefault="009163C5" w:rsidP="009163C5">
            <w:pPr>
              <w:pStyle w:val="BodyText"/>
            </w:pPr>
            <w:r w:rsidRPr="00B00A38">
              <w:t>mCSD</w:t>
            </w:r>
          </w:p>
        </w:tc>
        <w:tc>
          <w:tcPr>
            <w:tcW w:w="4528" w:type="dxa"/>
          </w:tcPr>
          <w:p w14:paraId="0EC42043" w14:textId="77777777" w:rsidR="009163C5" w:rsidRPr="00B00A38" w:rsidRDefault="009163C5" w:rsidP="009163C5">
            <w:pPr>
              <w:pStyle w:val="BodyText"/>
            </w:pPr>
            <w:r w:rsidRPr="00B00A38">
              <w:t>Care Service Selective Consumer</w:t>
            </w:r>
          </w:p>
        </w:tc>
        <w:tc>
          <w:tcPr>
            <w:tcW w:w="3117" w:type="dxa"/>
          </w:tcPr>
          <w:p w14:paraId="151657C0" w14:textId="77777777" w:rsidR="009163C5" w:rsidRPr="00B00A38" w:rsidRDefault="009163C5" w:rsidP="009163C5">
            <w:pPr>
              <w:pStyle w:val="BodyText"/>
            </w:pPr>
          </w:p>
        </w:tc>
      </w:tr>
      <w:tr w:rsidR="009163C5" w:rsidRPr="00B00A38" w14:paraId="3CA92012" w14:textId="77777777" w:rsidTr="00872C1F">
        <w:tc>
          <w:tcPr>
            <w:tcW w:w="1705" w:type="dxa"/>
          </w:tcPr>
          <w:p w14:paraId="174F01D5" w14:textId="77777777" w:rsidR="009163C5" w:rsidRPr="00B00A38" w:rsidRDefault="009163C5" w:rsidP="009163C5">
            <w:pPr>
              <w:pStyle w:val="BodyText"/>
            </w:pPr>
            <w:r w:rsidRPr="00B00A38">
              <w:t>NPFS</w:t>
            </w:r>
          </w:p>
        </w:tc>
        <w:tc>
          <w:tcPr>
            <w:tcW w:w="4528" w:type="dxa"/>
          </w:tcPr>
          <w:p w14:paraId="4D05F842" w14:textId="77777777" w:rsidR="009163C5" w:rsidRPr="00B00A38" w:rsidRDefault="009163C5" w:rsidP="009163C5">
            <w:pPr>
              <w:pStyle w:val="BodyText"/>
            </w:pPr>
            <w:r w:rsidRPr="00B00A38">
              <w:t>File Consumer</w:t>
            </w:r>
          </w:p>
        </w:tc>
        <w:tc>
          <w:tcPr>
            <w:tcW w:w="3117" w:type="dxa"/>
          </w:tcPr>
          <w:p w14:paraId="7911D86F" w14:textId="77777777" w:rsidR="009163C5" w:rsidRPr="00B00A38" w:rsidRDefault="009163C5" w:rsidP="009163C5">
            <w:pPr>
              <w:pStyle w:val="BodyText"/>
            </w:pPr>
          </w:p>
        </w:tc>
      </w:tr>
    </w:tbl>
    <w:p w14:paraId="665A18CD" w14:textId="29766BCE" w:rsidR="000B152D" w:rsidRPr="00B00A38" w:rsidRDefault="000B152D">
      <w:pPr>
        <w:pStyle w:val="BodyText"/>
      </w:pPr>
    </w:p>
    <w:p w14:paraId="3F1296ED" w14:textId="026E0AD2" w:rsidR="000B152D" w:rsidRPr="00B00A38" w:rsidRDefault="000B152D" w:rsidP="000B152D">
      <w:pPr>
        <w:pStyle w:val="Heading4"/>
        <w:rPr>
          <w:noProof w:val="0"/>
        </w:rPr>
      </w:pPr>
      <w:bookmarkStart w:id="374" w:name="_Toc34294226"/>
      <w:r w:rsidRPr="00B00A38">
        <w:rPr>
          <w:noProof w:val="0"/>
        </w:rPr>
        <w:t xml:space="preserve">X.6.2.3 </w:t>
      </w:r>
      <w:r w:rsidR="003D7A49" w:rsidRPr="00B00A38">
        <w:rPr>
          <w:noProof w:val="0"/>
        </w:rPr>
        <w:t>System that consumes clinical data elements</w:t>
      </w:r>
      <w:r w:rsidRPr="00B00A38">
        <w:rPr>
          <w:noProof w:val="0"/>
        </w:rPr>
        <w:t xml:space="preserve"> Systems Design</w:t>
      </w:r>
      <w:bookmarkEnd w:id="374"/>
    </w:p>
    <w:p w14:paraId="5D60B789" w14:textId="2DE1B187" w:rsidR="000B152D" w:rsidRPr="00B00A38" w:rsidRDefault="00707892" w:rsidP="000B152D">
      <w:pPr>
        <w:pStyle w:val="BodyText"/>
      </w:pPr>
      <w:r w:rsidRPr="00B00A38">
        <w:t xml:space="preserve">This system can consume data elements using the QEDm </w:t>
      </w:r>
      <w:r w:rsidR="00742032">
        <w:t>Profile</w:t>
      </w:r>
      <w:r w:rsidRPr="00B00A38">
        <w:t xml:space="preserve"> that have been extracted from the documents published in the MHDS by way of the mXDE </w:t>
      </w:r>
      <w:r w:rsidR="00742032">
        <w:t>Profile</w:t>
      </w:r>
      <w:r w:rsidRPr="00B00A38">
        <w:t xml:space="preserve">. </w:t>
      </w:r>
      <w:r w:rsidR="009163C5" w:rsidRPr="00B00A38">
        <w:t xml:space="preserve">The other actors shown are there to support this primary function. </w:t>
      </w:r>
      <w:r w:rsidRPr="00B00A38">
        <w:t>Further details can be found in the referenced profiles.</w:t>
      </w:r>
    </w:p>
    <w:p w14:paraId="20AA7E30" w14:textId="016C1562" w:rsidR="00EC3C6B" w:rsidRPr="00B00A38" w:rsidRDefault="003D7A49" w:rsidP="00A15C2E">
      <w:pPr>
        <w:pStyle w:val="TableTitle"/>
      </w:pPr>
      <w:r w:rsidRPr="00B00A38">
        <w:lastRenderedPageBreak/>
        <w:t>System that consumes clinical data elements - Inte</w:t>
      </w:r>
      <w:r w:rsidR="000B152D" w:rsidRPr="00B00A38">
        <w:t>gration Statement</w:t>
      </w:r>
    </w:p>
    <w:tbl>
      <w:tblPr>
        <w:tblStyle w:val="TableGrid"/>
        <w:tblW w:w="0" w:type="auto"/>
        <w:tblLook w:val="04A0" w:firstRow="1" w:lastRow="0" w:firstColumn="1" w:lastColumn="0" w:noHBand="0" w:noVBand="1"/>
      </w:tblPr>
      <w:tblGrid>
        <w:gridCol w:w="1615"/>
        <w:gridCol w:w="3510"/>
        <w:gridCol w:w="4225"/>
      </w:tblGrid>
      <w:tr w:rsidR="00EC3C6B" w:rsidRPr="00B00A38" w14:paraId="5C382656" w14:textId="77777777" w:rsidTr="00872C1F">
        <w:trPr>
          <w:cantSplit/>
          <w:tblHeader/>
        </w:trPr>
        <w:tc>
          <w:tcPr>
            <w:tcW w:w="1615" w:type="dxa"/>
            <w:shd w:val="clear" w:color="auto" w:fill="D0CECE" w:themeFill="background2" w:themeFillShade="E6"/>
          </w:tcPr>
          <w:p w14:paraId="47B7B840" w14:textId="77777777" w:rsidR="00EC3C6B" w:rsidRPr="00B00A38" w:rsidRDefault="00EC3C6B" w:rsidP="00A15C2E">
            <w:pPr>
              <w:pStyle w:val="TableEntryHeader"/>
            </w:pPr>
            <w:r w:rsidRPr="00B00A38">
              <w:t>Profiles Implemented</w:t>
            </w:r>
          </w:p>
        </w:tc>
        <w:tc>
          <w:tcPr>
            <w:tcW w:w="3510" w:type="dxa"/>
            <w:shd w:val="clear" w:color="auto" w:fill="D0CECE" w:themeFill="background2" w:themeFillShade="E6"/>
          </w:tcPr>
          <w:p w14:paraId="6E244DA8" w14:textId="77777777" w:rsidR="00EC3C6B" w:rsidRPr="00B00A38" w:rsidRDefault="00EC3C6B" w:rsidP="00A15C2E">
            <w:pPr>
              <w:pStyle w:val="TableEntryHeader"/>
            </w:pPr>
            <w:r w:rsidRPr="00B00A38">
              <w:t>Actors Implemented</w:t>
            </w:r>
          </w:p>
        </w:tc>
        <w:tc>
          <w:tcPr>
            <w:tcW w:w="4225" w:type="dxa"/>
            <w:shd w:val="clear" w:color="auto" w:fill="D0CECE" w:themeFill="background2" w:themeFillShade="E6"/>
          </w:tcPr>
          <w:p w14:paraId="01C42124" w14:textId="77777777" w:rsidR="00EC3C6B" w:rsidRPr="00B00A38" w:rsidRDefault="00EC3C6B" w:rsidP="00A15C2E">
            <w:pPr>
              <w:pStyle w:val="TableEntryHeader"/>
            </w:pPr>
            <w:r w:rsidRPr="00B00A38">
              <w:t>Options Implemented</w:t>
            </w:r>
          </w:p>
        </w:tc>
      </w:tr>
      <w:tr w:rsidR="00EC3C6B" w:rsidRPr="00B00A38" w14:paraId="4EB778CA" w14:textId="77777777" w:rsidTr="00872C1F">
        <w:tc>
          <w:tcPr>
            <w:tcW w:w="1615" w:type="dxa"/>
          </w:tcPr>
          <w:p w14:paraId="71239D4A" w14:textId="34A41678" w:rsidR="00EC3C6B" w:rsidRPr="00B00A38" w:rsidRDefault="00EA4C56" w:rsidP="00A15C2E">
            <w:pPr>
              <w:pStyle w:val="BodyText"/>
            </w:pPr>
            <w:r w:rsidRPr="00B00A38">
              <w:t>QEDm</w:t>
            </w:r>
          </w:p>
        </w:tc>
        <w:tc>
          <w:tcPr>
            <w:tcW w:w="3510" w:type="dxa"/>
          </w:tcPr>
          <w:p w14:paraId="7E560DE0" w14:textId="153CEF33" w:rsidR="00EC3C6B" w:rsidRPr="00B00A38" w:rsidRDefault="00EA4C56" w:rsidP="00A15C2E">
            <w:pPr>
              <w:pStyle w:val="BodyText"/>
            </w:pPr>
            <w:r w:rsidRPr="00B00A38">
              <w:t>Clinical Data Consumer</w:t>
            </w:r>
          </w:p>
        </w:tc>
        <w:tc>
          <w:tcPr>
            <w:tcW w:w="4225" w:type="dxa"/>
          </w:tcPr>
          <w:p w14:paraId="465F3D17" w14:textId="77777777" w:rsidR="00EC3C6B" w:rsidRPr="00B00A38" w:rsidRDefault="00EC3C6B" w:rsidP="00A15C2E">
            <w:pPr>
              <w:pStyle w:val="BodyText"/>
            </w:pPr>
          </w:p>
        </w:tc>
      </w:tr>
      <w:tr w:rsidR="00EA4C56" w:rsidRPr="00B00A38" w14:paraId="7561240A" w14:textId="77777777" w:rsidTr="00872C1F">
        <w:tc>
          <w:tcPr>
            <w:tcW w:w="1615" w:type="dxa"/>
          </w:tcPr>
          <w:p w14:paraId="055FCF3F" w14:textId="5DAE5A78" w:rsidR="00EA4C56" w:rsidRPr="00B00A38" w:rsidRDefault="00EA4C56" w:rsidP="00A15C2E">
            <w:pPr>
              <w:pStyle w:val="BodyText"/>
            </w:pPr>
            <w:r w:rsidRPr="00B00A38">
              <w:t>MHD</w:t>
            </w:r>
          </w:p>
        </w:tc>
        <w:tc>
          <w:tcPr>
            <w:tcW w:w="3510" w:type="dxa"/>
          </w:tcPr>
          <w:p w14:paraId="479E4AED" w14:textId="30383A2E" w:rsidR="00EA4C56" w:rsidRPr="00B00A38" w:rsidRDefault="00EA4C56" w:rsidP="00A15C2E">
            <w:pPr>
              <w:pStyle w:val="BodyText"/>
            </w:pPr>
            <w:r w:rsidRPr="00B00A38">
              <w:t>Document Consumer</w:t>
            </w:r>
          </w:p>
        </w:tc>
        <w:tc>
          <w:tcPr>
            <w:tcW w:w="4225" w:type="dxa"/>
          </w:tcPr>
          <w:p w14:paraId="1EAD31ED" w14:textId="77777777" w:rsidR="00EA4C56" w:rsidRPr="00B00A38" w:rsidRDefault="00EA4C56" w:rsidP="00A15C2E">
            <w:pPr>
              <w:pStyle w:val="BodyText"/>
            </w:pPr>
          </w:p>
        </w:tc>
      </w:tr>
      <w:tr w:rsidR="00EC3C6B" w:rsidRPr="00B00A38" w14:paraId="61AD5C19" w14:textId="77777777" w:rsidTr="00872C1F">
        <w:tc>
          <w:tcPr>
            <w:tcW w:w="1615" w:type="dxa"/>
          </w:tcPr>
          <w:p w14:paraId="6FA1CAA0" w14:textId="77777777" w:rsidR="00EC3C6B" w:rsidRPr="00B00A38" w:rsidRDefault="00EC3C6B" w:rsidP="00A15C2E">
            <w:pPr>
              <w:pStyle w:val="BodyText"/>
            </w:pPr>
            <w:r w:rsidRPr="00B00A38">
              <w:t>CT</w:t>
            </w:r>
          </w:p>
        </w:tc>
        <w:tc>
          <w:tcPr>
            <w:tcW w:w="3510" w:type="dxa"/>
          </w:tcPr>
          <w:p w14:paraId="2CE755E3" w14:textId="77777777" w:rsidR="00EC3C6B" w:rsidRPr="00B00A38" w:rsidRDefault="00EC3C6B" w:rsidP="00A15C2E">
            <w:pPr>
              <w:pStyle w:val="BodyText"/>
            </w:pPr>
            <w:r w:rsidRPr="00B00A38">
              <w:t>Time Client</w:t>
            </w:r>
          </w:p>
        </w:tc>
        <w:tc>
          <w:tcPr>
            <w:tcW w:w="4225" w:type="dxa"/>
          </w:tcPr>
          <w:p w14:paraId="41D69F62" w14:textId="77777777" w:rsidR="00EC3C6B" w:rsidRPr="00B00A38" w:rsidRDefault="00EC3C6B" w:rsidP="00A15C2E">
            <w:pPr>
              <w:pStyle w:val="BodyText"/>
            </w:pPr>
          </w:p>
        </w:tc>
      </w:tr>
      <w:tr w:rsidR="00096159" w:rsidRPr="00B00A38" w14:paraId="60810212" w14:textId="77777777" w:rsidTr="00872C1F">
        <w:tc>
          <w:tcPr>
            <w:tcW w:w="1615" w:type="dxa"/>
            <w:vMerge w:val="restart"/>
          </w:tcPr>
          <w:p w14:paraId="7A6E406A" w14:textId="77777777" w:rsidR="00096159" w:rsidRPr="00B00A38" w:rsidRDefault="00096159" w:rsidP="00A15C2E">
            <w:pPr>
              <w:pStyle w:val="BodyText"/>
            </w:pPr>
            <w:r w:rsidRPr="00B00A38">
              <w:t>PMIR</w:t>
            </w:r>
          </w:p>
          <w:p w14:paraId="72AA0E54" w14:textId="6E8F1864" w:rsidR="00096159" w:rsidRPr="00B00A38" w:rsidRDefault="00096159" w:rsidP="00A15C2E">
            <w:pPr>
              <w:pStyle w:val="BodyText"/>
            </w:pPr>
          </w:p>
          <w:p w14:paraId="52B321B1" w14:textId="02A79BCF" w:rsidR="00096159" w:rsidRPr="00B00A38" w:rsidRDefault="00096159" w:rsidP="00A15C2E">
            <w:pPr>
              <w:pStyle w:val="BodyText"/>
            </w:pPr>
          </w:p>
        </w:tc>
        <w:tc>
          <w:tcPr>
            <w:tcW w:w="3510" w:type="dxa"/>
          </w:tcPr>
          <w:p w14:paraId="3D2071BF" w14:textId="77777777" w:rsidR="00096159" w:rsidRPr="00B00A38" w:rsidRDefault="00096159" w:rsidP="00A15C2E">
            <w:pPr>
              <w:pStyle w:val="BodyText"/>
            </w:pPr>
            <w:r w:rsidRPr="00B00A38">
              <w:t>Patient Identity Source</w:t>
            </w:r>
          </w:p>
        </w:tc>
        <w:tc>
          <w:tcPr>
            <w:tcW w:w="4225" w:type="dxa"/>
          </w:tcPr>
          <w:p w14:paraId="20B87C30" w14:textId="77777777" w:rsidR="00096159" w:rsidRPr="00B00A38" w:rsidRDefault="00096159" w:rsidP="00A15C2E">
            <w:pPr>
              <w:pStyle w:val="BodyText"/>
            </w:pPr>
          </w:p>
        </w:tc>
      </w:tr>
      <w:tr w:rsidR="00096159" w:rsidRPr="00B00A38" w14:paraId="3AA7CB3D" w14:textId="77777777" w:rsidTr="00872C1F">
        <w:tc>
          <w:tcPr>
            <w:tcW w:w="1615" w:type="dxa"/>
            <w:vMerge/>
          </w:tcPr>
          <w:p w14:paraId="50395510" w14:textId="7AFA968B" w:rsidR="00096159" w:rsidRPr="00B00A38" w:rsidRDefault="00096159" w:rsidP="00A15C2E">
            <w:pPr>
              <w:pStyle w:val="BodyText"/>
            </w:pPr>
          </w:p>
        </w:tc>
        <w:tc>
          <w:tcPr>
            <w:tcW w:w="3510" w:type="dxa"/>
          </w:tcPr>
          <w:p w14:paraId="42812F90" w14:textId="2D68271E" w:rsidR="00096159" w:rsidRPr="00B00A38" w:rsidRDefault="00096159" w:rsidP="00A15C2E">
            <w:pPr>
              <w:pStyle w:val="BodyText"/>
            </w:pPr>
            <w:r w:rsidRPr="00B00A38">
              <w:t>Patient Identity Cross-Reference Consumer</w:t>
            </w:r>
          </w:p>
        </w:tc>
        <w:tc>
          <w:tcPr>
            <w:tcW w:w="4225" w:type="dxa"/>
          </w:tcPr>
          <w:p w14:paraId="710A7E9A" w14:textId="77777777" w:rsidR="00096159" w:rsidRPr="00B00A38" w:rsidRDefault="00096159" w:rsidP="00A15C2E">
            <w:pPr>
              <w:pStyle w:val="BodyText"/>
            </w:pPr>
          </w:p>
        </w:tc>
      </w:tr>
      <w:tr w:rsidR="00096159" w:rsidRPr="00B00A38" w14:paraId="4CDB474A" w14:textId="77777777" w:rsidTr="00872C1F">
        <w:tc>
          <w:tcPr>
            <w:tcW w:w="1615" w:type="dxa"/>
            <w:vMerge/>
          </w:tcPr>
          <w:p w14:paraId="522CAF36" w14:textId="59406CF9" w:rsidR="00096159" w:rsidRPr="00B00A38" w:rsidRDefault="00096159" w:rsidP="00A15C2E">
            <w:pPr>
              <w:pStyle w:val="BodyText"/>
            </w:pPr>
          </w:p>
        </w:tc>
        <w:tc>
          <w:tcPr>
            <w:tcW w:w="3510" w:type="dxa"/>
          </w:tcPr>
          <w:p w14:paraId="174A9278" w14:textId="77777777" w:rsidR="00096159" w:rsidRPr="00B00A38" w:rsidRDefault="00096159" w:rsidP="00A15C2E">
            <w:pPr>
              <w:pStyle w:val="BodyText"/>
            </w:pPr>
            <w:r w:rsidRPr="00B00A38">
              <w:t>Patient Demographics Consumer</w:t>
            </w:r>
          </w:p>
        </w:tc>
        <w:tc>
          <w:tcPr>
            <w:tcW w:w="4225" w:type="dxa"/>
          </w:tcPr>
          <w:p w14:paraId="22E1D5FE" w14:textId="77777777" w:rsidR="00096159" w:rsidRPr="00B00A38" w:rsidRDefault="00096159" w:rsidP="00A15C2E">
            <w:pPr>
              <w:pStyle w:val="BodyText"/>
            </w:pPr>
          </w:p>
        </w:tc>
      </w:tr>
      <w:tr w:rsidR="00EC3C6B" w:rsidRPr="00B00A38" w14:paraId="72AA648D" w14:textId="77777777" w:rsidTr="00872C1F">
        <w:tc>
          <w:tcPr>
            <w:tcW w:w="1615" w:type="dxa"/>
          </w:tcPr>
          <w:p w14:paraId="134ACFCE" w14:textId="77777777" w:rsidR="00EC3C6B" w:rsidRPr="00B00A38" w:rsidRDefault="00EC3C6B" w:rsidP="00A15C2E">
            <w:pPr>
              <w:pStyle w:val="BodyText"/>
            </w:pPr>
            <w:r w:rsidRPr="00B00A38">
              <w:t>SVCM</w:t>
            </w:r>
          </w:p>
        </w:tc>
        <w:tc>
          <w:tcPr>
            <w:tcW w:w="3510" w:type="dxa"/>
          </w:tcPr>
          <w:p w14:paraId="3812D738" w14:textId="77777777" w:rsidR="00EC3C6B" w:rsidRPr="00B00A38" w:rsidRDefault="00EC3C6B" w:rsidP="00A15C2E">
            <w:pPr>
              <w:pStyle w:val="BodyText"/>
            </w:pPr>
            <w:r w:rsidRPr="00B00A38">
              <w:t>Consumer</w:t>
            </w:r>
          </w:p>
        </w:tc>
        <w:tc>
          <w:tcPr>
            <w:tcW w:w="4225" w:type="dxa"/>
          </w:tcPr>
          <w:p w14:paraId="45D760D3" w14:textId="77777777" w:rsidR="00EC3C6B" w:rsidRPr="00B00A38" w:rsidRDefault="00EC3C6B" w:rsidP="00A15C2E">
            <w:pPr>
              <w:pStyle w:val="BodyText"/>
            </w:pPr>
          </w:p>
        </w:tc>
      </w:tr>
      <w:tr w:rsidR="00707892" w:rsidRPr="00B00A38" w14:paraId="7F2F1C03" w14:textId="77777777" w:rsidTr="00872C1F">
        <w:tc>
          <w:tcPr>
            <w:tcW w:w="1615" w:type="dxa"/>
            <w:vMerge w:val="restart"/>
          </w:tcPr>
          <w:p w14:paraId="0DE076A1" w14:textId="77777777" w:rsidR="00707892" w:rsidRPr="00B00A38" w:rsidRDefault="00707892" w:rsidP="00707892">
            <w:pPr>
              <w:pStyle w:val="BodyText"/>
            </w:pPr>
            <w:r w:rsidRPr="00B00A38">
              <w:t>ATNA</w:t>
            </w:r>
          </w:p>
        </w:tc>
        <w:tc>
          <w:tcPr>
            <w:tcW w:w="3510" w:type="dxa"/>
            <w:vMerge w:val="restart"/>
          </w:tcPr>
          <w:p w14:paraId="7733A646" w14:textId="77777777" w:rsidR="00707892" w:rsidRPr="00B00A38" w:rsidRDefault="00707892" w:rsidP="00707892">
            <w:pPr>
              <w:pStyle w:val="BodyText"/>
            </w:pPr>
            <w:r w:rsidRPr="00B00A38">
              <w:t>Secure Node</w:t>
            </w:r>
          </w:p>
        </w:tc>
        <w:tc>
          <w:tcPr>
            <w:tcW w:w="4225" w:type="dxa"/>
          </w:tcPr>
          <w:p w14:paraId="137EB695" w14:textId="162749AE" w:rsidR="00707892" w:rsidRPr="00B00A38" w:rsidRDefault="00707892" w:rsidP="00707892">
            <w:pPr>
              <w:pStyle w:val="BodyText"/>
            </w:pPr>
            <w:r w:rsidRPr="00B00A38">
              <w:t>STX: TLS 1.2 Floor using BCP195 Option</w:t>
            </w:r>
          </w:p>
        </w:tc>
      </w:tr>
      <w:tr w:rsidR="00707892" w:rsidRPr="00B00A38" w14:paraId="1514E767" w14:textId="77777777" w:rsidTr="00872C1F">
        <w:tc>
          <w:tcPr>
            <w:tcW w:w="1615" w:type="dxa"/>
            <w:vMerge/>
          </w:tcPr>
          <w:p w14:paraId="09ACD5E4" w14:textId="77777777" w:rsidR="00707892" w:rsidRPr="00B00A38" w:rsidRDefault="00707892" w:rsidP="00707892">
            <w:pPr>
              <w:pStyle w:val="BodyText"/>
            </w:pPr>
          </w:p>
        </w:tc>
        <w:tc>
          <w:tcPr>
            <w:tcW w:w="3510" w:type="dxa"/>
            <w:vMerge/>
          </w:tcPr>
          <w:p w14:paraId="469641DA" w14:textId="77777777" w:rsidR="00707892" w:rsidRPr="00B00A38" w:rsidRDefault="00707892" w:rsidP="00707892">
            <w:pPr>
              <w:pStyle w:val="BodyText"/>
            </w:pPr>
          </w:p>
        </w:tc>
        <w:tc>
          <w:tcPr>
            <w:tcW w:w="4225" w:type="dxa"/>
          </w:tcPr>
          <w:p w14:paraId="0D69209D" w14:textId="5FC72836" w:rsidR="00707892" w:rsidRPr="00B00A38" w:rsidRDefault="00707892" w:rsidP="00707892">
            <w:pPr>
              <w:pStyle w:val="BodyText"/>
            </w:pPr>
            <w:r w:rsidRPr="00B00A38">
              <w:t>ATX: FHIR Feed Option</w:t>
            </w:r>
          </w:p>
        </w:tc>
      </w:tr>
      <w:tr w:rsidR="00707892" w:rsidRPr="00B00A38" w14:paraId="02F483F2" w14:textId="77777777" w:rsidTr="00872C1F">
        <w:tc>
          <w:tcPr>
            <w:tcW w:w="1615" w:type="dxa"/>
          </w:tcPr>
          <w:p w14:paraId="4D528D89" w14:textId="77777777" w:rsidR="00707892" w:rsidRPr="00B00A38" w:rsidRDefault="00707892" w:rsidP="00707892">
            <w:pPr>
              <w:pStyle w:val="BodyText"/>
            </w:pPr>
            <w:r w:rsidRPr="00B00A38">
              <w:t>IUA</w:t>
            </w:r>
          </w:p>
        </w:tc>
        <w:tc>
          <w:tcPr>
            <w:tcW w:w="3510" w:type="dxa"/>
          </w:tcPr>
          <w:p w14:paraId="730C90B7" w14:textId="77777777" w:rsidR="00707892" w:rsidRPr="00B00A38" w:rsidRDefault="00707892" w:rsidP="00707892">
            <w:pPr>
              <w:pStyle w:val="BodyText"/>
            </w:pPr>
            <w:r w:rsidRPr="00B00A38">
              <w:t>Authorization Client</w:t>
            </w:r>
          </w:p>
        </w:tc>
        <w:tc>
          <w:tcPr>
            <w:tcW w:w="4225" w:type="dxa"/>
          </w:tcPr>
          <w:p w14:paraId="4418B56A" w14:textId="77777777" w:rsidR="00707892" w:rsidRPr="00B00A38" w:rsidRDefault="00707892" w:rsidP="00707892">
            <w:pPr>
              <w:pStyle w:val="BodyText"/>
            </w:pPr>
          </w:p>
        </w:tc>
      </w:tr>
      <w:tr w:rsidR="00707892" w:rsidRPr="00B00A38" w14:paraId="62B9F420" w14:textId="77777777" w:rsidTr="00872C1F">
        <w:tc>
          <w:tcPr>
            <w:tcW w:w="1615" w:type="dxa"/>
          </w:tcPr>
          <w:p w14:paraId="7976859F" w14:textId="77777777" w:rsidR="00707892" w:rsidRPr="00B00A38" w:rsidRDefault="00707892" w:rsidP="00707892">
            <w:pPr>
              <w:pStyle w:val="BodyText"/>
            </w:pPr>
            <w:r w:rsidRPr="00B00A38">
              <w:t>mCSD</w:t>
            </w:r>
          </w:p>
        </w:tc>
        <w:tc>
          <w:tcPr>
            <w:tcW w:w="3510" w:type="dxa"/>
          </w:tcPr>
          <w:p w14:paraId="52F11322" w14:textId="77777777" w:rsidR="00707892" w:rsidRPr="00B00A38" w:rsidRDefault="00707892" w:rsidP="00707892">
            <w:pPr>
              <w:pStyle w:val="BodyText"/>
            </w:pPr>
            <w:r w:rsidRPr="00B00A38">
              <w:t>Care Service Selective Consumer</w:t>
            </w:r>
          </w:p>
        </w:tc>
        <w:tc>
          <w:tcPr>
            <w:tcW w:w="4225" w:type="dxa"/>
          </w:tcPr>
          <w:p w14:paraId="0577DF30" w14:textId="77777777" w:rsidR="00707892" w:rsidRPr="00B00A38" w:rsidRDefault="00707892" w:rsidP="00707892">
            <w:pPr>
              <w:pStyle w:val="BodyText"/>
            </w:pPr>
          </w:p>
        </w:tc>
      </w:tr>
      <w:tr w:rsidR="00707892" w:rsidRPr="00B00A38" w14:paraId="2112EBE3" w14:textId="77777777" w:rsidTr="00872C1F">
        <w:tc>
          <w:tcPr>
            <w:tcW w:w="1615" w:type="dxa"/>
          </w:tcPr>
          <w:p w14:paraId="12D7589A" w14:textId="77777777" w:rsidR="00707892" w:rsidRPr="00B00A38" w:rsidRDefault="00707892" w:rsidP="00707892">
            <w:pPr>
              <w:pStyle w:val="BodyText"/>
            </w:pPr>
            <w:r w:rsidRPr="00B00A38">
              <w:t>NPFS</w:t>
            </w:r>
          </w:p>
        </w:tc>
        <w:tc>
          <w:tcPr>
            <w:tcW w:w="3510" w:type="dxa"/>
          </w:tcPr>
          <w:p w14:paraId="6A6ED1C7" w14:textId="77777777" w:rsidR="00707892" w:rsidRPr="00B00A38" w:rsidRDefault="00707892" w:rsidP="00707892">
            <w:pPr>
              <w:pStyle w:val="BodyText"/>
            </w:pPr>
            <w:r w:rsidRPr="00B00A38">
              <w:t>File Consumer</w:t>
            </w:r>
          </w:p>
        </w:tc>
        <w:tc>
          <w:tcPr>
            <w:tcW w:w="4225" w:type="dxa"/>
          </w:tcPr>
          <w:p w14:paraId="3872A439" w14:textId="77777777" w:rsidR="00707892" w:rsidRPr="00B00A38" w:rsidRDefault="00707892" w:rsidP="00707892">
            <w:pPr>
              <w:pStyle w:val="BodyText"/>
            </w:pPr>
          </w:p>
        </w:tc>
      </w:tr>
    </w:tbl>
    <w:p w14:paraId="1D0BDC13" w14:textId="77777777" w:rsidR="000B152D" w:rsidRPr="00B00A38" w:rsidRDefault="000B152D">
      <w:pPr>
        <w:pStyle w:val="BodyText"/>
      </w:pPr>
    </w:p>
    <w:p w14:paraId="6F4B5AFD" w14:textId="2002425E" w:rsidR="000B152D" w:rsidRPr="00B00A38" w:rsidRDefault="003D7A49" w:rsidP="003D7A49">
      <w:pPr>
        <w:pStyle w:val="Heading4"/>
        <w:rPr>
          <w:noProof w:val="0"/>
        </w:rPr>
      </w:pPr>
      <w:bookmarkStart w:id="375" w:name="_Toc34294227"/>
      <w:r w:rsidRPr="00B00A38">
        <w:rPr>
          <w:noProof w:val="0"/>
        </w:rPr>
        <w:t>X.6.2.4 Central Infrastructure as a single system</w:t>
      </w:r>
      <w:bookmarkEnd w:id="375"/>
    </w:p>
    <w:p w14:paraId="04F63C69" w14:textId="466463FB" w:rsidR="004B7FEA" w:rsidRPr="00B00A38" w:rsidRDefault="009163C5" w:rsidP="00AF7E1E">
      <w:pPr>
        <w:pStyle w:val="BodyText"/>
      </w:pPr>
      <w:r w:rsidRPr="00B00A38">
        <w:t>This is a system that contains all of the Central Infrastructure defined in MHDS as supporting services. These actors do not need to be combined into one system. This combined system is provided for informational purposes.</w:t>
      </w:r>
    </w:p>
    <w:p w14:paraId="461B5AA1" w14:textId="77777777" w:rsidR="00AF7E1E" w:rsidRPr="00B00A38" w:rsidRDefault="00AF7E1E" w:rsidP="00872C1F">
      <w:pPr>
        <w:pStyle w:val="TableTitle"/>
      </w:pPr>
      <w:r w:rsidRPr="00B00A38">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00A38" w14:paraId="7BD0D17F" w14:textId="77777777" w:rsidTr="0026298B">
        <w:trPr>
          <w:tblHeader/>
        </w:trPr>
        <w:tc>
          <w:tcPr>
            <w:tcW w:w="1594" w:type="dxa"/>
            <w:shd w:val="clear" w:color="auto" w:fill="D0CECE" w:themeFill="background2" w:themeFillShade="E6"/>
          </w:tcPr>
          <w:p w14:paraId="22709DA5" w14:textId="77777777" w:rsidR="00AF7E1E" w:rsidRPr="00B00A38" w:rsidRDefault="00AF7E1E" w:rsidP="00A15C2E">
            <w:pPr>
              <w:pStyle w:val="TableEntryHeader"/>
            </w:pPr>
            <w:r w:rsidRPr="00B00A38">
              <w:t>Profiles Implemented</w:t>
            </w:r>
          </w:p>
        </w:tc>
        <w:tc>
          <w:tcPr>
            <w:tcW w:w="3127" w:type="dxa"/>
            <w:shd w:val="clear" w:color="auto" w:fill="D0CECE" w:themeFill="background2" w:themeFillShade="E6"/>
          </w:tcPr>
          <w:p w14:paraId="555C7D89" w14:textId="77777777" w:rsidR="00AF7E1E" w:rsidRPr="00B00A38" w:rsidRDefault="00AF7E1E" w:rsidP="00A15C2E">
            <w:pPr>
              <w:pStyle w:val="TableEntryHeader"/>
            </w:pPr>
            <w:r w:rsidRPr="00B00A38">
              <w:t>Actors Implemented</w:t>
            </w:r>
          </w:p>
        </w:tc>
        <w:tc>
          <w:tcPr>
            <w:tcW w:w="4629" w:type="dxa"/>
            <w:shd w:val="clear" w:color="auto" w:fill="D0CECE" w:themeFill="background2" w:themeFillShade="E6"/>
          </w:tcPr>
          <w:p w14:paraId="5848CC41" w14:textId="77777777" w:rsidR="00AF7E1E" w:rsidRPr="00B00A38" w:rsidRDefault="00AF7E1E" w:rsidP="00A15C2E">
            <w:pPr>
              <w:pStyle w:val="TableEntryHeader"/>
            </w:pPr>
            <w:r w:rsidRPr="00B00A38">
              <w:t>Options Implemented</w:t>
            </w:r>
          </w:p>
        </w:tc>
      </w:tr>
      <w:tr w:rsidR="00AF7E1E" w:rsidRPr="00B00A38" w14:paraId="06A24143" w14:textId="77777777" w:rsidTr="0026298B">
        <w:tc>
          <w:tcPr>
            <w:tcW w:w="1594" w:type="dxa"/>
            <w:vMerge w:val="restart"/>
          </w:tcPr>
          <w:p w14:paraId="1501E6F5" w14:textId="77777777" w:rsidR="00AF7E1E" w:rsidRPr="00B00A38" w:rsidRDefault="00AF7E1E" w:rsidP="00A15C2E">
            <w:pPr>
              <w:pStyle w:val="BodyText"/>
            </w:pPr>
            <w:r w:rsidRPr="00B00A38">
              <w:t>MHDS</w:t>
            </w:r>
          </w:p>
        </w:tc>
        <w:tc>
          <w:tcPr>
            <w:tcW w:w="3127" w:type="dxa"/>
            <w:vMerge w:val="restart"/>
          </w:tcPr>
          <w:p w14:paraId="0505F530" w14:textId="77777777" w:rsidR="00AF7E1E" w:rsidRPr="00B00A38" w:rsidRDefault="00AF7E1E" w:rsidP="00A15C2E">
            <w:pPr>
              <w:pStyle w:val="BodyText"/>
            </w:pPr>
            <w:r w:rsidRPr="00B00A38">
              <w:t>Document Registry</w:t>
            </w:r>
          </w:p>
        </w:tc>
        <w:tc>
          <w:tcPr>
            <w:tcW w:w="4629" w:type="dxa"/>
          </w:tcPr>
          <w:p w14:paraId="509BDE0C" w14:textId="77777777" w:rsidR="00AF7E1E" w:rsidRPr="00B00A38" w:rsidRDefault="00AF7E1E" w:rsidP="00A15C2E">
            <w:pPr>
              <w:pStyle w:val="BodyText"/>
            </w:pPr>
            <w:r w:rsidRPr="00B00A38">
              <w:t>Authorization Option</w:t>
            </w:r>
          </w:p>
        </w:tc>
      </w:tr>
      <w:tr w:rsidR="00AF7E1E" w:rsidRPr="00B00A38" w14:paraId="77A23575" w14:textId="77777777" w:rsidTr="0026298B">
        <w:tc>
          <w:tcPr>
            <w:tcW w:w="1594" w:type="dxa"/>
            <w:vMerge/>
          </w:tcPr>
          <w:p w14:paraId="19AE6515" w14:textId="77777777" w:rsidR="00AF7E1E" w:rsidRPr="00B00A38" w:rsidRDefault="00AF7E1E" w:rsidP="00A15C2E">
            <w:pPr>
              <w:pStyle w:val="BodyText"/>
            </w:pPr>
          </w:p>
        </w:tc>
        <w:tc>
          <w:tcPr>
            <w:tcW w:w="3127" w:type="dxa"/>
            <w:vMerge/>
          </w:tcPr>
          <w:p w14:paraId="5268A3E1" w14:textId="77777777" w:rsidR="00AF7E1E" w:rsidRPr="00B00A38" w:rsidRDefault="00AF7E1E" w:rsidP="00A15C2E">
            <w:pPr>
              <w:pStyle w:val="BodyText"/>
            </w:pPr>
          </w:p>
        </w:tc>
        <w:tc>
          <w:tcPr>
            <w:tcW w:w="4629" w:type="dxa"/>
          </w:tcPr>
          <w:p w14:paraId="1363D2FF" w14:textId="77777777" w:rsidR="00AF7E1E" w:rsidRPr="00B00A38" w:rsidRDefault="00AF7E1E" w:rsidP="00A15C2E">
            <w:pPr>
              <w:pStyle w:val="BodyText"/>
            </w:pPr>
            <w:r w:rsidRPr="00B00A38">
              <w:t>Consent Manager Option</w:t>
            </w:r>
          </w:p>
        </w:tc>
      </w:tr>
      <w:tr w:rsidR="00AF7E1E" w:rsidRPr="00B00A38" w14:paraId="5027AA04" w14:textId="77777777" w:rsidTr="0026298B">
        <w:tc>
          <w:tcPr>
            <w:tcW w:w="1594" w:type="dxa"/>
            <w:vMerge/>
          </w:tcPr>
          <w:p w14:paraId="24E9CBE2" w14:textId="77777777" w:rsidR="00AF7E1E" w:rsidRPr="00B00A38" w:rsidRDefault="00AF7E1E" w:rsidP="00AF7E1E">
            <w:pPr>
              <w:pStyle w:val="BodyText"/>
              <w:shd w:val="clear" w:color="auto" w:fill="FFFFFF" w:themeFill="background1"/>
            </w:pPr>
          </w:p>
        </w:tc>
        <w:tc>
          <w:tcPr>
            <w:tcW w:w="3127" w:type="dxa"/>
            <w:vMerge/>
          </w:tcPr>
          <w:p w14:paraId="383F52AD" w14:textId="77777777" w:rsidR="00AF7E1E" w:rsidRPr="00B00A38" w:rsidRDefault="00AF7E1E" w:rsidP="00AF7E1E">
            <w:pPr>
              <w:pStyle w:val="BodyText"/>
              <w:shd w:val="clear" w:color="auto" w:fill="FFFFFF" w:themeFill="background1"/>
            </w:pPr>
          </w:p>
        </w:tc>
        <w:tc>
          <w:tcPr>
            <w:tcW w:w="4629" w:type="dxa"/>
          </w:tcPr>
          <w:p w14:paraId="70538BD0" w14:textId="731101D4" w:rsidR="00AF7E1E" w:rsidRPr="00B00A38" w:rsidRDefault="00096159" w:rsidP="00A15C2E">
            <w:pPr>
              <w:pStyle w:val="BodyText"/>
            </w:pPr>
            <w:r w:rsidRPr="00B00A38">
              <w:t>UnContained</w:t>
            </w:r>
            <w:r w:rsidR="00AF7E1E" w:rsidRPr="00B00A38">
              <w:t xml:space="preserve"> Option</w:t>
            </w:r>
          </w:p>
        </w:tc>
      </w:tr>
      <w:tr w:rsidR="00AF7E1E" w:rsidRPr="00B00A38" w14:paraId="47461401" w14:textId="77777777" w:rsidTr="0026298B">
        <w:tc>
          <w:tcPr>
            <w:tcW w:w="1594" w:type="dxa"/>
            <w:vMerge/>
          </w:tcPr>
          <w:p w14:paraId="3B5A16A2" w14:textId="77777777" w:rsidR="00AF7E1E" w:rsidRPr="00B00A38" w:rsidRDefault="00AF7E1E" w:rsidP="00AF7E1E">
            <w:pPr>
              <w:pStyle w:val="BodyText"/>
              <w:shd w:val="clear" w:color="auto" w:fill="FFFFFF" w:themeFill="background1"/>
            </w:pPr>
          </w:p>
        </w:tc>
        <w:tc>
          <w:tcPr>
            <w:tcW w:w="3127" w:type="dxa"/>
            <w:vMerge/>
          </w:tcPr>
          <w:p w14:paraId="0A2320A4" w14:textId="77777777" w:rsidR="00AF7E1E" w:rsidRPr="00B00A38" w:rsidRDefault="00AF7E1E" w:rsidP="00A15C2E">
            <w:pPr>
              <w:pStyle w:val="BodyText"/>
            </w:pPr>
          </w:p>
        </w:tc>
        <w:tc>
          <w:tcPr>
            <w:tcW w:w="4629" w:type="dxa"/>
          </w:tcPr>
          <w:p w14:paraId="00A7FA9D" w14:textId="77777777" w:rsidR="00AF7E1E" w:rsidRPr="00B00A38" w:rsidRDefault="00AF7E1E" w:rsidP="00A15C2E">
            <w:pPr>
              <w:pStyle w:val="BodyText"/>
            </w:pPr>
            <w:r w:rsidRPr="00B00A38">
              <w:t>SVCM Validation Option</w:t>
            </w:r>
          </w:p>
        </w:tc>
      </w:tr>
      <w:tr w:rsidR="00AF7E1E" w:rsidRPr="00B00A38" w14:paraId="1856A4E5" w14:textId="77777777" w:rsidTr="0026298B">
        <w:tc>
          <w:tcPr>
            <w:tcW w:w="1594" w:type="dxa"/>
          </w:tcPr>
          <w:p w14:paraId="667A4254" w14:textId="145C6928" w:rsidR="00AF7E1E" w:rsidRPr="00B00A38" w:rsidRDefault="00AF7E1E" w:rsidP="00A15C2E">
            <w:pPr>
              <w:pStyle w:val="BodyText"/>
            </w:pPr>
            <w:r w:rsidRPr="00B00A38">
              <w:t>MHD</w:t>
            </w:r>
          </w:p>
        </w:tc>
        <w:tc>
          <w:tcPr>
            <w:tcW w:w="3127" w:type="dxa"/>
          </w:tcPr>
          <w:p w14:paraId="7B4F7F42" w14:textId="77777777" w:rsidR="00AF7E1E" w:rsidRPr="00B00A38" w:rsidRDefault="00AF7E1E" w:rsidP="00A15C2E">
            <w:pPr>
              <w:pStyle w:val="BodyText"/>
            </w:pPr>
            <w:r w:rsidRPr="00B00A38">
              <w:t>Document Responder</w:t>
            </w:r>
          </w:p>
        </w:tc>
        <w:tc>
          <w:tcPr>
            <w:tcW w:w="4629" w:type="dxa"/>
          </w:tcPr>
          <w:p w14:paraId="33D1F2A6" w14:textId="77777777" w:rsidR="00AF7E1E" w:rsidRPr="00B00A38" w:rsidRDefault="00AF7E1E" w:rsidP="00A15C2E">
            <w:pPr>
              <w:pStyle w:val="BodyText"/>
            </w:pPr>
          </w:p>
        </w:tc>
      </w:tr>
      <w:tr w:rsidR="00AF7E1E" w:rsidRPr="00B00A38" w14:paraId="2C839D99" w14:textId="77777777" w:rsidTr="0026298B">
        <w:tc>
          <w:tcPr>
            <w:tcW w:w="1594" w:type="dxa"/>
          </w:tcPr>
          <w:p w14:paraId="4F00AFD2" w14:textId="383AD642" w:rsidR="00AF7E1E" w:rsidRPr="00B00A38" w:rsidRDefault="00AF7E1E" w:rsidP="00A15C2E">
            <w:pPr>
              <w:pStyle w:val="BodyText"/>
            </w:pPr>
            <w:r w:rsidRPr="00B00A38">
              <w:t>MHD</w:t>
            </w:r>
          </w:p>
        </w:tc>
        <w:tc>
          <w:tcPr>
            <w:tcW w:w="3127" w:type="dxa"/>
          </w:tcPr>
          <w:p w14:paraId="6865E1D4" w14:textId="77777777" w:rsidR="00AF7E1E" w:rsidRPr="00B00A38" w:rsidRDefault="00AF7E1E" w:rsidP="00A15C2E">
            <w:pPr>
              <w:pStyle w:val="BodyText"/>
            </w:pPr>
            <w:r w:rsidRPr="00B00A38">
              <w:t>Document Recipient</w:t>
            </w:r>
          </w:p>
        </w:tc>
        <w:tc>
          <w:tcPr>
            <w:tcW w:w="4629" w:type="dxa"/>
          </w:tcPr>
          <w:p w14:paraId="27957A5A" w14:textId="77777777" w:rsidR="00AF7E1E" w:rsidRPr="00B00A38" w:rsidRDefault="00AF7E1E" w:rsidP="00A15C2E">
            <w:pPr>
              <w:pStyle w:val="BodyText"/>
            </w:pPr>
          </w:p>
        </w:tc>
      </w:tr>
      <w:tr w:rsidR="00AF7E1E" w:rsidRPr="00B00A38" w14:paraId="568531AC" w14:textId="77777777" w:rsidTr="0026298B">
        <w:tc>
          <w:tcPr>
            <w:tcW w:w="1594" w:type="dxa"/>
          </w:tcPr>
          <w:p w14:paraId="5041B453" w14:textId="443A7AB1" w:rsidR="00AF7E1E" w:rsidRPr="00B00A38" w:rsidRDefault="00AF7E1E" w:rsidP="00A15C2E">
            <w:pPr>
              <w:pStyle w:val="BodyText"/>
            </w:pPr>
            <w:r w:rsidRPr="00B00A38">
              <w:lastRenderedPageBreak/>
              <w:t>PMIR</w:t>
            </w:r>
          </w:p>
        </w:tc>
        <w:tc>
          <w:tcPr>
            <w:tcW w:w="3127" w:type="dxa"/>
          </w:tcPr>
          <w:p w14:paraId="03AFA168" w14:textId="77777777" w:rsidR="00AF7E1E" w:rsidRPr="00B00A38" w:rsidRDefault="00AF7E1E" w:rsidP="00A15C2E">
            <w:pPr>
              <w:pStyle w:val="BodyText"/>
            </w:pPr>
            <w:r w:rsidRPr="00B00A38">
              <w:t>Patient Identity Consumer</w:t>
            </w:r>
          </w:p>
        </w:tc>
        <w:tc>
          <w:tcPr>
            <w:tcW w:w="4629" w:type="dxa"/>
          </w:tcPr>
          <w:p w14:paraId="03CFD0AD" w14:textId="77777777" w:rsidR="00AF7E1E" w:rsidRPr="00B00A38" w:rsidRDefault="00AF7E1E" w:rsidP="00A15C2E">
            <w:pPr>
              <w:pStyle w:val="BodyText"/>
            </w:pPr>
          </w:p>
        </w:tc>
      </w:tr>
      <w:tr w:rsidR="00AF7E1E" w:rsidRPr="00B00A38" w14:paraId="4CB14C1A" w14:textId="77777777" w:rsidTr="0026298B">
        <w:tc>
          <w:tcPr>
            <w:tcW w:w="1594" w:type="dxa"/>
          </w:tcPr>
          <w:p w14:paraId="4ECF6F7F" w14:textId="1281B48A" w:rsidR="00AF7E1E" w:rsidRPr="00B00A38" w:rsidRDefault="00AF7E1E" w:rsidP="00A15C2E">
            <w:pPr>
              <w:pStyle w:val="BodyText"/>
            </w:pPr>
            <w:r w:rsidRPr="00B00A38">
              <w:t>CT</w:t>
            </w:r>
          </w:p>
        </w:tc>
        <w:tc>
          <w:tcPr>
            <w:tcW w:w="3127" w:type="dxa"/>
          </w:tcPr>
          <w:p w14:paraId="06F53714" w14:textId="77777777" w:rsidR="00AF7E1E" w:rsidRPr="00B00A38" w:rsidRDefault="00AF7E1E" w:rsidP="00A15C2E">
            <w:pPr>
              <w:pStyle w:val="BodyText"/>
            </w:pPr>
            <w:r w:rsidRPr="00B00A38">
              <w:t>Time Client</w:t>
            </w:r>
          </w:p>
        </w:tc>
        <w:tc>
          <w:tcPr>
            <w:tcW w:w="4629" w:type="dxa"/>
          </w:tcPr>
          <w:p w14:paraId="084EA8E0" w14:textId="77777777" w:rsidR="00AF7E1E" w:rsidRPr="00B00A38" w:rsidRDefault="00AF7E1E" w:rsidP="00A15C2E">
            <w:pPr>
              <w:pStyle w:val="BodyText"/>
            </w:pPr>
          </w:p>
        </w:tc>
      </w:tr>
      <w:tr w:rsidR="005B3FC5" w:rsidRPr="00B00A38" w14:paraId="48F758FC" w14:textId="77777777" w:rsidTr="0026298B">
        <w:tc>
          <w:tcPr>
            <w:tcW w:w="1594" w:type="dxa"/>
            <w:vMerge w:val="restart"/>
          </w:tcPr>
          <w:p w14:paraId="48C15A29" w14:textId="47BF0A72" w:rsidR="005B3FC5" w:rsidRPr="00B00A38" w:rsidRDefault="005B3FC5" w:rsidP="00A15C2E">
            <w:pPr>
              <w:pStyle w:val="BodyText"/>
            </w:pPr>
            <w:r w:rsidRPr="00B00A38">
              <w:t>SV</w:t>
            </w:r>
            <w:ins w:id="376" w:author="John Moehrke" w:date="2020-05-03T20:02:00Z">
              <w:r>
                <w:t>C</w:t>
              </w:r>
            </w:ins>
            <w:del w:id="377" w:author="John Moehrke" w:date="2020-05-03T20:02:00Z">
              <w:r w:rsidRPr="00B00A38" w:rsidDel="005B3FC5">
                <w:delText>S</w:delText>
              </w:r>
            </w:del>
            <w:r w:rsidRPr="00B00A38">
              <w:t>M</w:t>
            </w:r>
          </w:p>
        </w:tc>
        <w:tc>
          <w:tcPr>
            <w:tcW w:w="3127" w:type="dxa"/>
          </w:tcPr>
          <w:p w14:paraId="3CACB322" w14:textId="53D396E0" w:rsidR="005B3FC5" w:rsidRPr="00B00A38" w:rsidRDefault="005B3FC5" w:rsidP="00A15C2E">
            <w:pPr>
              <w:pStyle w:val="BodyText"/>
            </w:pPr>
            <w:r w:rsidRPr="00B00A38">
              <w:t>Terminology Consumer</w:t>
            </w:r>
          </w:p>
        </w:tc>
        <w:tc>
          <w:tcPr>
            <w:tcW w:w="4629" w:type="dxa"/>
          </w:tcPr>
          <w:p w14:paraId="4860E9D5" w14:textId="77777777" w:rsidR="005B3FC5" w:rsidRPr="00B00A38" w:rsidRDefault="005B3FC5" w:rsidP="00A15C2E">
            <w:pPr>
              <w:pStyle w:val="BodyText"/>
            </w:pPr>
          </w:p>
        </w:tc>
      </w:tr>
      <w:tr w:rsidR="005B3FC5" w:rsidRPr="00B00A38" w14:paraId="5A14D5AA" w14:textId="77777777" w:rsidTr="0026298B">
        <w:trPr>
          <w:ins w:id="378" w:author="John Moehrke" w:date="2020-05-03T20:01:00Z"/>
        </w:trPr>
        <w:tc>
          <w:tcPr>
            <w:tcW w:w="1594" w:type="dxa"/>
            <w:vMerge/>
          </w:tcPr>
          <w:p w14:paraId="4FEC3494" w14:textId="77777777" w:rsidR="005B3FC5" w:rsidRPr="00B00A38" w:rsidRDefault="005B3FC5" w:rsidP="00A15C2E">
            <w:pPr>
              <w:pStyle w:val="BodyText"/>
              <w:rPr>
                <w:ins w:id="379" w:author="John Moehrke" w:date="2020-05-03T20:01:00Z"/>
              </w:rPr>
            </w:pPr>
          </w:p>
        </w:tc>
        <w:tc>
          <w:tcPr>
            <w:tcW w:w="3127" w:type="dxa"/>
          </w:tcPr>
          <w:p w14:paraId="33A9EADB" w14:textId="4276FA78" w:rsidR="005B3FC5" w:rsidRPr="00B00A38" w:rsidRDefault="005B3FC5" w:rsidP="00A15C2E">
            <w:pPr>
              <w:pStyle w:val="BodyText"/>
              <w:rPr>
                <w:ins w:id="380" w:author="John Moehrke" w:date="2020-05-03T20:01:00Z"/>
              </w:rPr>
            </w:pPr>
            <w:ins w:id="381" w:author="John Moehrke" w:date="2020-05-03T20:02:00Z">
              <w:r>
                <w:t xml:space="preserve">Terminology </w:t>
              </w:r>
            </w:ins>
            <w:ins w:id="382" w:author="John Moehrke" w:date="2020-05-03T20:03:00Z">
              <w:r>
                <w:t>Repository</w:t>
              </w:r>
            </w:ins>
          </w:p>
        </w:tc>
        <w:tc>
          <w:tcPr>
            <w:tcW w:w="4629" w:type="dxa"/>
          </w:tcPr>
          <w:p w14:paraId="18A3AC47" w14:textId="77777777" w:rsidR="005B3FC5" w:rsidRPr="00B00A38" w:rsidRDefault="005B3FC5" w:rsidP="00A15C2E">
            <w:pPr>
              <w:pStyle w:val="BodyText"/>
              <w:rPr>
                <w:ins w:id="383" w:author="John Moehrke" w:date="2020-05-03T20:01:00Z"/>
              </w:rPr>
            </w:pPr>
          </w:p>
        </w:tc>
      </w:tr>
      <w:tr w:rsidR="00096159" w:rsidRPr="00B00A38" w14:paraId="6C8D0F8C" w14:textId="77777777" w:rsidTr="0026298B">
        <w:tc>
          <w:tcPr>
            <w:tcW w:w="1594" w:type="dxa"/>
            <w:vMerge w:val="restart"/>
          </w:tcPr>
          <w:p w14:paraId="541D95C2" w14:textId="03D73BA5" w:rsidR="00096159" w:rsidRPr="00B00A38" w:rsidRDefault="00096159" w:rsidP="00A15C2E">
            <w:pPr>
              <w:pStyle w:val="BodyText"/>
            </w:pPr>
            <w:r w:rsidRPr="00B00A38">
              <w:t>IUA</w:t>
            </w:r>
          </w:p>
        </w:tc>
        <w:tc>
          <w:tcPr>
            <w:tcW w:w="3127" w:type="dxa"/>
          </w:tcPr>
          <w:p w14:paraId="0E0727FE" w14:textId="77777777" w:rsidR="00096159" w:rsidRPr="00B00A38" w:rsidRDefault="00096159" w:rsidP="00A15C2E">
            <w:pPr>
              <w:pStyle w:val="BodyText"/>
            </w:pPr>
            <w:r w:rsidRPr="00B00A38">
              <w:t>Resource Server</w:t>
            </w:r>
          </w:p>
        </w:tc>
        <w:tc>
          <w:tcPr>
            <w:tcW w:w="4629" w:type="dxa"/>
          </w:tcPr>
          <w:p w14:paraId="4396000F" w14:textId="77777777" w:rsidR="00096159" w:rsidRPr="00B00A38" w:rsidRDefault="00096159" w:rsidP="00A15C2E">
            <w:pPr>
              <w:pStyle w:val="BodyText"/>
            </w:pPr>
          </w:p>
        </w:tc>
      </w:tr>
      <w:tr w:rsidR="00096159" w:rsidRPr="00B00A38" w14:paraId="2ED4627D" w14:textId="77777777" w:rsidTr="0026298B">
        <w:tc>
          <w:tcPr>
            <w:tcW w:w="1594" w:type="dxa"/>
            <w:vMerge/>
          </w:tcPr>
          <w:p w14:paraId="53D6472B" w14:textId="77777777" w:rsidR="00096159" w:rsidRPr="00B00A38" w:rsidRDefault="00096159" w:rsidP="00A15C2E">
            <w:pPr>
              <w:pStyle w:val="BodyText"/>
            </w:pPr>
          </w:p>
        </w:tc>
        <w:tc>
          <w:tcPr>
            <w:tcW w:w="3127" w:type="dxa"/>
          </w:tcPr>
          <w:p w14:paraId="5E751051" w14:textId="45E57E6B" w:rsidR="00096159" w:rsidRPr="00B00A38" w:rsidRDefault="00096159" w:rsidP="00A15C2E">
            <w:pPr>
              <w:pStyle w:val="BodyText"/>
            </w:pPr>
            <w:r w:rsidRPr="00B00A38">
              <w:t>Authorization Server</w:t>
            </w:r>
          </w:p>
        </w:tc>
        <w:tc>
          <w:tcPr>
            <w:tcW w:w="4629" w:type="dxa"/>
          </w:tcPr>
          <w:p w14:paraId="4BFFC925" w14:textId="77777777" w:rsidR="00096159" w:rsidRPr="00B00A38" w:rsidRDefault="00096159" w:rsidP="00A15C2E">
            <w:pPr>
              <w:pStyle w:val="BodyText"/>
            </w:pPr>
          </w:p>
        </w:tc>
      </w:tr>
      <w:tr w:rsidR="00AF7E1E" w:rsidRPr="00B00A38" w14:paraId="65483C03" w14:textId="77777777" w:rsidTr="0026298B">
        <w:tc>
          <w:tcPr>
            <w:tcW w:w="1594" w:type="dxa"/>
            <w:vMerge w:val="restart"/>
          </w:tcPr>
          <w:p w14:paraId="7A9A4E5D" w14:textId="7317DCCA" w:rsidR="00AF7E1E" w:rsidRPr="00B00A38" w:rsidRDefault="00AF7E1E" w:rsidP="00A15C2E">
            <w:pPr>
              <w:pStyle w:val="BodyText"/>
            </w:pPr>
            <w:r w:rsidRPr="00B00A38">
              <w:t>ATNA</w:t>
            </w:r>
          </w:p>
        </w:tc>
        <w:tc>
          <w:tcPr>
            <w:tcW w:w="3127" w:type="dxa"/>
            <w:vMerge w:val="restart"/>
          </w:tcPr>
          <w:p w14:paraId="0CBD4431" w14:textId="77777777" w:rsidR="00AF7E1E" w:rsidRPr="00B00A38" w:rsidRDefault="00AF7E1E" w:rsidP="00A15C2E">
            <w:pPr>
              <w:pStyle w:val="BodyText"/>
            </w:pPr>
            <w:r w:rsidRPr="00B00A38">
              <w:t>Secure Node</w:t>
            </w:r>
          </w:p>
        </w:tc>
        <w:tc>
          <w:tcPr>
            <w:tcW w:w="4629" w:type="dxa"/>
          </w:tcPr>
          <w:p w14:paraId="53EDCFC3" w14:textId="77777777" w:rsidR="00AF7E1E" w:rsidRPr="00B00A38" w:rsidRDefault="00AF7E1E" w:rsidP="00A15C2E">
            <w:pPr>
              <w:pStyle w:val="BodyText"/>
            </w:pPr>
            <w:r w:rsidRPr="00B00A38">
              <w:t>STX: TLS 1.0 Floor with AES Option</w:t>
            </w:r>
          </w:p>
        </w:tc>
      </w:tr>
      <w:tr w:rsidR="00AF7E1E" w:rsidRPr="00B00A38" w14:paraId="6A11AD26" w14:textId="77777777" w:rsidTr="0026298B">
        <w:tc>
          <w:tcPr>
            <w:tcW w:w="1594" w:type="dxa"/>
            <w:vMerge/>
          </w:tcPr>
          <w:p w14:paraId="1F332691" w14:textId="77777777" w:rsidR="00AF7E1E" w:rsidRPr="00B00A38" w:rsidRDefault="00AF7E1E" w:rsidP="00AF7E1E">
            <w:pPr>
              <w:pStyle w:val="BodyText"/>
              <w:shd w:val="clear" w:color="auto" w:fill="FFFFFF" w:themeFill="background1"/>
            </w:pPr>
          </w:p>
        </w:tc>
        <w:tc>
          <w:tcPr>
            <w:tcW w:w="3127" w:type="dxa"/>
            <w:vMerge/>
          </w:tcPr>
          <w:p w14:paraId="085B5C99" w14:textId="77777777" w:rsidR="00AF7E1E" w:rsidRPr="00B00A38" w:rsidRDefault="00AF7E1E" w:rsidP="00A15C2E">
            <w:pPr>
              <w:pStyle w:val="BodyText"/>
            </w:pPr>
          </w:p>
        </w:tc>
        <w:tc>
          <w:tcPr>
            <w:tcW w:w="4629" w:type="dxa"/>
          </w:tcPr>
          <w:p w14:paraId="33FC1DD8" w14:textId="77777777" w:rsidR="00AF7E1E" w:rsidRPr="00B00A38" w:rsidRDefault="00AF7E1E" w:rsidP="00A15C2E">
            <w:pPr>
              <w:pStyle w:val="BodyText"/>
            </w:pPr>
            <w:r w:rsidRPr="00B00A38">
              <w:t>STX: TLS 1.0 Floor using BCP195 Option</w:t>
            </w:r>
          </w:p>
        </w:tc>
      </w:tr>
      <w:tr w:rsidR="00AF7E1E" w:rsidRPr="00B00A38" w14:paraId="1FF79AF0" w14:textId="77777777" w:rsidTr="0026298B">
        <w:tc>
          <w:tcPr>
            <w:tcW w:w="1594" w:type="dxa"/>
            <w:vMerge/>
          </w:tcPr>
          <w:p w14:paraId="432C8829" w14:textId="77777777" w:rsidR="00AF7E1E" w:rsidRPr="00B00A38" w:rsidRDefault="00AF7E1E" w:rsidP="00AF7E1E">
            <w:pPr>
              <w:pStyle w:val="BodyText"/>
              <w:shd w:val="clear" w:color="auto" w:fill="FFFFFF" w:themeFill="background1"/>
            </w:pPr>
          </w:p>
        </w:tc>
        <w:tc>
          <w:tcPr>
            <w:tcW w:w="3127" w:type="dxa"/>
            <w:vMerge/>
          </w:tcPr>
          <w:p w14:paraId="1E706251" w14:textId="77777777" w:rsidR="00AF7E1E" w:rsidRPr="00B00A38" w:rsidRDefault="00AF7E1E" w:rsidP="00A15C2E">
            <w:pPr>
              <w:pStyle w:val="BodyText"/>
            </w:pPr>
          </w:p>
        </w:tc>
        <w:tc>
          <w:tcPr>
            <w:tcW w:w="4629" w:type="dxa"/>
          </w:tcPr>
          <w:p w14:paraId="58787399" w14:textId="77777777" w:rsidR="00AF7E1E" w:rsidRPr="00B00A38" w:rsidRDefault="00AF7E1E" w:rsidP="00A15C2E">
            <w:pPr>
              <w:pStyle w:val="BodyText"/>
            </w:pPr>
            <w:r w:rsidRPr="00B00A38">
              <w:t>STX: TLS 1.2 Floor using BCP195 Option</w:t>
            </w:r>
          </w:p>
        </w:tc>
      </w:tr>
      <w:tr w:rsidR="00AF7E1E" w:rsidRPr="00B00A38" w14:paraId="4A29877E" w14:textId="77777777" w:rsidTr="0026298B">
        <w:tc>
          <w:tcPr>
            <w:tcW w:w="1594" w:type="dxa"/>
            <w:vMerge/>
          </w:tcPr>
          <w:p w14:paraId="78FFA14E" w14:textId="77777777" w:rsidR="00AF7E1E" w:rsidRPr="00B00A38" w:rsidRDefault="00AF7E1E" w:rsidP="00AF7E1E">
            <w:pPr>
              <w:pStyle w:val="BodyText"/>
              <w:shd w:val="clear" w:color="auto" w:fill="FFFFFF" w:themeFill="background1"/>
            </w:pPr>
          </w:p>
        </w:tc>
        <w:tc>
          <w:tcPr>
            <w:tcW w:w="3127" w:type="dxa"/>
            <w:vMerge/>
          </w:tcPr>
          <w:p w14:paraId="01DC2F6A" w14:textId="77777777" w:rsidR="00AF7E1E" w:rsidRPr="00B00A38" w:rsidRDefault="00AF7E1E" w:rsidP="00A15C2E">
            <w:pPr>
              <w:pStyle w:val="BodyText"/>
            </w:pPr>
          </w:p>
        </w:tc>
        <w:tc>
          <w:tcPr>
            <w:tcW w:w="4629" w:type="dxa"/>
          </w:tcPr>
          <w:p w14:paraId="7713B592" w14:textId="77777777" w:rsidR="00AF7E1E" w:rsidRPr="00B00A38" w:rsidRDefault="00AF7E1E" w:rsidP="00A15C2E">
            <w:pPr>
              <w:pStyle w:val="BodyText"/>
            </w:pPr>
            <w:r w:rsidRPr="00B00A38">
              <w:t>ATX: FHIR Feed Option</w:t>
            </w:r>
          </w:p>
        </w:tc>
      </w:tr>
      <w:tr w:rsidR="00AF7E1E" w:rsidRPr="00B00A38" w14:paraId="5CDCDD09" w14:textId="77777777" w:rsidTr="0026298B">
        <w:tc>
          <w:tcPr>
            <w:tcW w:w="1594" w:type="dxa"/>
          </w:tcPr>
          <w:p w14:paraId="363FDB72" w14:textId="757E25E5" w:rsidR="00AF7E1E" w:rsidRPr="00B00A38" w:rsidRDefault="00AF7E1E" w:rsidP="00A15C2E">
            <w:pPr>
              <w:pStyle w:val="BodyText"/>
            </w:pPr>
            <w:r w:rsidRPr="00B00A38">
              <w:t>BPPC</w:t>
            </w:r>
          </w:p>
        </w:tc>
        <w:tc>
          <w:tcPr>
            <w:tcW w:w="3127" w:type="dxa"/>
          </w:tcPr>
          <w:p w14:paraId="4AD262C1" w14:textId="77777777" w:rsidR="00AF7E1E" w:rsidRPr="00B00A38" w:rsidRDefault="00AF7E1E" w:rsidP="00A15C2E">
            <w:pPr>
              <w:pStyle w:val="BodyText"/>
            </w:pPr>
            <w:r w:rsidRPr="00B00A38">
              <w:t>Content Consumer</w:t>
            </w:r>
          </w:p>
        </w:tc>
        <w:tc>
          <w:tcPr>
            <w:tcW w:w="4629" w:type="dxa"/>
          </w:tcPr>
          <w:p w14:paraId="042364C0" w14:textId="77777777" w:rsidR="00AF7E1E" w:rsidRPr="00B00A38" w:rsidRDefault="00AF7E1E" w:rsidP="00A15C2E">
            <w:pPr>
              <w:pStyle w:val="BodyText"/>
            </w:pPr>
          </w:p>
        </w:tc>
      </w:tr>
      <w:tr w:rsidR="00AF7E1E" w:rsidRPr="00B00A38" w14:paraId="71FBB3E8" w14:textId="77777777" w:rsidTr="0026298B">
        <w:tc>
          <w:tcPr>
            <w:tcW w:w="1594" w:type="dxa"/>
          </w:tcPr>
          <w:p w14:paraId="20188075" w14:textId="77777777" w:rsidR="00AF7E1E" w:rsidRPr="00B00A38" w:rsidRDefault="00AF7E1E" w:rsidP="00A15C2E">
            <w:pPr>
              <w:pStyle w:val="BodyText"/>
            </w:pPr>
            <w:r w:rsidRPr="00B00A38">
              <w:t>CT</w:t>
            </w:r>
          </w:p>
        </w:tc>
        <w:tc>
          <w:tcPr>
            <w:tcW w:w="3127" w:type="dxa"/>
          </w:tcPr>
          <w:p w14:paraId="6704C857" w14:textId="77777777" w:rsidR="00AF7E1E" w:rsidRPr="00B00A38" w:rsidRDefault="00AF7E1E" w:rsidP="00A15C2E">
            <w:pPr>
              <w:pStyle w:val="BodyText"/>
            </w:pPr>
            <w:r w:rsidRPr="00B00A38">
              <w:t>Time Server</w:t>
            </w:r>
          </w:p>
        </w:tc>
        <w:tc>
          <w:tcPr>
            <w:tcW w:w="4629" w:type="dxa"/>
          </w:tcPr>
          <w:p w14:paraId="3D86A884" w14:textId="77777777" w:rsidR="00AF7E1E" w:rsidRPr="00B00A38" w:rsidRDefault="00AF7E1E" w:rsidP="00A15C2E">
            <w:pPr>
              <w:pStyle w:val="BodyText"/>
            </w:pPr>
          </w:p>
        </w:tc>
      </w:tr>
      <w:tr w:rsidR="00096159" w:rsidRPr="00B00A38" w14:paraId="04129723" w14:textId="77777777" w:rsidTr="0026298B">
        <w:tc>
          <w:tcPr>
            <w:tcW w:w="1594" w:type="dxa"/>
          </w:tcPr>
          <w:p w14:paraId="3450A1DE" w14:textId="77777777" w:rsidR="00096159" w:rsidRPr="00B00A38" w:rsidRDefault="00096159" w:rsidP="00A15C2E">
            <w:pPr>
              <w:pStyle w:val="BodyText"/>
            </w:pPr>
            <w:r w:rsidRPr="00B00A38">
              <w:t>PMIR</w:t>
            </w:r>
          </w:p>
          <w:p w14:paraId="145E9499" w14:textId="14506D0C" w:rsidR="00096159" w:rsidRPr="00B00A38" w:rsidRDefault="00096159" w:rsidP="00A15C2E">
            <w:pPr>
              <w:pStyle w:val="BodyText"/>
            </w:pPr>
          </w:p>
          <w:p w14:paraId="6031B0F5" w14:textId="6C7412FD" w:rsidR="00096159" w:rsidRPr="00B00A38" w:rsidRDefault="00096159" w:rsidP="00A15C2E">
            <w:pPr>
              <w:pStyle w:val="BodyText"/>
            </w:pPr>
          </w:p>
        </w:tc>
        <w:tc>
          <w:tcPr>
            <w:tcW w:w="3127" w:type="dxa"/>
          </w:tcPr>
          <w:p w14:paraId="6D5E9393" w14:textId="33851FAC" w:rsidR="00096159" w:rsidRPr="00B00A38" w:rsidRDefault="00096159" w:rsidP="00A15C2E">
            <w:pPr>
              <w:pStyle w:val="BodyText"/>
            </w:pPr>
            <w:r w:rsidRPr="00B00A38">
              <w:t>Patient Identity Manager</w:t>
            </w:r>
          </w:p>
        </w:tc>
        <w:tc>
          <w:tcPr>
            <w:tcW w:w="4629" w:type="dxa"/>
          </w:tcPr>
          <w:p w14:paraId="60504FCF" w14:textId="77777777" w:rsidR="00096159" w:rsidRPr="00B00A38" w:rsidRDefault="00096159" w:rsidP="00A15C2E">
            <w:pPr>
              <w:pStyle w:val="BodyText"/>
            </w:pPr>
          </w:p>
        </w:tc>
      </w:tr>
      <w:tr w:rsidR="00AF7E1E" w:rsidRPr="00B00A38" w:rsidDel="005B3FC5" w14:paraId="6D7DAC3C" w14:textId="39EC6E29" w:rsidTr="0026298B">
        <w:trPr>
          <w:del w:id="384" w:author="John Moehrke" w:date="2020-05-03T20:02:00Z"/>
        </w:trPr>
        <w:tc>
          <w:tcPr>
            <w:tcW w:w="1594" w:type="dxa"/>
          </w:tcPr>
          <w:p w14:paraId="4035E3F6" w14:textId="5B003B46" w:rsidR="00AF7E1E" w:rsidRPr="00B00A38" w:rsidDel="005B3FC5" w:rsidRDefault="00AF7E1E" w:rsidP="00A15C2E">
            <w:pPr>
              <w:pStyle w:val="BodyText"/>
              <w:rPr>
                <w:del w:id="385" w:author="John Moehrke" w:date="2020-05-03T20:02:00Z"/>
              </w:rPr>
            </w:pPr>
            <w:del w:id="386" w:author="John Moehrke" w:date="2020-05-03T20:02:00Z">
              <w:r w:rsidRPr="00B00A38" w:rsidDel="005B3FC5">
                <w:delText>SVCM</w:delText>
              </w:r>
            </w:del>
          </w:p>
        </w:tc>
        <w:tc>
          <w:tcPr>
            <w:tcW w:w="3127" w:type="dxa"/>
          </w:tcPr>
          <w:p w14:paraId="6E773339" w14:textId="0B711F92" w:rsidR="00AF7E1E" w:rsidRPr="00B00A38" w:rsidDel="005B3FC5" w:rsidRDefault="00096159" w:rsidP="00A15C2E">
            <w:pPr>
              <w:pStyle w:val="BodyText"/>
              <w:rPr>
                <w:del w:id="387" w:author="John Moehrke" w:date="2020-05-03T20:02:00Z"/>
              </w:rPr>
            </w:pPr>
            <w:del w:id="388" w:author="John Moehrke" w:date="2020-05-03T20:02:00Z">
              <w:r w:rsidRPr="00B00A38" w:rsidDel="005B3FC5">
                <w:delText xml:space="preserve">Terminology </w:delText>
              </w:r>
              <w:r w:rsidR="00AF7E1E" w:rsidRPr="00B00A38" w:rsidDel="005B3FC5">
                <w:delText>Consumer</w:delText>
              </w:r>
            </w:del>
          </w:p>
        </w:tc>
        <w:tc>
          <w:tcPr>
            <w:tcW w:w="4629" w:type="dxa"/>
          </w:tcPr>
          <w:p w14:paraId="6DF51042" w14:textId="0DD4DB44" w:rsidR="00AF7E1E" w:rsidRPr="00B00A38" w:rsidDel="005B3FC5" w:rsidRDefault="00AF7E1E" w:rsidP="00A15C2E">
            <w:pPr>
              <w:pStyle w:val="BodyText"/>
              <w:rPr>
                <w:del w:id="389" w:author="John Moehrke" w:date="2020-05-03T20:02:00Z"/>
              </w:rPr>
            </w:pPr>
          </w:p>
        </w:tc>
      </w:tr>
      <w:tr w:rsidR="00AF7E1E" w:rsidRPr="00B00A38" w14:paraId="372C773C" w14:textId="77777777" w:rsidTr="0026298B">
        <w:tc>
          <w:tcPr>
            <w:tcW w:w="1594" w:type="dxa"/>
            <w:vMerge w:val="restart"/>
          </w:tcPr>
          <w:p w14:paraId="0945682B" w14:textId="77777777" w:rsidR="00AF7E1E" w:rsidRPr="00B00A38" w:rsidRDefault="00AF7E1E" w:rsidP="00A15C2E">
            <w:pPr>
              <w:pStyle w:val="BodyText"/>
            </w:pPr>
            <w:r w:rsidRPr="00B00A38">
              <w:t>ATNA</w:t>
            </w:r>
          </w:p>
        </w:tc>
        <w:tc>
          <w:tcPr>
            <w:tcW w:w="3127" w:type="dxa"/>
            <w:vMerge w:val="restart"/>
          </w:tcPr>
          <w:p w14:paraId="46BA0287" w14:textId="77777777" w:rsidR="00AF7E1E" w:rsidRPr="00B00A38" w:rsidRDefault="00AF7E1E" w:rsidP="00A15C2E">
            <w:pPr>
              <w:pStyle w:val="BodyText"/>
            </w:pPr>
            <w:r w:rsidRPr="00B00A38">
              <w:t>Audit Record Repository</w:t>
            </w:r>
          </w:p>
        </w:tc>
        <w:tc>
          <w:tcPr>
            <w:tcW w:w="4629" w:type="dxa"/>
          </w:tcPr>
          <w:p w14:paraId="68FFC4C4" w14:textId="77777777" w:rsidR="00AF7E1E" w:rsidRPr="00B00A38" w:rsidRDefault="00AF7E1E" w:rsidP="00A15C2E">
            <w:pPr>
              <w:pStyle w:val="BodyText"/>
            </w:pPr>
            <w:r w:rsidRPr="00B00A38">
              <w:t>STX: TLS 1.0 Floor with AES Option</w:t>
            </w:r>
          </w:p>
        </w:tc>
      </w:tr>
      <w:tr w:rsidR="00AF7E1E" w:rsidRPr="00B00A38" w14:paraId="3FCB2BDD" w14:textId="77777777" w:rsidTr="0026298B">
        <w:tc>
          <w:tcPr>
            <w:tcW w:w="1594" w:type="dxa"/>
            <w:vMerge/>
          </w:tcPr>
          <w:p w14:paraId="3FE6FF14" w14:textId="77777777" w:rsidR="00AF7E1E" w:rsidRPr="00B00A38" w:rsidRDefault="00AF7E1E" w:rsidP="00A15C2E">
            <w:pPr>
              <w:pStyle w:val="BodyText"/>
            </w:pPr>
          </w:p>
        </w:tc>
        <w:tc>
          <w:tcPr>
            <w:tcW w:w="3127" w:type="dxa"/>
            <w:vMerge/>
          </w:tcPr>
          <w:p w14:paraId="1BD48AA5" w14:textId="77777777" w:rsidR="00AF7E1E" w:rsidRPr="00B00A38" w:rsidRDefault="00AF7E1E" w:rsidP="00A15C2E">
            <w:pPr>
              <w:pStyle w:val="BodyText"/>
            </w:pPr>
          </w:p>
        </w:tc>
        <w:tc>
          <w:tcPr>
            <w:tcW w:w="4629" w:type="dxa"/>
          </w:tcPr>
          <w:p w14:paraId="43D79064" w14:textId="77777777" w:rsidR="00AF7E1E" w:rsidRPr="00B00A38" w:rsidRDefault="00AF7E1E" w:rsidP="00A15C2E">
            <w:pPr>
              <w:pStyle w:val="BodyText"/>
            </w:pPr>
            <w:r w:rsidRPr="00B00A38">
              <w:t>STX: TLS 1.0 Floor using BCP195 Option</w:t>
            </w:r>
          </w:p>
        </w:tc>
      </w:tr>
      <w:tr w:rsidR="00AF7E1E" w:rsidRPr="00B00A38" w14:paraId="4C2C94CB" w14:textId="77777777" w:rsidTr="0026298B">
        <w:tc>
          <w:tcPr>
            <w:tcW w:w="1594" w:type="dxa"/>
            <w:vMerge/>
          </w:tcPr>
          <w:p w14:paraId="705E8776" w14:textId="77777777" w:rsidR="00AF7E1E" w:rsidRPr="00B00A38" w:rsidRDefault="00AF7E1E" w:rsidP="00A15C2E">
            <w:pPr>
              <w:pStyle w:val="BodyText"/>
            </w:pPr>
          </w:p>
        </w:tc>
        <w:tc>
          <w:tcPr>
            <w:tcW w:w="3127" w:type="dxa"/>
            <w:vMerge/>
          </w:tcPr>
          <w:p w14:paraId="757FB353" w14:textId="77777777" w:rsidR="00AF7E1E" w:rsidRPr="00B00A38" w:rsidRDefault="00AF7E1E" w:rsidP="00A15C2E">
            <w:pPr>
              <w:pStyle w:val="BodyText"/>
            </w:pPr>
          </w:p>
        </w:tc>
        <w:tc>
          <w:tcPr>
            <w:tcW w:w="4629" w:type="dxa"/>
          </w:tcPr>
          <w:p w14:paraId="3F0F61ED" w14:textId="77777777" w:rsidR="00AF7E1E" w:rsidRPr="00B00A38" w:rsidRDefault="00AF7E1E" w:rsidP="00A15C2E">
            <w:pPr>
              <w:pStyle w:val="BodyText"/>
            </w:pPr>
            <w:r w:rsidRPr="00B00A38">
              <w:t>STX: TLS 1.2 Floor using BCP195 Option</w:t>
            </w:r>
          </w:p>
        </w:tc>
      </w:tr>
      <w:tr w:rsidR="00AF7E1E" w:rsidRPr="00B00A38" w14:paraId="79906060" w14:textId="77777777" w:rsidTr="0026298B">
        <w:tc>
          <w:tcPr>
            <w:tcW w:w="1594" w:type="dxa"/>
            <w:vMerge/>
          </w:tcPr>
          <w:p w14:paraId="65550576" w14:textId="77777777" w:rsidR="00AF7E1E" w:rsidRPr="00B00A38" w:rsidRDefault="00AF7E1E" w:rsidP="00A15C2E">
            <w:pPr>
              <w:pStyle w:val="BodyText"/>
            </w:pPr>
          </w:p>
        </w:tc>
        <w:tc>
          <w:tcPr>
            <w:tcW w:w="3127" w:type="dxa"/>
            <w:vMerge/>
          </w:tcPr>
          <w:p w14:paraId="09BF7848" w14:textId="77777777" w:rsidR="00AF7E1E" w:rsidRPr="00B00A38" w:rsidRDefault="00AF7E1E" w:rsidP="00A15C2E">
            <w:pPr>
              <w:pStyle w:val="BodyText"/>
            </w:pPr>
          </w:p>
        </w:tc>
        <w:tc>
          <w:tcPr>
            <w:tcW w:w="4629" w:type="dxa"/>
          </w:tcPr>
          <w:p w14:paraId="117611AA" w14:textId="77777777" w:rsidR="00AF7E1E" w:rsidRPr="00B00A38" w:rsidRDefault="00AF7E1E" w:rsidP="00A15C2E">
            <w:pPr>
              <w:pStyle w:val="BodyText"/>
            </w:pPr>
            <w:r w:rsidRPr="00B00A38">
              <w:t>ATX: FHIR Feed Option</w:t>
            </w:r>
          </w:p>
        </w:tc>
      </w:tr>
      <w:tr w:rsidR="00AF7E1E" w:rsidRPr="00B00A38" w14:paraId="188119F1" w14:textId="77777777" w:rsidTr="0026298B">
        <w:tc>
          <w:tcPr>
            <w:tcW w:w="1594" w:type="dxa"/>
            <w:vMerge w:val="restart"/>
          </w:tcPr>
          <w:p w14:paraId="32CE36DD" w14:textId="77777777" w:rsidR="00AF7E1E" w:rsidRPr="00B00A38" w:rsidRDefault="00AF7E1E" w:rsidP="00A15C2E">
            <w:pPr>
              <w:pStyle w:val="BodyText"/>
            </w:pPr>
            <w:r w:rsidRPr="00B00A38">
              <w:t>IUA</w:t>
            </w:r>
          </w:p>
        </w:tc>
        <w:tc>
          <w:tcPr>
            <w:tcW w:w="3127" w:type="dxa"/>
          </w:tcPr>
          <w:p w14:paraId="2C1B9D05" w14:textId="77777777" w:rsidR="00AF7E1E" w:rsidRPr="00B00A38" w:rsidRDefault="00AF7E1E" w:rsidP="00A15C2E">
            <w:pPr>
              <w:pStyle w:val="BodyText"/>
            </w:pPr>
            <w:r w:rsidRPr="00B00A38">
              <w:t>Authorization Server</w:t>
            </w:r>
          </w:p>
        </w:tc>
        <w:tc>
          <w:tcPr>
            <w:tcW w:w="4629" w:type="dxa"/>
          </w:tcPr>
          <w:p w14:paraId="3A638F66" w14:textId="77777777" w:rsidR="00AF7E1E" w:rsidRPr="00B00A38" w:rsidRDefault="00AF7E1E" w:rsidP="00A15C2E">
            <w:pPr>
              <w:pStyle w:val="BodyText"/>
            </w:pPr>
          </w:p>
        </w:tc>
      </w:tr>
      <w:tr w:rsidR="00AF7E1E" w:rsidRPr="00B00A38" w14:paraId="1E93BFBC" w14:textId="77777777" w:rsidTr="0026298B">
        <w:tc>
          <w:tcPr>
            <w:tcW w:w="1594" w:type="dxa"/>
            <w:vMerge/>
          </w:tcPr>
          <w:p w14:paraId="2BCCFCE2" w14:textId="77777777" w:rsidR="00AF7E1E" w:rsidRPr="00B00A38" w:rsidRDefault="00AF7E1E" w:rsidP="00A15C2E">
            <w:pPr>
              <w:pStyle w:val="BodyText"/>
            </w:pPr>
          </w:p>
        </w:tc>
        <w:tc>
          <w:tcPr>
            <w:tcW w:w="3127" w:type="dxa"/>
          </w:tcPr>
          <w:p w14:paraId="720E24C5" w14:textId="77777777" w:rsidR="00AF7E1E" w:rsidRPr="00B00A38" w:rsidRDefault="00AF7E1E" w:rsidP="00A15C2E">
            <w:pPr>
              <w:pStyle w:val="BodyText"/>
            </w:pPr>
            <w:r w:rsidRPr="00B00A38">
              <w:t>Resource Server</w:t>
            </w:r>
          </w:p>
        </w:tc>
        <w:tc>
          <w:tcPr>
            <w:tcW w:w="4629" w:type="dxa"/>
          </w:tcPr>
          <w:p w14:paraId="23A57C06" w14:textId="77777777" w:rsidR="00AF7E1E" w:rsidRPr="00B00A38" w:rsidRDefault="00AF7E1E" w:rsidP="00A15C2E">
            <w:pPr>
              <w:pStyle w:val="BodyText"/>
            </w:pPr>
          </w:p>
        </w:tc>
      </w:tr>
      <w:tr w:rsidR="00AF7E1E" w:rsidRPr="00B00A38" w14:paraId="4A29E944" w14:textId="77777777" w:rsidTr="0026298B">
        <w:tc>
          <w:tcPr>
            <w:tcW w:w="1594" w:type="dxa"/>
          </w:tcPr>
          <w:p w14:paraId="252F42B3" w14:textId="77777777" w:rsidR="00AF7E1E" w:rsidRPr="00B00A38" w:rsidRDefault="00AF7E1E" w:rsidP="00A15C2E">
            <w:pPr>
              <w:pStyle w:val="BodyText"/>
            </w:pPr>
            <w:r w:rsidRPr="00B00A38">
              <w:t>mCSD</w:t>
            </w:r>
          </w:p>
        </w:tc>
        <w:tc>
          <w:tcPr>
            <w:tcW w:w="3127" w:type="dxa"/>
          </w:tcPr>
          <w:p w14:paraId="211E97BC" w14:textId="77777777" w:rsidR="00AF7E1E" w:rsidRPr="00B00A38" w:rsidRDefault="00AF7E1E" w:rsidP="00A15C2E">
            <w:pPr>
              <w:pStyle w:val="BodyText"/>
            </w:pPr>
            <w:r w:rsidRPr="00B00A38">
              <w:t>Care Service Selective Supplier</w:t>
            </w:r>
          </w:p>
        </w:tc>
        <w:tc>
          <w:tcPr>
            <w:tcW w:w="4629" w:type="dxa"/>
          </w:tcPr>
          <w:p w14:paraId="2DAFBE72" w14:textId="77777777" w:rsidR="00AF7E1E" w:rsidRPr="00B00A38" w:rsidRDefault="00AF7E1E" w:rsidP="00A15C2E">
            <w:pPr>
              <w:pStyle w:val="BodyText"/>
            </w:pPr>
          </w:p>
        </w:tc>
      </w:tr>
      <w:tr w:rsidR="00AF7E1E" w:rsidRPr="00B00A38" w14:paraId="4A5C14BA" w14:textId="77777777" w:rsidTr="0026298B">
        <w:tc>
          <w:tcPr>
            <w:tcW w:w="1594" w:type="dxa"/>
          </w:tcPr>
          <w:p w14:paraId="44E6A4FA" w14:textId="77777777" w:rsidR="00AF7E1E" w:rsidRPr="00B00A38" w:rsidRDefault="00AF7E1E" w:rsidP="00A15C2E">
            <w:pPr>
              <w:pStyle w:val="BodyText"/>
            </w:pPr>
            <w:r w:rsidRPr="00B00A38">
              <w:t>NPFS</w:t>
            </w:r>
          </w:p>
        </w:tc>
        <w:tc>
          <w:tcPr>
            <w:tcW w:w="3127" w:type="dxa"/>
          </w:tcPr>
          <w:p w14:paraId="5F53EB67" w14:textId="77777777" w:rsidR="00AF7E1E" w:rsidRPr="00B00A38" w:rsidRDefault="00AF7E1E" w:rsidP="00A15C2E">
            <w:pPr>
              <w:pStyle w:val="BodyText"/>
            </w:pPr>
            <w:r w:rsidRPr="00B00A38">
              <w:t>File Server</w:t>
            </w:r>
          </w:p>
        </w:tc>
        <w:tc>
          <w:tcPr>
            <w:tcW w:w="4629" w:type="dxa"/>
          </w:tcPr>
          <w:p w14:paraId="317AAD6E" w14:textId="77777777" w:rsidR="00AF7E1E" w:rsidRPr="00B00A38" w:rsidRDefault="00AF7E1E" w:rsidP="00A15C2E">
            <w:pPr>
              <w:pStyle w:val="BodyText"/>
            </w:pPr>
          </w:p>
        </w:tc>
      </w:tr>
      <w:tr w:rsidR="00AF7E1E" w:rsidRPr="00B00A38" w14:paraId="61E63AA6" w14:textId="77777777" w:rsidTr="0026298B">
        <w:tc>
          <w:tcPr>
            <w:tcW w:w="1594" w:type="dxa"/>
          </w:tcPr>
          <w:p w14:paraId="4993ED26" w14:textId="77777777" w:rsidR="00AF7E1E" w:rsidRPr="00B00A38" w:rsidRDefault="00AF7E1E" w:rsidP="00A15C2E">
            <w:pPr>
              <w:pStyle w:val="BodyText"/>
            </w:pPr>
            <w:r w:rsidRPr="00B00A38">
              <w:t>mXDE</w:t>
            </w:r>
          </w:p>
        </w:tc>
        <w:tc>
          <w:tcPr>
            <w:tcW w:w="3127" w:type="dxa"/>
          </w:tcPr>
          <w:p w14:paraId="4AFDB2E1" w14:textId="77777777" w:rsidR="00AF7E1E" w:rsidRPr="00B00A38" w:rsidRDefault="00AF7E1E" w:rsidP="00A15C2E">
            <w:pPr>
              <w:pStyle w:val="BodyText"/>
            </w:pPr>
            <w:r w:rsidRPr="00B00A38">
              <w:t>Data Element Extractor</w:t>
            </w:r>
          </w:p>
        </w:tc>
        <w:tc>
          <w:tcPr>
            <w:tcW w:w="4629" w:type="dxa"/>
          </w:tcPr>
          <w:p w14:paraId="01C4470C" w14:textId="77777777" w:rsidR="00AF7E1E" w:rsidRPr="00B00A38" w:rsidRDefault="00AF7E1E" w:rsidP="00A15C2E">
            <w:pPr>
              <w:pStyle w:val="BodyText"/>
            </w:pPr>
          </w:p>
        </w:tc>
      </w:tr>
      <w:tr w:rsidR="00AF7E1E" w:rsidRPr="00B00A38" w14:paraId="31EEC624" w14:textId="77777777" w:rsidTr="0026298B">
        <w:tc>
          <w:tcPr>
            <w:tcW w:w="1594" w:type="dxa"/>
          </w:tcPr>
          <w:p w14:paraId="5864E159" w14:textId="77777777" w:rsidR="00AF7E1E" w:rsidRPr="00B00A38" w:rsidRDefault="00AF7E1E" w:rsidP="00A15C2E">
            <w:pPr>
              <w:pStyle w:val="BodyText"/>
            </w:pPr>
            <w:r w:rsidRPr="00B00A38">
              <w:t>QEDm</w:t>
            </w:r>
          </w:p>
        </w:tc>
        <w:tc>
          <w:tcPr>
            <w:tcW w:w="3127" w:type="dxa"/>
          </w:tcPr>
          <w:p w14:paraId="31260B85" w14:textId="77777777" w:rsidR="00AF7E1E" w:rsidRPr="00B00A38" w:rsidRDefault="00AF7E1E" w:rsidP="00A15C2E">
            <w:pPr>
              <w:pStyle w:val="BodyText"/>
            </w:pPr>
            <w:r w:rsidRPr="00B00A38">
              <w:t>Clinical Data Source</w:t>
            </w:r>
          </w:p>
        </w:tc>
        <w:tc>
          <w:tcPr>
            <w:tcW w:w="4629" w:type="dxa"/>
          </w:tcPr>
          <w:p w14:paraId="1B94AE48" w14:textId="77777777" w:rsidR="00AF7E1E" w:rsidRPr="00B00A38" w:rsidRDefault="00AF7E1E" w:rsidP="00A15C2E">
            <w:pPr>
              <w:pStyle w:val="BodyText"/>
            </w:pPr>
          </w:p>
        </w:tc>
      </w:tr>
    </w:tbl>
    <w:p w14:paraId="66C62D87" w14:textId="74DCFD54" w:rsidR="00AF7E1E" w:rsidRPr="00B00A38" w:rsidRDefault="00AF7E1E" w:rsidP="00B51436">
      <w:pPr>
        <w:pStyle w:val="BodyText"/>
      </w:pPr>
    </w:p>
    <w:p w14:paraId="2B40E3A6" w14:textId="5AD55862" w:rsidR="00B56A27" w:rsidRPr="00B00A38" w:rsidRDefault="00B56A27" w:rsidP="00B56A27">
      <w:pPr>
        <w:pStyle w:val="Heading2"/>
        <w:numPr>
          <w:ilvl w:val="0"/>
          <w:numId w:val="0"/>
        </w:numPr>
        <w:rPr>
          <w:noProof w:val="0"/>
        </w:rPr>
      </w:pPr>
      <w:bookmarkStart w:id="390" w:name="_Toc34294228"/>
      <w:r w:rsidRPr="00B00A38">
        <w:rPr>
          <w:noProof w:val="0"/>
        </w:rPr>
        <w:lastRenderedPageBreak/>
        <w:t>X.7 MHDS Background</w:t>
      </w:r>
      <w:bookmarkEnd w:id="390"/>
    </w:p>
    <w:p w14:paraId="736A29F3" w14:textId="77777777" w:rsidR="00B56A27" w:rsidRPr="00B00A38" w:rsidRDefault="00B56A27" w:rsidP="00B56A27">
      <w:pPr>
        <w:pStyle w:val="BodyText"/>
      </w:pPr>
      <w:r w:rsidRPr="00B00A38">
        <w:t xml:space="preserve">This section is adapted from the IHE Whitepaper </w:t>
      </w:r>
      <w:hyperlink r:id="rId41" w:tgtFrame="_blank" w:tooltip="Health Information Exchange: Enabling Document Sharing Using IHE Profiles" w:history="1">
        <w:r w:rsidRPr="00B00A38">
          <w:rPr>
            <w:rStyle w:val="Hyperlink"/>
          </w:rPr>
          <w:t>Health Information Exchange: Enabling Document Sharing Using IHE Profiles</w:t>
        </w:r>
      </w:hyperlink>
      <w:r w:rsidRPr="00B00A38">
        <w:t xml:space="preserve">. </w:t>
      </w:r>
      <w:r w:rsidRPr="00B00A38">
        <w:rPr>
          <w:iCs/>
        </w:rPr>
        <w:t>The adaption is to the specifics of the MHDS Profile.</w:t>
      </w:r>
    </w:p>
    <w:p w14:paraId="4AD83687" w14:textId="77777777" w:rsidR="00B56A27" w:rsidRPr="00B00A38" w:rsidRDefault="00B56A27" w:rsidP="00B56A27">
      <w:pPr>
        <w:pStyle w:val="BodyText"/>
      </w:pPr>
      <w:r w:rsidRPr="00B00A38">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0E8BC59A" w14:textId="77777777" w:rsidR="00B56A27" w:rsidRPr="00B00A38" w:rsidRDefault="00B56A27" w:rsidP="00B56A27">
      <w:pPr>
        <w:pStyle w:val="BodyText"/>
      </w:pPr>
      <w:r w:rsidRPr="00B00A38">
        <w:t>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particular community. IHE cannot address all such governance and policy issues but will provide some guidance on where governance and policy issues are applicable and offer some common approaches.</w:t>
      </w:r>
    </w:p>
    <w:p w14:paraId="23286144" w14:textId="77777777" w:rsidR="00B56A27" w:rsidRPr="00B00A38" w:rsidRDefault="00B56A27" w:rsidP="00B56A27">
      <w:pPr>
        <w:pStyle w:val="BodyText"/>
        <w:rPr>
          <w:rFonts w:cs="Arial"/>
        </w:rPr>
      </w:pPr>
      <w:r w:rsidRPr="00B00A38">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5F2829A5" w14:textId="77777777" w:rsidR="00B56A27" w:rsidRPr="00B00A38" w:rsidRDefault="00B56A27" w:rsidP="00B56A27">
      <w:pPr>
        <w:pStyle w:val="BodyText"/>
      </w:pPr>
      <w:r w:rsidRPr="00B00A38">
        <w:rPr>
          <w:rFonts w:cs="Arial"/>
        </w:rPr>
        <w:t>The MHDS Profile focuses on explaining how IHE profiles are used to address interoperability aspects of document sharing and how they work together to solve common document sharing problems. The IHE White Paper, “</w:t>
      </w:r>
      <w:hyperlink r:id="rId42" w:history="1">
        <w:r w:rsidRPr="00B00A38">
          <w:rPr>
            <w:rStyle w:val="Hyperlink"/>
            <w:rFonts w:cs="Arial"/>
          </w:rPr>
          <w:t>Template for XDS Affinity Domain Deployment Planning</w:t>
        </w:r>
      </w:hyperlink>
      <w:r w:rsidRPr="00B00A38">
        <w:rPr>
          <w:rFonts w:cs="Arial"/>
        </w:rPr>
        <w:t>”, provides support for policy and deployment planning. The IHE “</w:t>
      </w:r>
      <w:hyperlink r:id="rId43" w:history="1">
        <w:r w:rsidRPr="00B00A38">
          <w:rPr>
            <w:rStyle w:val="Hyperlink"/>
          </w:rPr>
          <w:t>Document Sharing Metadata Handbook</w:t>
        </w:r>
      </w:hyperlink>
      <w:r w:rsidRPr="00B00A38">
        <w:rPr>
          <w:rFonts w:cs="Arial"/>
        </w:rPr>
        <w:t xml:space="preserve">”, provides guidance on developing policy and vocabulary valuesets for use within the community. For application of Document Sharing for particular clinical use cases, consider the work of the clinical IHE domains: </w:t>
      </w:r>
      <w:r w:rsidRPr="00B00A38">
        <w:t>Anatomic Pathology, Cardiology, Eye Care, Laboratory, Patient Care Coordination, Patient Care Device, Pharmacy, Quality, Research and Public Health; Radiation Oncology, and Radiology.</w:t>
      </w:r>
    </w:p>
    <w:p w14:paraId="22D284C5" w14:textId="3EFC5177" w:rsidR="00B56A27" w:rsidRPr="00B00A38" w:rsidRDefault="00B56A27" w:rsidP="00B56A27">
      <w:pPr>
        <w:pStyle w:val="Heading3"/>
        <w:numPr>
          <w:ilvl w:val="0"/>
          <w:numId w:val="0"/>
        </w:numPr>
        <w:rPr>
          <w:bCs/>
          <w:noProof w:val="0"/>
        </w:rPr>
      </w:pPr>
      <w:bookmarkStart w:id="391" w:name="_Toc34294229"/>
      <w:r w:rsidRPr="00B00A38">
        <w:rPr>
          <w:bCs/>
          <w:noProof w:val="0"/>
        </w:rPr>
        <w:t>X.7.1 Overview</w:t>
      </w:r>
      <w:bookmarkEnd w:id="391"/>
    </w:p>
    <w:p w14:paraId="013C4DA4" w14:textId="77777777" w:rsidR="00B56A27" w:rsidRPr="00B00A38" w:rsidRDefault="00B56A27" w:rsidP="00B56A27">
      <w:pPr>
        <w:pStyle w:val="BodyText"/>
      </w:pPr>
      <w:r w:rsidRPr="00B00A38">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a number of different aspects. </w:t>
      </w:r>
    </w:p>
    <w:p w14:paraId="017B386A" w14:textId="77777777" w:rsidR="00B56A27" w:rsidRPr="00B00A38" w:rsidRDefault="00B56A27" w:rsidP="00B56A27">
      <w:pPr>
        <w:pStyle w:val="BodyText"/>
      </w:pPr>
      <w:r w:rsidRPr="00B00A38">
        <w:lastRenderedPageBreak/>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6F2FF7F3" w14:textId="77777777" w:rsidR="00B56A27" w:rsidRPr="00B00A38" w:rsidRDefault="00B56A27" w:rsidP="00B56A27">
      <w:pPr>
        <w:pStyle w:val="BodyText"/>
      </w:pPr>
      <w:r w:rsidRPr="00B00A38">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1E480885" w14:textId="77777777" w:rsidR="00B56A27" w:rsidRPr="00B00A38" w:rsidRDefault="00B56A27" w:rsidP="00B56A27">
      <w:pPr>
        <w:pStyle w:val="BodyText"/>
      </w:pPr>
      <w:r w:rsidRPr="00B00A38">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4C7B9C60" w14:textId="77777777" w:rsidR="00B56A27" w:rsidRPr="00B00A38" w:rsidRDefault="00B56A27" w:rsidP="00B56A27">
      <w:pPr>
        <w:pStyle w:val="BodyText"/>
      </w:pPr>
      <w:r w:rsidRPr="00B00A38">
        <w:t xml:space="preserve">Finally, a fourth aspect of a community is the size, scope and political jurisdiction(s) that regulate it. The simplest community uses only an adhoc arrangement to push documents from one organization to another. National and sub-national jurisdictions have significant effects on the organization and operations of a community. </w:t>
      </w:r>
    </w:p>
    <w:p w14:paraId="3D2AE258" w14:textId="0807EFAA" w:rsidR="00B56A27" w:rsidRPr="00B00A38" w:rsidRDefault="00B56A27" w:rsidP="00B56A27">
      <w:pPr>
        <w:pStyle w:val="BodyText"/>
      </w:pPr>
      <w:r w:rsidRPr="00B00A38">
        <w:t xml:space="preserve">Despite all the variance among communities, each has the same ultimate goal: to increase the authorized exchange of patient health information across organizations so that clinicians can make </w:t>
      </w:r>
      <w:ins w:id="392" w:author="John Moehrke" w:date="2020-05-03T19:58:00Z">
        <w:r w:rsidR="005B3FC5">
          <w:t xml:space="preserve">better </w:t>
        </w:r>
      </w:ins>
      <w:del w:id="393" w:author="John Moehrke" w:date="2020-05-03T19:59:00Z">
        <w:r w:rsidRPr="00B00A38" w:rsidDel="005B3FC5">
          <w:delText xml:space="preserve">more informed </w:delText>
        </w:r>
      </w:del>
      <w:r w:rsidRPr="00B00A38">
        <w:t xml:space="preserve">decisions </w:t>
      </w:r>
      <w:ins w:id="394" w:author="John Moehrke" w:date="2020-05-03T19:59:00Z">
        <w:r w:rsidR="005B3FC5">
          <w:t>by being more informed about the longitudinal health history</w:t>
        </w:r>
      </w:ins>
      <w:del w:id="395" w:author="John Moehrke" w:date="2020-05-03T19:59:00Z">
        <w:r w:rsidRPr="00B00A38" w:rsidDel="005B3FC5">
          <w:delText>about the care that they provide</w:delText>
        </w:r>
      </w:del>
      <w:r w:rsidRPr="00B00A38">
        <w:t xml:space="preserve">. This ultimate goal provides the reason why the community exists, it is their affinity. </w:t>
      </w:r>
    </w:p>
    <w:p w14:paraId="313A3125" w14:textId="77777777" w:rsidR="00B56A27" w:rsidRPr="00B00A38" w:rsidRDefault="00B56A27" w:rsidP="00B56A27">
      <w:pPr>
        <w:pStyle w:val="BodyText"/>
      </w:pPr>
      <w:r w:rsidRPr="00B00A38">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00A38">
        <w:rPr>
          <w:rFonts w:cs="Arial"/>
        </w:rPr>
        <w:t xml:space="preserve">a single organization, like the USA Veterans Administration, a complex community of many organizations, or a more simple organization like a single small hospital or facility. Cross-community </w:t>
      </w:r>
      <w:r w:rsidRPr="00B00A38">
        <w:t>describes an environment where multiple communities, be they simple, small, complex or large, interact without any understanding of or access to the internal structure of any of the other participants.</w:t>
      </w:r>
    </w:p>
    <w:p w14:paraId="207C36DA" w14:textId="77777777" w:rsidR="00B56A27" w:rsidRPr="00B00A38" w:rsidRDefault="00B56A27" w:rsidP="00B56A27">
      <w:pPr>
        <w:pStyle w:val="BodyText"/>
      </w:pPr>
      <w:r w:rsidRPr="00B00A38">
        <w:t>The MHDS Profile designs a single community document sharing exchange.</w:t>
      </w:r>
    </w:p>
    <w:p w14:paraId="58511DF0" w14:textId="3D72E34A" w:rsidR="00B56A27" w:rsidRPr="00B00A38" w:rsidRDefault="00B56A27" w:rsidP="00B56A27">
      <w:pPr>
        <w:pStyle w:val="Heading3"/>
        <w:numPr>
          <w:ilvl w:val="0"/>
          <w:numId w:val="0"/>
        </w:numPr>
        <w:rPr>
          <w:noProof w:val="0"/>
        </w:rPr>
      </w:pPr>
      <w:bookmarkStart w:id="396" w:name="_Toc34294230"/>
      <w:r w:rsidRPr="00B00A38">
        <w:rPr>
          <w:bCs/>
          <w:noProof w:val="0"/>
        </w:rPr>
        <w:lastRenderedPageBreak/>
        <w:t xml:space="preserve">X.7.2 </w:t>
      </w:r>
      <w:r w:rsidRPr="00B00A38">
        <w:rPr>
          <w:noProof w:val="0"/>
        </w:rPr>
        <w:t>Principles of IHE for Health Document Sharing</w:t>
      </w:r>
      <w:bookmarkEnd w:id="396"/>
    </w:p>
    <w:p w14:paraId="3AF66ABC" w14:textId="77777777" w:rsidR="00B56A27" w:rsidRPr="00B00A38" w:rsidRDefault="00B56A27" w:rsidP="00B56A27">
      <w:r w:rsidRPr="00B00A38">
        <w:t xml:space="preserve">This section describes several principles which are foundational to IHE’s approach to health document sharing. </w:t>
      </w:r>
    </w:p>
    <w:p w14:paraId="1A699361" w14:textId="4AC8D68E" w:rsidR="00B56A27" w:rsidRPr="00B00A38" w:rsidRDefault="00B56A27" w:rsidP="00B56A27">
      <w:pPr>
        <w:pStyle w:val="Heading4"/>
        <w:rPr>
          <w:noProof w:val="0"/>
        </w:rPr>
      </w:pPr>
      <w:bookmarkStart w:id="397" w:name="_Toc34294231"/>
      <w:r w:rsidRPr="00B00A38">
        <w:rPr>
          <w:noProof w:val="0"/>
        </w:rPr>
        <w:t>X.7.2.1 General IHE principles</w:t>
      </w:r>
      <w:bookmarkEnd w:id="397"/>
    </w:p>
    <w:p w14:paraId="5F47A4FC" w14:textId="77777777" w:rsidR="00B56A27" w:rsidRPr="00B00A38" w:rsidRDefault="00B56A27" w:rsidP="00B56A27">
      <w:pPr>
        <w:pStyle w:val="BodyText"/>
      </w:pPr>
      <w:r w:rsidRPr="00B00A38">
        <w:t>The following general IHE principles are applicable to the set of IHE profiles used for Document Sharing, including MHDS:</w:t>
      </w:r>
    </w:p>
    <w:p w14:paraId="5A9152F4" w14:textId="77777777" w:rsidR="00B56A27" w:rsidRPr="00B00A38" w:rsidRDefault="00B56A27" w:rsidP="00B56A27">
      <w:pPr>
        <w:pStyle w:val="ListBullet2"/>
      </w:pPr>
      <w:r w:rsidRPr="00B00A38">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14283AB4" w14:textId="77777777" w:rsidR="00B56A27" w:rsidRPr="00B00A38" w:rsidRDefault="00B56A27" w:rsidP="00B56A27">
      <w:pPr>
        <w:pStyle w:val="ListBullet2"/>
      </w:pPr>
      <w:r w:rsidRPr="00B00A38">
        <w:t>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like: roles and responsibilities, privacy, signature requirements, authorization, when to publish, what to publish, administrative roles, configuration, service level agreements, clinical pathways, long-term availability, etc.</w:t>
      </w:r>
    </w:p>
    <w:p w14:paraId="6660B99F" w14:textId="77777777" w:rsidR="00B56A27" w:rsidRPr="00B00A38" w:rsidRDefault="00B56A27" w:rsidP="00B56A27">
      <w:pPr>
        <w:pStyle w:val="ListBullet2"/>
      </w:pPr>
      <w:r w:rsidRPr="00B00A38">
        <w:t>IHE assumes there is a general understanding of widely implemented Information Technology Standards. IHE profiles typically leverage underlying technology like XML, TCP/IP, DNS, Digital Certificates (PKI), etc. without detailed explanations.</w:t>
      </w:r>
    </w:p>
    <w:p w14:paraId="27BDE560" w14:textId="3F7A79C1" w:rsidR="00B56A27" w:rsidRPr="00B00A38" w:rsidRDefault="00B56A27" w:rsidP="00B56A27">
      <w:pPr>
        <w:pStyle w:val="Heading4"/>
        <w:rPr>
          <w:noProof w:val="0"/>
        </w:rPr>
      </w:pPr>
      <w:bookmarkStart w:id="398" w:name="_Toc34294232"/>
      <w:r w:rsidRPr="00B00A38">
        <w:rPr>
          <w:noProof w:val="0"/>
        </w:rPr>
        <w:t>X.7.2.2 Document Sharing Governance</w:t>
      </w:r>
      <w:bookmarkEnd w:id="398"/>
    </w:p>
    <w:p w14:paraId="3B155AD5" w14:textId="77777777" w:rsidR="00B56A27" w:rsidRPr="00B00A38" w:rsidRDefault="00B56A27" w:rsidP="00B56A27">
      <w:pPr>
        <w:pStyle w:val="BodyText"/>
      </w:pPr>
      <w:r w:rsidRPr="00B00A38">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w:t>
      </w:r>
      <w:r w:rsidRPr="00B00A38">
        <w:lastRenderedPageBreak/>
        <w:t xml:space="preserve">Overlapping governance is common, where one set of agreements exist in the region and a different set of agreements exist across the nation, yet most organizations will eventually want to exchange documents regionally, nationally and internationally. </w:t>
      </w:r>
    </w:p>
    <w:p w14:paraId="3D4A77BE" w14:textId="77777777" w:rsidR="00B56A27" w:rsidRPr="00B00A38" w:rsidRDefault="00B56A27" w:rsidP="00B56A27">
      <w:pPr>
        <w:pStyle w:val="BodyText"/>
      </w:pPr>
      <w:r w:rsidRPr="00B00A38">
        <w:t>In addition to general governance agreements, a document sharing community should address the following issues:</w:t>
      </w:r>
    </w:p>
    <w:p w14:paraId="6CE0901C" w14:textId="77777777" w:rsidR="00B56A27" w:rsidRPr="00B00A38" w:rsidRDefault="00B56A27" w:rsidP="00B56A27">
      <w:pPr>
        <w:pStyle w:val="ListBullet2"/>
      </w:pPr>
      <w:r w:rsidRPr="00B00A38">
        <w:rPr>
          <w:b/>
        </w:rPr>
        <w:t>Format of document content</w:t>
      </w:r>
      <w:r w:rsidRPr="00B00A38">
        <w:t>: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is able to interpret the content in an appropriate way, either through human review or machine processing.</w:t>
      </w:r>
    </w:p>
    <w:p w14:paraId="7E056513" w14:textId="77777777" w:rsidR="00B56A27" w:rsidRPr="00B00A38" w:rsidRDefault="00B56A27" w:rsidP="00B56A27">
      <w:pPr>
        <w:pStyle w:val="ListBullet2"/>
      </w:pPr>
      <w:r w:rsidRPr="00B00A38">
        <w:rPr>
          <w:b/>
        </w:rPr>
        <w:t>Coding within documents</w:t>
      </w:r>
      <w:r w:rsidRPr="00B00A38">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3003811D" w14:textId="3F1594D9" w:rsidR="00B56A27" w:rsidRPr="00B00A38" w:rsidRDefault="00B56A27" w:rsidP="00B56A27">
      <w:pPr>
        <w:pStyle w:val="ListBullet2"/>
      </w:pPr>
      <w:r w:rsidRPr="00B00A38">
        <w:rPr>
          <w:b/>
        </w:rPr>
        <w:t>Coding of metadata</w:t>
      </w:r>
      <w:r w:rsidRPr="00B00A38">
        <w:t>: Metadata are data that provide information about one or more aspects of the document. In the case of IHE-defined document exchange, specific metadata are coded within the structure of the content being exchanged. See Section X.7.2.6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117D0F14" w14:textId="77777777" w:rsidR="00B56A27" w:rsidRPr="00B00A38" w:rsidRDefault="00B56A27" w:rsidP="00B56A27">
      <w:pPr>
        <w:pStyle w:val="BodyText"/>
      </w:pPr>
      <w:r w:rsidRPr="00B00A38">
        <w:t xml:space="preserve">The purpose of this aspect of governance is to enable semantic interoperability among participating partners. </w:t>
      </w:r>
    </w:p>
    <w:p w14:paraId="05B82811" w14:textId="59027723" w:rsidR="00B56A27" w:rsidRPr="00B00A38" w:rsidRDefault="00B56A27" w:rsidP="00B56A27">
      <w:pPr>
        <w:pStyle w:val="Heading4"/>
        <w:rPr>
          <w:noProof w:val="0"/>
        </w:rPr>
      </w:pPr>
      <w:bookmarkStart w:id="399" w:name="_Toc34294233"/>
      <w:r w:rsidRPr="00B00A38">
        <w:rPr>
          <w:noProof w:val="0"/>
        </w:rPr>
        <w:t>X.7.2.3 Distinction between Documents and Messages</w:t>
      </w:r>
      <w:bookmarkEnd w:id="399"/>
    </w:p>
    <w:p w14:paraId="04E5D7B1" w14:textId="77777777" w:rsidR="00B56A27" w:rsidRPr="00B00A38" w:rsidRDefault="00B56A27" w:rsidP="00B56A27">
      <w:pPr>
        <w:pStyle w:val="BodyText"/>
      </w:pPr>
      <w:r w:rsidRPr="00B00A38">
        <w:t xml:space="preserve">The HL7 standard for </w:t>
      </w:r>
      <w:hyperlink r:id="rId44" w:anchor="spec-dam" w:history="1">
        <w:r w:rsidRPr="00B00A38">
          <w:rPr>
            <w:rStyle w:val="Hyperlink"/>
          </w:rPr>
          <w:t>Structured Documents Section 1.2</w:t>
        </w:r>
      </w:hyperlink>
      <w:r w:rsidRPr="00B00A38">
        <w:t xml:space="preserve"> describes the document vs. message distinction as follows “A document is designed to be persistent for long periods of time, whereas messages are more often expected to be transient. There is a place for both of these constructs in healthcare.” HL7 characterizes a document by the following properties:</w:t>
      </w:r>
    </w:p>
    <w:p w14:paraId="009047AB" w14:textId="77777777" w:rsidR="00B56A27" w:rsidRPr="00B00A38" w:rsidRDefault="00B56A27" w:rsidP="00B56A27">
      <w:pPr>
        <w:pStyle w:val="ListBullet2"/>
      </w:pPr>
      <w:r w:rsidRPr="00B00A38">
        <w:rPr>
          <w:i/>
        </w:rPr>
        <w:t xml:space="preserve">Persistence – </w:t>
      </w:r>
      <w:r w:rsidRPr="00B00A38">
        <w:t xml:space="preserve">Documents are persistent over time. The content of the document does not change from one moment to another. A document represents information stored at a single instance in time. </w:t>
      </w:r>
    </w:p>
    <w:p w14:paraId="3A1A1E99" w14:textId="77777777" w:rsidR="00B56A27" w:rsidRPr="00B00A38" w:rsidRDefault="00B56A27" w:rsidP="00B56A27">
      <w:pPr>
        <w:pStyle w:val="ListBullet2"/>
      </w:pPr>
      <w:r w:rsidRPr="00B00A38">
        <w:rPr>
          <w:i/>
        </w:rPr>
        <w:lastRenderedPageBreak/>
        <w:t xml:space="preserve">Wholeness - </w:t>
      </w:r>
      <w:r w:rsidRPr="00B00A38">
        <w:t xml:space="preserve">A document is a whole unit of information. Parts of the document may be created or edited separately, or may also be authenticated or legally authenticated, but the entire document is still to be treated as a whole unit. </w:t>
      </w:r>
    </w:p>
    <w:p w14:paraId="1714A542" w14:textId="77777777" w:rsidR="00B56A27" w:rsidRPr="00B00A38" w:rsidRDefault="00B56A27" w:rsidP="00B56A27">
      <w:pPr>
        <w:pStyle w:val="ListBullet2"/>
      </w:pPr>
      <w:r w:rsidRPr="00B00A38">
        <w:rPr>
          <w:i/>
        </w:rPr>
        <w:t>Stewardship –</w:t>
      </w:r>
      <w:r w:rsidRPr="00B00A38">
        <w:t xml:space="preserve">A document is maintained over its lifetime by a custodian, either an organization or a person entrusted with its care. </w:t>
      </w:r>
    </w:p>
    <w:p w14:paraId="0E149378" w14:textId="77777777" w:rsidR="00B56A27" w:rsidRPr="00B00A38" w:rsidRDefault="00B56A27" w:rsidP="00B56A27">
      <w:pPr>
        <w:pStyle w:val="ListBullet2"/>
      </w:pPr>
      <w:r w:rsidRPr="00B00A38">
        <w:rPr>
          <w:i/>
        </w:rPr>
        <w:t xml:space="preserve">Context </w:t>
      </w:r>
      <w:r w:rsidRPr="00B00A38">
        <w:t xml:space="preserve">- A clinical document establishes the default context for its contents </w:t>
      </w:r>
    </w:p>
    <w:p w14:paraId="466A28CD" w14:textId="77777777" w:rsidR="00B56A27" w:rsidRPr="00B00A38" w:rsidRDefault="00B56A27" w:rsidP="00B56A27">
      <w:pPr>
        <w:pStyle w:val="ListBullet2"/>
      </w:pPr>
      <w:r w:rsidRPr="00B00A38">
        <w:rPr>
          <w:i/>
        </w:rPr>
        <w:t>Potential for authentication</w:t>
      </w:r>
      <w:r w:rsidRPr="00B00A38">
        <w:t xml:space="preserve"> - A clinical document is an assemblage of information that is intended to be legally authenticated. </w:t>
      </w:r>
    </w:p>
    <w:p w14:paraId="71AC21E0" w14:textId="77777777" w:rsidR="00B56A27" w:rsidRPr="00B00A38" w:rsidRDefault="00B56A27" w:rsidP="00B56A27">
      <w:pPr>
        <w:pStyle w:val="BodyText"/>
      </w:pPr>
      <w:r w:rsidRPr="00B00A38">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739C93AB" w14:textId="77777777" w:rsidR="00B56A27" w:rsidRPr="00B00A38" w:rsidRDefault="00B56A27" w:rsidP="00B56A27">
      <w:pPr>
        <w:pStyle w:val="BodyText"/>
      </w:pPr>
      <w:r w:rsidRPr="00B00A38">
        <w:t>The scope of ‘document’ in the MHDS Profile and other IHE Document Sharing Profiles would prefer that documents have the above “Document” properties, but does not require that documents have these properties. The only property required is that there is a mime-type for the document.</w:t>
      </w:r>
    </w:p>
    <w:p w14:paraId="58DA0CB8" w14:textId="74151D1F" w:rsidR="00B56A27" w:rsidRPr="00B00A38" w:rsidRDefault="00B56A27" w:rsidP="00B56A27">
      <w:pPr>
        <w:pStyle w:val="Heading4"/>
        <w:rPr>
          <w:noProof w:val="0"/>
        </w:rPr>
      </w:pPr>
      <w:bookmarkStart w:id="400" w:name="_Toc34294234"/>
      <w:r w:rsidRPr="00B00A38">
        <w:rPr>
          <w:noProof w:val="0"/>
        </w:rPr>
        <w:t>X.7.2.4 Longitudinal Patient Record</w:t>
      </w:r>
      <w:bookmarkEnd w:id="400"/>
    </w:p>
    <w:p w14:paraId="4026C397" w14:textId="63C343F0" w:rsidR="00B56A27" w:rsidRPr="00B00A38" w:rsidRDefault="00B56A27" w:rsidP="00B56A27">
      <w:pPr>
        <w:pStyle w:val="BodyText"/>
      </w:pPr>
      <w:r w:rsidRPr="00B00A38">
        <w:t xml:space="preserve">Building on the document concepts described above in Section X.7.2.3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 </w:t>
      </w:r>
    </w:p>
    <w:p w14:paraId="2A2A3C0B" w14:textId="75B6E1E4" w:rsidR="00B56A27" w:rsidRPr="00B00A38" w:rsidRDefault="00B56A27" w:rsidP="00B56A27">
      <w:pPr>
        <w:pStyle w:val="BodyText"/>
      </w:pPr>
      <w:r w:rsidRPr="00B00A38">
        <w:t xml:space="preserve">Care providers, 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X.7.3.2) or federation of communities (see Section X.7.3.3)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w:t>
      </w:r>
      <w:r w:rsidRPr="00B00A38">
        <w:lastRenderedPageBreak/>
        <w:t>data load, or comprehensive patient summary to initialize the electronic patient record with data for historical purposes.</w:t>
      </w:r>
    </w:p>
    <w:p w14:paraId="314E30B6" w14:textId="6E80139B" w:rsidR="00B56A27" w:rsidRPr="00B00A38" w:rsidRDefault="00B56A27" w:rsidP="00B56A27">
      <w:pPr>
        <w:pStyle w:val="BodyText"/>
      </w:pPr>
      <w:r w:rsidRPr="00B00A38">
        <w:t>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themselves, Document Sharing supports interoperability amongst local systems and supports a longitudinal patient record that spans across many local systems potentially using multiple different database systems.</w:t>
      </w:r>
    </w:p>
    <w:p w14:paraId="1FAF913B" w14:textId="74D0363D" w:rsidR="00B56A27" w:rsidRPr="00B00A38" w:rsidRDefault="00B56A27" w:rsidP="00B56A27">
      <w:pPr>
        <w:pStyle w:val="Heading4"/>
        <w:rPr>
          <w:noProof w:val="0"/>
        </w:rPr>
      </w:pPr>
      <w:bookmarkStart w:id="401" w:name="_Toc34294235"/>
      <w:r w:rsidRPr="00B00A38">
        <w:rPr>
          <w:noProof w:val="0"/>
        </w:rPr>
        <w:t>X.7.2.5 Use of Documents</w:t>
      </w:r>
      <w:bookmarkEnd w:id="401"/>
    </w:p>
    <w:p w14:paraId="2D63597B" w14:textId="10917342" w:rsidR="00B56A27" w:rsidRPr="00B00A38" w:rsidRDefault="00B56A27" w:rsidP="00B56A27">
      <w:pPr>
        <w:pStyle w:val="BodyText"/>
      </w:pPr>
      <w:r w:rsidRPr="00B00A38">
        <w:t>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X.7.2.2. While the format and content of a document is not restrictively defined, it is expected to be a coherent set of healthcare data that includes enough context to be useful to a practitioner. A document should have the characteristics as described in Section X.7.2.3 namely, persistence, wholeness, stewardship, context and potential for authentication.</w:t>
      </w:r>
    </w:p>
    <w:p w14:paraId="576C7D61" w14:textId="56ED9666" w:rsidR="00B56A27" w:rsidRPr="00B00A38" w:rsidRDefault="00B56A27" w:rsidP="00B56A27">
      <w:pPr>
        <w:pStyle w:val="BodyText"/>
      </w:pPr>
      <w:r w:rsidRPr="00B00A38">
        <w:t xml:space="preserve">IHE Document Sharing profiles assume that a patient identity is associated with every document shared (see Section X.7.2.4). </w:t>
      </w:r>
    </w:p>
    <w:p w14:paraId="7812C6D4" w14:textId="77777777" w:rsidR="00B56A27" w:rsidRPr="00B00A38" w:rsidRDefault="00B56A27" w:rsidP="00B56A27">
      <w:pPr>
        <w:pStyle w:val="BodyText"/>
      </w:pPr>
      <w:r w:rsidRPr="00B00A38">
        <w:t xml:space="preserve">The most common document content standards that are profiled by IHE 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0362B5FF" w14:textId="77777777" w:rsidR="00B56A27" w:rsidRPr="00B00A38" w:rsidRDefault="00B56A27" w:rsidP="00B56A27">
      <w:pPr>
        <w:pStyle w:val="BodyText"/>
      </w:pPr>
      <w:r w:rsidRPr="00B00A38">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w:t>
      </w:r>
      <w:r w:rsidRPr="00B00A38">
        <w:lastRenderedPageBreak/>
        <w:t xml:space="preserve">transport and the content of the documents so that true interoperability can more easily be achieved throughout the healthcare continuum. </w:t>
      </w:r>
    </w:p>
    <w:p w14:paraId="7CEC983A" w14:textId="77777777" w:rsidR="00B56A27" w:rsidRPr="00B00A38" w:rsidRDefault="00B56A27" w:rsidP="00B56A27">
      <w:pPr>
        <w:pStyle w:val="BodyText"/>
      </w:pPr>
      <w:r w:rsidRPr="00B00A38">
        <w:t xml:space="preserve">The IHE Content Profiles utilize two abstract actors “Content Creator” and “Content Consumer”, utilizing an abstraction of “Share Content”; where “Share Content” can be any of the Document Sharing infrastructures including MHDS, XDS, XDR, XCA, etc.: </w:t>
      </w:r>
    </w:p>
    <w:p w14:paraId="1B98E9CD" w14:textId="77777777" w:rsidR="00B56A27" w:rsidRPr="00B00A38" w:rsidRDefault="00B56A27" w:rsidP="00B56A27">
      <w:pPr>
        <w:pStyle w:val="BodyText"/>
        <w:jc w:val="center"/>
      </w:pPr>
      <w:r w:rsidRPr="00B00A38">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45">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6" o:title="Antepartum Record Actor Diagram"/>
                </v:shape>
                <w10:anchorlock/>
              </v:group>
            </w:pict>
          </mc:Fallback>
        </mc:AlternateContent>
      </w:r>
    </w:p>
    <w:p w14:paraId="544E1358" w14:textId="34C2E21E" w:rsidR="00B56A27" w:rsidRPr="00B00A38" w:rsidRDefault="00B56A27" w:rsidP="00B56A27">
      <w:pPr>
        <w:pStyle w:val="FigureTitle"/>
      </w:pPr>
      <w:r w:rsidRPr="00B00A38">
        <w:t>Figure X.7.2.5-1: MHDS Actor Diagram</w:t>
      </w:r>
    </w:p>
    <w:p w14:paraId="524907CF" w14:textId="77777777" w:rsidR="00B56A27" w:rsidRPr="00B00A38" w:rsidRDefault="00B56A27" w:rsidP="00B56A27">
      <w:pPr>
        <w:pStyle w:val="BodyText"/>
      </w:pPr>
      <w:r w:rsidRPr="00B00A38">
        <w:t>IHE Content Profiles can be found:</w:t>
      </w:r>
    </w:p>
    <w:p w14:paraId="56BD7F2B" w14:textId="77777777" w:rsidR="00B56A27" w:rsidRPr="00B00A38" w:rsidRDefault="00B56A27" w:rsidP="00B56A27">
      <w:pPr>
        <w:pStyle w:val="ListBullet2"/>
      </w:pPr>
      <w:r w:rsidRPr="00B00A38">
        <w:t xml:space="preserve">CDA </w:t>
      </w:r>
      <w:hyperlink r:id="rId47" w:history="1">
        <w:r w:rsidRPr="00B00A38">
          <w:rPr>
            <w:rStyle w:val="Hyperlink"/>
          </w:rPr>
          <w:t>https://wiki.ihe.net/index.php/Category:CDA</w:t>
        </w:r>
      </w:hyperlink>
    </w:p>
    <w:p w14:paraId="3EC46ED6" w14:textId="77777777" w:rsidR="00B56A27" w:rsidRPr="00B00A38" w:rsidRDefault="00B56A27" w:rsidP="00B56A27">
      <w:pPr>
        <w:pStyle w:val="ListBullet2"/>
      </w:pPr>
      <w:r w:rsidRPr="00B00A38">
        <w:t xml:space="preserve">FHIR-Document </w:t>
      </w:r>
      <w:hyperlink r:id="rId48" w:history="1">
        <w:r w:rsidRPr="00B00A38">
          <w:rPr>
            <w:rStyle w:val="Hyperlink"/>
          </w:rPr>
          <w:t>https://wiki.ihe.net/index.php/Category:FHIR-Doc</w:t>
        </w:r>
      </w:hyperlink>
    </w:p>
    <w:p w14:paraId="10DCD5E5" w14:textId="06AD2B9F" w:rsidR="00B56A27" w:rsidRPr="00B00A38" w:rsidRDefault="00B56A27" w:rsidP="00B56A27">
      <w:pPr>
        <w:pStyle w:val="Heading4"/>
        <w:rPr>
          <w:noProof w:val="0"/>
        </w:rPr>
      </w:pPr>
      <w:bookmarkStart w:id="402" w:name="_Toc34294236"/>
      <w:r w:rsidRPr="00B00A38">
        <w:rPr>
          <w:noProof w:val="0"/>
        </w:rPr>
        <w:t>X.7.2.6 Value of Metadata</w:t>
      </w:r>
      <w:bookmarkEnd w:id="402"/>
    </w:p>
    <w:p w14:paraId="030676FB" w14:textId="7F9DE18F" w:rsidR="00B56A27" w:rsidRPr="00B00A38" w:rsidRDefault="00B56A27" w:rsidP="00B56A27">
      <w:pPr>
        <w:pStyle w:val="BodyText"/>
      </w:pPr>
      <w:r w:rsidRPr="00B00A38">
        <w:t>Another key principle leveraged by IHE Document Sharing is the use of metadata. As defined in Section X.7.2.2,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A0F24EC" w14:textId="77777777" w:rsidR="00B56A27" w:rsidRPr="00B00A38" w:rsidRDefault="00B56A27" w:rsidP="00B56A27">
      <w:pPr>
        <w:pStyle w:val="BodyText"/>
      </w:pPr>
      <w:r w:rsidRPr="00B00A38">
        <w:t>Metadata serve multiple purposes. They allow systems to perform:</w:t>
      </w:r>
    </w:p>
    <w:p w14:paraId="22082BE2" w14:textId="77777777" w:rsidR="00B56A27" w:rsidRPr="00B00A38" w:rsidRDefault="00B56A27" w:rsidP="00B56A27">
      <w:pPr>
        <w:pStyle w:val="ListBullet2"/>
      </w:pPr>
      <w:r w:rsidRPr="00B00A38">
        <w:t>automated management of the documents – like assigning priorities or work tasks</w:t>
      </w:r>
    </w:p>
    <w:p w14:paraId="2E8845C9" w14:textId="77777777" w:rsidR="00B56A27" w:rsidRPr="00B00A38" w:rsidRDefault="00B56A27" w:rsidP="00B56A27">
      <w:pPr>
        <w:pStyle w:val="ListBullet2"/>
      </w:pPr>
      <w:r w:rsidRPr="00B00A38">
        <w:t>automated patient identification – adding the new information to the correct patient’s local record</w:t>
      </w:r>
    </w:p>
    <w:p w14:paraId="3CE9EAD7" w14:textId="77777777" w:rsidR="00B56A27" w:rsidRPr="00B00A38" w:rsidRDefault="00B56A27" w:rsidP="00B56A27">
      <w:pPr>
        <w:pStyle w:val="ListBullet2"/>
      </w:pPr>
      <w:r w:rsidRPr="00B00A38">
        <w:t xml:space="preserve">support for provenance management – making decisions based on authority of creator of content </w:t>
      </w:r>
    </w:p>
    <w:p w14:paraId="74E30422" w14:textId="77777777" w:rsidR="00B56A27" w:rsidRPr="00B00A38" w:rsidRDefault="00B56A27" w:rsidP="00B56A27">
      <w:pPr>
        <w:pStyle w:val="ListBullet2"/>
      </w:pPr>
      <w:r w:rsidRPr="00B00A38">
        <w:t>support for episodic searches – by type, date of service</w:t>
      </w:r>
    </w:p>
    <w:p w14:paraId="442277E0" w14:textId="77777777" w:rsidR="00B56A27" w:rsidRPr="00B00A38" w:rsidRDefault="00B56A27" w:rsidP="00B56A27">
      <w:pPr>
        <w:pStyle w:val="ListBullet2"/>
      </w:pPr>
      <w:r w:rsidRPr="00B00A38">
        <w:lastRenderedPageBreak/>
        <w:t>support relationships between documents</w:t>
      </w:r>
    </w:p>
    <w:p w14:paraId="795D9906" w14:textId="77777777" w:rsidR="00B56A27" w:rsidRPr="00B00A38" w:rsidRDefault="00B56A27" w:rsidP="00B56A27">
      <w:pPr>
        <w:pStyle w:val="ListBullet2"/>
      </w:pPr>
      <w:r w:rsidRPr="00B00A38">
        <w:t>support privacy/authorization controls – enabling access to content only where appropriate</w:t>
      </w:r>
    </w:p>
    <w:p w14:paraId="16C4746B" w14:textId="77777777" w:rsidR="00B56A27" w:rsidRPr="00B00A38" w:rsidRDefault="00B56A27" w:rsidP="00B56A27">
      <w:pPr>
        <w:pStyle w:val="ListBullet2"/>
      </w:pPr>
      <w:r w:rsidRPr="00B00A38">
        <w:t>support security and integrity controls</w:t>
      </w:r>
    </w:p>
    <w:p w14:paraId="09B2DC74" w14:textId="77777777" w:rsidR="00B56A27" w:rsidRPr="00B00A38" w:rsidRDefault="00B56A27" w:rsidP="00B56A27">
      <w:pPr>
        <w:pStyle w:val="BodyText"/>
      </w:pPr>
      <w:r w:rsidRPr="00B00A38">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2DC00EBB" w14:textId="0380AD6B" w:rsidR="00B56A27" w:rsidRPr="00B00A38" w:rsidRDefault="00B56A27" w:rsidP="00B56A27">
      <w:pPr>
        <w:pStyle w:val="Heading4"/>
        <w:rPr>
          <w:noProof w:val="0"/>
        </w:rPr>
      </w:pPr>
      <w:bookmarkStart w:id="403" w:name="_Toc34294237"/>
      <w:r w:rsidRPr="00B00A38">
        <w:rPr>
          <w:noProof w:val="0"/>
        </w:rPr>
        <w:t>X.7.2.</w:t>
      </w:r>
      <w:r w:rsidR="00016AA5">
        <w:rPr>
          <w:noProof w:val="0"/>
        </w:rPr>
        <w:t>7</w:t>
      </w:r>
      <w:r w:rsidR="00016AA5" w:rsidRPr="00B00A38">
        <w:rPr>
          <w:noProof w:val="0"/>
        </w:rPr>
        <w:t xml:space="preserve"> </w:t>
      </w:r>
      <w:r w:rsidRPr="00B00A38">
        <w:rPr>
          <w:noProof w:val="0"/>
        </w:rPr>
        <w:t>Document Relationships</w:t>
      </w:r>
      <w:bookmarkEnd w:id="403"/>
    </w:p>
    <w:p w14:paraId="3C01E570" w14:textId="162EAA4C" w:rsidR="00B56A27" w:rsidRPr="00B00A38" w:rsidRDefault="00B56A27" w:rsidP="00B56A27">
      <w:pPr>
        <w:pStyle w:val="BodyText"/>
      </w:pPr>
      <w:r w:rsidRPr="00B00A38">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ins w:id="404" w:author="John Moehrke" w:date="2020-05-03T19:52:00Z">
        <w:r w:rsidR="005B3FC5" w:rsidRPr="00B00A38">
          <w:t xml:space="preserve">For a complete list of document metadata refer to </w:t>
        </w:r>
        <w:r w:rsidR="005B3FC5">
          <w:fldChar w:fldCharType="begin"/>
        </w:r>
        <w:r w:rsidR="005B3FC5">
          <w:instrText xml:space="preserve"> HYPERLINK "http://www.ihe.net/uploadedFiles/Documents/ITI/IHE_ITI_TF_Vol3.pdf" \l "nameddest=4_1_Abstract_Metadata_Model" </w:instrText>
        </w:r>
        <w:r w:rsidR="005B3FC5">
          <w:fldChar w:fldCharType="separate"/>
        </w:r>
        <w:r w:rsidR="005B3FC5" w:rsidRPr="00B00A38">
          <w:rPr>
            <w:rStyle w:val="Hyperlink"/>
          </w:rPr>
          <w:t>ITI TF-3: Section 4.1</w:t>
        </w:r>
        <w:r w:rsidR="005B3FC5">
          <w:rPr>
            <w:rStyle w:val="Hyperlink"/>
          </w:rPr>
          <w:fldChar w:fldCharType="end"/>
        </w:r>
        <w:r w:rsidR="005B3FC5">
          <w:rPr>
            <w:rStyle w:val="Hyperlink"/>
          </w:rPr>
          <w:t xml:space="preserve"> – “Abstract Metadata Model”</w:t>
        </w:r>
        <w:r w:rsidR="005B3FC5" w:rsidRPr="00B00A38">
          <w:t>.</w:t>
        </w:r>
        <w:r w:rsidR="005B3FC5">
          <w:t xml:space="preserve"> This abstract metadata model has </w:t>
        </w:r>
      </w:ins>
      <w:ins w:id="405" w:author="John Moehrke" w:date="2020-05-03T19:55:00Z">
        <w:r w:rsidR="005B3FC5">
          <w:t>Section 4.2 “</w:t>
        </w:r>
      </w:ins>
      <w:ins w:id="406" w:author="John Moehrke" w:date="2020-05-03T19:53:00Z">
        <w:r w:rsidR="005B3FC5">
          <w:t>ebRIM Representation</w:t>
        </w:r>
      </w:ins>
      <w:ins w:id="407" w:author="John Moehrke" w:date="2020-05-03T19:55:00Z">
        <w:r w:rsidR="005B3FC5">
          <w:t>”</w:t>
        </w:r>
      </w:ins>
      <w:ins w:id="408" w:author="John Moehrke" w:date="2020-05-03T19:53:00Z">
        <w:r w:rsidR="005B3FC5">
          <w:t xml:space="preserve"> used by XDS and XCA;  and </w:t>
        </w:r>
      </w:ins>
      <w:ins w:id="409" w:author="John Moehrke" w:date="2020-05-03T19:54:00Z">
        <w:r w:rsidR="005B3FC5">
          <w:t xml:space="preserve">section 4.5 </w:t>
        </w:r>
      </w:ins>
      <w:ins w:id="410" w:author="John Moehrke" w:date="2020-05-03T19:55:00Z">
        <w:r w:rsidR="005B3FC5">
          <w:t>“</w:t>
        </w:r>
      </w:ins>
      <w:ins w:id="411" w:author="John Moehrke" w:date="2020-05-03T19:53:00Z">
        <w:r w:rsidR="005B3FC5">
          <w:t xml:space="preserve">FHIR </w:t>
        </w:r>
      </w:ins>
      <w:ins w:id="412" w:author="John Moehrke" w:date="2020-05-03T19:55:00Z">
        <w:r w:rsidR="005B3FC5">
          <w:t>Representation”</w:t>
        </w:r>
      </w:ins>
      <w:ins w:id="413" w:author="John Moehrke" w:date="2020-05-03T19:53:00Z">
        <w:r w:rsidR="005B3FC5">
          <w:t xml:space="preserve"> used by MHDS</w:t>
        </w:r>
      </w:ins>
      <w:ins w:id="414" w:author="John Moehrke" w:date="2020-05-03T19:55:00Z">
        <w:r w:rsidR="005B3FC5">
          <w:t xml:space="preserve"> and MHD</w:t>
        </w:r>
      </w:ins>
      <w:ins w:id="415" w:author="John Moehrke" w:date="2020-05-03T19:53:00Z">
        <w:r w:rsidR="005B3FC5">
          <w:t>.</w:t>
        </w:r>
      </w:ins>
    </w:p>
    <w:p w14:paraId="2FCBDACC" w14:textId="2D83E84D" w:rsidR="00B56A27" w:rsidRPr="00B00A38" w:rsidRDefault="00B56A27" w:rsidP="00B56A27">
      <w:pPr>
        <w:pStyle w:val="BodyText"/>
      </w:pPr>
      <w:r w:rsidRPr="00B00A38">
        <w:rPr>
          <w:b/>
        </w:rPr>
        <w:t>Documents:</w:t>
      </w:r>
      <w:r w:rsidRPr="00B00A38">
        <w:t xml:space="preserve"> Each document shared using IHE-defined constructs comes with a collection of metadata which describes the document. The metadata describing the document includes things like: document identifier, patient identifier and demographics, document author, class of document, confidentiality of document, creation time, and events causing creation of document, document format and several more. </w:t>
      </w:r>
      <w:del w:id="416" w:author="John Moehrke" w:date="2020-05-03T19:52:00Z">
        <w:r w:rsidRPr="00B00A38" w:rsidDel="005B3FC5">
          <w:delText xml:space="preserve">For a complete list of document metadata refer to </w:delText>
        </w:r>
        <w:r w:rsidR="00A46631" w:rsidDel="005B3FC5">
          <w:fldChar w:fldCharType="begin"/>
        </w:r>
        <w:r w:rsidR="00A46631" w:rsidDel="005B3FC5">
          <w:delInstrText xml:space="preserve"> HYPERLINK "http://www.ihe.net/uploadedFiles/Documents/ITI/IHE_ITI_TF_Vol3.pdf" \l "nameddest=4_1_Abstract_Metadata_Model" </w:delInstrText>
        </w:r>
        <w:r w:rsidR="00A46631" w:rsidDel="005B3FC5">
          <w:fldChar w:fldCharType="separate"/>
        </w:r>
        <w:r w:rsidRPr="00B00A38" w:rsidDel="005B3FC5">
          <w:rPr>
            <w:rStyle w:val="Hyperlink"/>
          </w:rPr>
          <w:delText>ITI TF-3: Section 4.1</w:delText>
        </w:r>
        <w:r w:rsidR="00A46631" w:rsidDel="005B3FC5">
          <w:rPr>
            <w:rStyle w:val="Hyperlink"/>
          </w:rPr>
          <w:fldChar w:fldCharType="end"/>
        </w:r>
        <w:r w:rsidRPr="00B00A38" w:rsidDel="005B3FC5">
          <w:delText>.</w:delText>
        </w:r>
      </w:del>
    </w:p>
    <w:p w14:paraId="3A95872C" w14:textId="77777777" w:rsidR="00B56A27" w:rsidRPr="00B00A38" w:rsidRDefault="00B56A27" w:rsidP="00B56A27">
      <w:pPr>
        <w:pStyle w:val="BodyText"/>
      </w:pPr>
      <w:r w:rsidRPr="00B00A38">
        <w:rPr>
          <w:b/>
        </w:rPr>
        <w:t>Folders:</w:t>
      </w:r>
      <w:r w:rsidRPr="00B00A38">
        <w:t xml:space="preserve"> Metadata shared using IHE-defined constructs can also describe folders and document’s membership in folders. A folder may be used to collect documents for many purposes, like ease of access or describing a functional purpose. </w:t>
      </w:r>
    </w:p>
    <w:p w14:paraId="156F6C44" w14:textId="77777777" w:rsidR="00B56A27" w:rsidRPr="00B00A38" w:rsidRDefault="00B56A27" w:rsidP="00B56A27">
      <w:pPr>
        <w:pStyle w:val="BodyText"/>
      </w:pPr>
      <w:r w:rsidRPr="00B00A38">
        <w:rPr>
          <w:b/>
        </w:rPr>
        <w:t>Submission Set:</w:t>
      </w:r>
      <w:r w:rsidRPr="00B00A38">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6E9938E7" w14:textId="77777777" w:rsidR="00B56A27" w:rsidRPr="00B00A38" w:rsidRDefault="00B56A27" w:rsidP="00B56A27">
      <w:pPr>
        <w:pStyle w:val="BodyText"/>
      </w:pPr>
      <w:r w:rsidRPr="00B00A38">
        <w:rPr>
          <w:b/>
        </w:rPr>
        <w:t>Document Associations:</w:t>
      </w:r>
      <w:r w:rsidRPr="00B00A38">
        <w:t xml:space="preserve"> The document sharing metadata supports the description of associations between documents. The associations supported are: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0728EBB6" w14:textId="7ACE5B89" w:rsidR="00B56A27" w:rsidRPr="00B00A38" w:rsidRDefault="00B56A27" w:rsidP="00B56A27">
      <w:pPr>
        <w:pStyle w:val="Heading4"/>
        <w:rPr>
          <w:noProof w:val="0"/>
        </w:rPr>
      </w:pPr>
      <w:bookmarkStart w:id="417" w:name="_Toc34294238"/>
      <w:r w:rsidRPr="00B00A38">
        <w:rPr>
          <w:noProof w:val="0"/>
        </w:rPr>
        <w:lastRenderedPageBreak/>
        <w:t>X.7.2.8 Document Sharing Models</w:t>
      </w:r>
      <w:bookmarkEnd w:id="417"/>
    </w:p>
    <w:p w14:paraId="47E746E9" w14:textId="77777777" w:rsidR="00B56A27" w:rsidRPr="00B00A38" w:rsidRDefault="00B56A27" w:rsidP="00B56A27">
      <w:pPr>
        <w:pStyle w:val="BodyText"/>
      </w:pPr>
      <w:r w:rsidRPr="00B00A38">
        <w:t>IHE has enabled three distinct Document Sharing Models that share the principles in this section. Because the principles are the same it is relatively simple to implement more than one model to accomplish multiple objectives. The three models are:</w:t>
      </w:r>
    </w:p>
    <w:p w14:paraId="0E982F6A" w14:textId="77777777" w:rsidR="00B56A27" w:rsidRPr="00B00A38" w:rsidRDefault="00B56A27" w:rsidP="00B56A27">
      <w:pPr>
        <w:pStyle w:val="ListBullet2"/>
      </w:pPr>
      <w:r w:rsidRPr="00B00A38">
        <w:rPr>
          <w:b/>
          <w:bCs/>
        </w:rPr>
        <w:t>Direct Push</w:t>
      </w:r>
      <w:r w:rsidRPr="00B00A38">
        <w:t xml:space="preserve"> – in this model, clinical content in the form of documents and metadata is sent directly to a known recipient, or published on media for delivery</w:t>
      </w:r>
    </w:p>
    <w:p w14:paraId="7F5FB604" w14:textId="77777777" w:rsidR="00B56A27" w:rsidRPr="00B00A38" w:rsidRDefault="00B56A27" w:rsidP="00B56A27">
      <w:pPr>
        <w:pStyle w:val="ListBullet2"/>
      </w:pPr>
      <w:r w:rsidRPr="00B00A38">
        <w:rPr>
          <w:b/>
          <w:bCs/>
        </w:rPr>
        <w:t>Centralized Discovery and Retrieve</w:t>
      </w:r>
      <w:r w:rsidRPr="00B00A38">
        <w:t xml:space="preserve"> – in this model, a centralized locator is used to discover the location of documents which enables a retrieval of the document from a custodian who has registered existence of the document with the centralized locator</w:t>
      </w:r>
    </w:p>
    <w:p w14:paraId="15D6C6B8" w14:textId="77777777" w:rsidR="00B56A27" w:rsidRPr="00B00A38" w:rsidRDefault="00B56A27" w:rsidP="00B56A27">
      <w:pPr>
        <w:pStyle w:val="ListBullet2"/>
      </w:pPr>
      <w:r w:rsidRPr="00B00A38">
        <w:rPr>
          <w:b/>
          <w:bCs/>
        </w:rPr>
        <w:t>Federated Discovery and Retrieve</w:t>
      </w:r>
      <w:r w:rsidRPr="00B00A38">
        <w:t xml:space="preserve"> – in this model, a collection of peer entities are enabled to query each other to locate documents of interest, followed by retrieval of specific documents.</w:t>
      </w:r>
    </w:p>
    <w:p w14:paraId="6B923FB5" w14:textId="254E308D" w:rsidR="00B56A27" w:rsidRPr="00B00A38" w:rsidRDefault="00B56A27" w:rsidP="00B56A27">
      <w:pPr>
        <w:pStyle w:val="BodyText"/>
      </w:pPr>
      <w:r w:rsidRPr="00B00A38">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r w:rsidR="00E747DC" w:rsidRPr="00B00A38">
        <w:t>approaches,</w:t>
      </w:r>
      <w:r w:rsidRPr="00B00A38">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64A2EBCD" w14:textId="77777777" w:rsidR="00B56A27" w:rsidRPr="00B00A38" w:rsidRDefault="00B56A27" w:rsidP="00B56A27">
      <w:pPr>
        <w:pStyle w:val="BodyText"/>
      </w:pPr>
      <w:r w:rsidRPr="00B00A38">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593D0AC9" w14:textId="65A6205A" w:rsidR="00B56A27" w:rsidRPr="00B00A38" w:rsidRDefault="00B56A27" w:rsidP="00B56A27">
      <w:pPr>
        <w:pStyle w:val="Heading4"/>
        <w:rPr>
          <w:noProof w:val="0"/>
        </w:rPr>
      </w:pPr>
      <w:bookmarkStart w:id="418" w:name="_Toc34294239"/>
      <w:r w:rsidRPr="00B00A38">
        <w:rPr>
          <w:noProof w:val="0"/>
        </w:rPr>
        <w:t>X.7.2.9 Patient Identity Management</w:t>
      </w:r>
      <w:bookmarkEnd w:id="418"/>
    </w:p>
    <w:p w14:paraId="15D3AFC4" w14:textId="77777777" w:rsidR="00B56A27" w:rsidRPr="00B00A38" w:rsidRDefault="00B56A27" w:rsidP="00B56A27">
      <w:pPr>
        <w:pStyle w:val="BodyText"/>
      </w:pPr>
      <w:r w:rsidRPr="00B00A38">
        <w:t xml:space="preserve">The Document Sharing mechanisms enabled through IHE assume that a patient is associated with every document shared. That patient is described within the metadata describing the document. </w:t>
      </w:r>
    </w:p>
    <w:p w14:paraId="750AB782" w14:textId="77777777" w:rsidR="00B56A27" w:rsidRPr="00B00A38" w:rsidRDefault="00B56A27" w:rsidP="00B56A27">
      <w:pPr>
        <w:pStyle w:val="BodyText"/>
      </w:pPr>
      <w:r w:rsidRPr="00B00A38">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72EF71B" w14:textId="747CD005" w:rsidR="00B56A27" w:rsidRPr="00B00A38" w:rsidRDefault="00B56A27" w:rsidP="00B56A27">
      <w:pPr>
        <w:pStyle w:val="BodyText"/>
      </w:pPr>
      <w:r w:rsidRPr="00B00A38">
        <w:lastRenderedPageBreak/>
        <w:t>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X.7.2.4.</w:t>
      </w:r>
    </w:p>
    <w:p w14:paraId="1FCA8A79" w14:textId="03F3618C" w:rsidR="00B56A27" w:rsidRPr="00B00A38" w:rsidRDefault="00B56A27" w:rsidP="00B56A27">
      <w:pPr>
        <w:pStyle w:val="Heading4"/>
        <w:rPr>
          <w:noProof w:val="0"/>
        </w:rPr>
      </w:pPr>
      <w:bookmarkStart w:id="419" w:name="_Toc34294240"/>
      <w:r w:rsidRPr="00B00A38">
        <w:rPr>
          <w:noProof w:val="0"/>
        </w:rPr>
        <w:t>X.7.2.10 Locating sharing partners</w:t>
      </w:r>
      <w:bookmarkEnd w:id="419"/>
    </w:p>
    <w:p w14:paraId="382EF842" w14:textId="3FDEB5E7" w:rsidR="00B56A27" w:rsidRPr="00B00A38" w:rsidRDefault="00B56A27" w:rsidP="00B56A27">
      <w:pPr>
        <w:pStyle w:val="BodyText"/>
      </w:pPr>
      <w:r w:rsidRPr="00B00A38">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r w:rsidR="00E747DC" w:rsidRPr="00B00A38">
        <w:t>peer-based</w:t>
      </w:r>
      <w:r w:rsidRPr="00B00A38">
        <w:t xml:space="preserve"> push and discovery mode requires identification of each of the peers. This ability to discover sharing partners can be accomplished in many different ways and a clear preference is not yet apparent. The approaches can be broadly characterized as a) locating electronic services which can provide information and b) locating patient specific source of information.</w:t>
      </w:r>
    </w:p>
    <w:p w14:paraId="7CF6CD92" w14:textId="77777777" w:rsidR="00B56A27" w:rsidRPr="00B00A38" w:rsidRDefault="00B56A27" w:rsidP="00B56A27">
      <w:pPr>
        <w:pStyle w:val="BodyText"/>
      </w:pPr>
      <w:r w:rsidRPr="00B00A38">
        <w:t>For locating electronic services which can provide information, some approaches currently used in various parts of the world are:</w:t>
      </w:r>
    </w:p>
    <w:p w14:paraId="233952D3" w14:textId="77777777" w:rsidR="00B56A27" w:rsidRPr="00B00A38" w:rsidRDefault="00B56A27" w:rsidP="00B56A27">
      <w:pPr>
        <w:pStyle w:val="ListBullet2"/>
      </w:pPr>
      <w:r w:rsidRPr="00B00A38">
        <w:t xml:space="preserve">Local configuration files – many organizations keep a local configuration file or address book which is managed manually whenever a new sharing partner is identified or updated. </w:t>
      </w:r>
    </w:p>
    <w:p w14:paraId="692B3AFF" w14:textId="77777777" w:rsidR="00B56A27" w:rsidRPr="00B00A38" w:rsidRDefault="00B56A27" w:rsidP="00B56A27">
      <w:pPr>
        <w:pStyle w:val="ListBullet2"/>
      </w:pPr>
      <w:r w:rsidRPr="00B00A38">
        <w:t>Service Registry – a services registry is sometimes used as a centralized service available to all participants.</w:t>
      </w:r>
    </w:p>
    <w:p w14:paraId="3A833A61" w14:textId="77777777" w:rsidR="00B56A27" w:rsidRPr="00B00A38" w:rsidRDefault="00B56A27" w:rsidP="00B56A27">
      <w:pPr>
        <w:pStyle w:val="ListBullet2"/>
      </w:pPr>
      <w:r w:rsidRPr="00B00A38">
        <w:t xml:space="preserve">Healthcare Provider Directory – enables a directory of individual and organizational entities along with electronic services provided by those entities. </w:t>
      </w:r>
    </w:p>
    <w:p w14:paraId="57636ABC" w14:textId="3C36BB43" w:rsidR="00B56A27" w:rsidRPr="00B00A38" w:rsidRDefault="00B56A27" w:rsidP="00B56A27">
      <w:pPr>
        <w:pStyle w:val="Heading4"/>
        <w:rPr>
          <w:noProof w:val="0"/>
        </w:rPr>
      </w:pPr>
      <w:bookmarkStart w:id="420" w:name="_Toc34294241"/>
      <w:r w:rsidRPr="00B00A38">
        <w:rPr>
          <w:noProof w:val="0"/>
        </w:rPr>
        <w:t>X.7.2.11 Security/Privacy</w:t>
      </w:r>
      <w:bookmarkEnd w:id="420"/>
    </w:p>
    <w:p w14:paraId="1C02A3C9" w14:textId="77777777" w:rsidR="00B56A27" w:rsidRPr="00B00A38" w:rsidRDefault="00B56A27" w:rsidP="00B56A27">
      <w:pPr>
        <w:pStyle w:val="BodyText"/>
      </w:pPr>
      <w:r w:rsidRPr="00B00A38">
        <w:t>IHE addresses Privacy and Security through the use of Risk Assessment and Management. Each profile is assessed for various types of risks and the profile includes mitigations identified through that assessment in the privacy and security considerations.</w:t>
      </w:r>
    </w:p>
    <w:p w14:paraId="2C5228AB" w14:textId="77777777" w:rsidR="00B56A27" w:rsidRPr="00B00A38" w:rsidRDefault="00B56A27" w:rsidP="00B56A27">
      <w:pPr>
        <w:pStyle w:val="BodyText"/>
      </w:pPr>
      <w:r w:rsidRPr="00B00A38">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66EEE902" w14:textId="77777777" w:rsidR="00B56A27" w:rsidRPr="00B00A38" w:rsidRDefault="00B56A27" w:rsidP="00B56A27">
      <w:pPr>
        <w:pStyle w:val="BodyText"/>
      </w:pPr>
      <w:r w:rsidRPr="00B00A38">
        <w:t>IHE provides profiles that support privacy and security audit logging, user and system identification and authentication, access control, encryption, data integrity, digital signatures, and privacy consent management. Security and Privacy and the profiles IHE offers are discussed in Section X.5.</w:t>
      </w:r>
    </w:p>
    <w:p w14:paraId="766DD71A" w14:textId="0433FFEE" w:rsidR="00B56A27" w:rsidRPr="00B00A38" w:rsidRDefault="00B56A27" w:rsidP="00B56A27">
      <w:pPr>
        <w:pStyle w:val="Heading3"/>
        <w:numPr>
          <w:ilvl w:val="0"/>
          <w:numId w:val="0"/>
        </w:numPr>
        <w:rPr>
          <w:noProof w:val="0"/>
        </w:rPr>
      </w:pPr>
      <w:bookmarkStart w:id="421" w:name="_Toc34294242"/>
      <w:r w:rsidRPr="00B00A38">
        <w:rPr>
          <w:noProof w:val="0"/>
        </w:rPr>
        <w:t>X.7.3 Document sharing profiles</w:t>
      </w:r>
      <w:bookmarkEnd w:id="421"/>
    </w:p>
    <w:p w14:paraId="6EE1F76E" w14:textId="489397E1" w:rsidR="00B56A27" w:rsidRPr="00B00A38" w:rsidRDefault="00B56A27" w:rsidP="00B56A27">
      <w:r w:rsidRPr="00B00A38">
        <w:t xml:space="preserve">The key actors in health information exchange are the document source actors – those applications or modules that create the document to be shared, and the document consumer </w:t>
      </w:r>
      <w:r w:rsidRPr="00B00A38">
        <w:lastRenderedPageBreak/>
        <w:t xml:space="preserve">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w:t>
      </w:r>
    </w:p>
    <w:p w14:paraId="4BDB6FAC" w14:textId="11E6FADC" w:rsidR="00B56A27" w:rsidRPr="00B00A38" w:rsidRDefault="00B56A27" w:rsidP="00B56A27">
      <w:pPr>
        <w:pStyle w:val="BodyText"/>
      </w:pPr>
      <w:r w:rsidRPr="00B00A38">
        <w:t xml:space="preserve">The three models </w:t>
      </w:r>
      <w:r w:rsidR="00E747DC" w:rsidRPr="00B00A38">
        <w:t xml:space="preserve">defined in </w:t>
      </w:r>
      <w:r w:rsidR="00096159" w:rsidRPr="00B00A38">
        <w:t xml:space="preserve">Section </w:t>
      </w:r>
      <w:r w:rsidR="00E747DC" w:rsidRPr="00B00A38">
        <w:t xml:space="preserve">X.7.2.8 </w:t>
      </w:r>
      <w:r w:rsidRPr="00B00A38">
        <w:t xml:space="preserve">are designed to support different use cases. The Direct Push model can be relatively </w:t>
      </w:r>
      <w:r w:rsidR="00E747DC" w:rsidRPr="00B00A38">
        <w:t>simple,</w:t>
      </w:r>
      <w:r w:rsidRPr="00B00A38">
        <w:t xml:space="preserve"> but it cannot satisfy all use cases because it relies on the source of documents to know where those documents will be needed. The Discovery models can also handle use cases like:</w:t>
      </w:r>
    </w:p>
    <w:p w14:paraId="3C57EB28" w14:textId="77777777" w:rsidR="00B56A27" w:rsidRPr="00B00A38" w:rsidRDefault="00B56A27" w:rsidP="00B56A27">
      <w:pPr>
        <w:pStyle w:val="ListBullet2"/>
      </w:pPr>
      <w:r w:rsidRPr="00B00A38">
        <w:t>Treatment of a new condition where prior conditions may be relevant</w:t>
      </w:r>
    </w:p>
    <w:p w14:paraId="13E536EC" w14:textId="77777777" w:rsidR="00B56A27" w:rsidRPr="00B00A38" w:rsidRDefault="00B56A27" w:rsidP="00B56A27">
      <w:pPr>
        <w:pStyle w:val="ListBullet2"/>
      </w:pPr>
      <w:r w:rsidRPr="00B00A38">
        <w:t xml:space="preserve">Open </w:t>
      </w:r>
      <w:r w:rsidRPr="00B00A38">
        <w:rPr>
          <w:szCs w:val="24"/>
        </w:rPr>
        <w:t>Referral, where the patient is allowed to choose the specialist</w:t>
      </w:r>
    </w:p>
    <w:p w14:paraId="5B78C9F5" w14:textId="77777777" w:rsidR="00B56A27" w:rsidRPr="00B00A38" w:rsidRDefault="00B56A27" w:rsidP="00B56A27">
      <w:pPr>
        <w:pStyle w:val="ListBullet2"/>
      </w:pPr>
      <w:r w:rsidRPr="00B00A38">
        <w:rPr>
          <w:szCs w:val="24"/>
        </w:rPr>
        <w:t>Highly mobile patient</w:t>
      </w:r>
    </w:p>
    <w:p w14:paraId="43E8AE1F" w14:textId="77777777" w:rsidR="00B56A27" w:rsidRPr="00B00A38" w:rsidRDefault="00B56A27" w:rsidP="00B56A27">
      <w:pPr>
        <w:pStyle w:val="ListBullet2"/>
      </w:pPr>
      <w:r w:rsidRPr="00B00A38">
        <w:rPr>
          <w:szCs w:val="24"/>
        </w:rPr>
        <w:t>Emergency</w:t>
      </w:r>
    </w:p>
    <w:p w14:paraId="506CA73D" w14:textId="77777777" w:rsidR="00B56A27" w:rsidRPr="00B00A38" w:rsidRDefault="00B56A27" w:rsidP="00B56A27">
      <w:pPr>
        <w:pStyle w:val="ListBullet2"/>
      </w:pPr>
      <w:r w:rsidRPr="00B00A38">
        <w:rPr>
          <w:szCs w:val="24"/>
        </w:rPr>
        <w:t>Patient with many medical conditions</w:t>
      </w:r>
    </w:p>
    <w:p w14:paraId="7358B00A" w14:textId="77777777" w:rsidR="00B56A27" w:rsidRPr="00B00A38" w:rsidRDefault="00B56A27" w:rsidP="00B56A27">
      <w:pPr>
        <w:pStyle w:val="ListBullet2"/>
      </w:pPr>
      <w:r w:rsidRPr="00B00A38">
        <w:rPr>
          <w:szCs w:val="24"/>
        </w:rPr>
        <w:t>Patient with complex condition</w:t>
      </w:r>
    </w:p>
    <w:p w14:paraId="2C666A84" w14:textId="77777777" w:rsidR="00B56A27" w:rsidRPr="00B00A38" w:rsidRDefault="00B56A27" w:rsidP="00B56A27">
      <w:pPr>
        <w:rPr>
          <w:szCs w:val="24"/>
        </w:rPr>
      </w:pPr>
      <w:r w:rsidRPr="00B00A38">
        <w:rPr>
          <w:szCs w:val="24"/>
        </w:rPr>
        <w:t>The IHE profiles addressing these models are:</w:t>
      </w:r>
    </w:p>
    <w:p w14:paraId="70111F98" w14:textId="77777777" w:rsidR="00B56A27" w:rsidRPr="00B00A38" w:rsidRDefault="00B56A27" w:rsidP="00B56A27">
      <w:pPr>
        <w:pStyle w:val="ListBullet2"/>
      </w:pPr>
      <w:r w:rsidRPr="00B00A38">
        <w:t>Direct Push – Mobile access to Health Documents (MHD), Cross-Enterprise Document Reliable Interchange (XDR), and Cross-Enterprise Document Media Interchange (XDM)</w:t>
      </w:r>
    </w:p>
    <w:p w14:paraId="5BF5FBA9" w14:textId="1DDC0194" w:rsidR="00B56A27" w:rsidRPr="00B00A38" w:rsidRDefault="00B56A27" w:rsidP="00B56A27">
      <w:pPr>
        <w:pStyle w:val="ListBullet2"/>
      </w:pPr>
      <w:r w:rsidRPr="00B00A38">
        <w:t xml:space="preserve">Centralized Discovery and Retrieve (XDS Affinity Domain) – </w:t>
      </w:r>
      <w:r w:rsidR="00E747DC" w:rsidRPr="00B00A38">
        <w:t>Mobile Health Documents Sharing (</w:t>
      </w:r>
      <w:r w:rsidRPr="00B00A38">
        <w:t>MHDS</w:t>
      </w:r>
      <w:r w:rsidR="00E747DC" w:rsidRPr="00B00A38">
        <w:t>)</w:t>
      </w:r>
      <w:r w:rsidRPr="00B00A38">
        <w:t>, and Cross-Enterprise Document Sharing (XDS)</w:t>
      </w:r>
    </w:p>
    <w:p w14:paraId="06C45C89" w14:textId="77777777" w:rsidR="00B56A27" w:rsidRPr="00B00A38" w:rsidRDefault="00B56A27" w:rsidP="00B56A27">
      <w:pPr>
        <w:pStyle w:val="ListBullet2"/>
      </w:pPr>
      <w:r w:rsidRPr="00B00A38">
        <w:t>Federated Discovery and Retrieve – Cross-Community Access (XCA)</w:t>
      </w:r>
    </w:p>
    <w:p w14:paraId="361EBAF4" w14:textId="77777777" w:rsidR="00B56A27" w:rsidRPr="00B00A38" w:rsidRDefault="00B56A27" w:rsidP="00B56A27">
      <w:pPr>
        <w:pStyle w:val="BodyText"/>
      </w:pPr>
      <w:r w:rsidRPr="00B00A38">
        <w:t xml:space="preserve">The Mobile access to Health Documents (MHD) Profile is also an access (API) method to XDS or XCA environments. These models and other alternatives are further discussed in the </w:t>
      </w:r>
      <w:hyperlink r:id="rId49" w:history="1">
        <w:r w:rsidRPr="00B00A38">
          <w:rPr>
            <w:rStyle w:val="Hyperlink"/>
          </w:rPr>
          <w:t>White Paper on Enabling Document Sharing through IHE Profiles</w:t>
        </w:r>
      </w:hyperlink>
    </w:p>
    <w:p w14:paraId="53F6EB8C" w14:textId="6006198B" w:rsidR="00B56A27" w:rsidRPr="00B00A38" w:rsidRDefault="00B56A27" w:rsidP="00B56A27">
      <w:pPr>
        <w:pStyle w:val="Heading4"/>
        <w:rPr>
          <w:noProof w:val="0"/>
        </w:rPr>
      </w:pPr>
      <w:bookmarkStart w:id="422" w:name="_Toc34294243"/>
      <w:r w:rsidRPr="00B00A38">
        <w:rPr>
          <w:noProof w:val="0"/>
        </w:rPr>
        <w:t>X.7.3.1 Direct Push</w:t>
      </w:r>
      <w:bookmarkEnd w:id="422"/>
    </w:p>
    <w:p w14:paraId="42B72995" w14:textId="77777777" w:rsidR="00B56A27" w:rsidRPr="00B00A38" w:rsidRDefault="00B56A27" w:rsidP="00B56A27">
      <w:pPr>
        <w:pStyle w:val="BodyText"/>
      </w:pPr>
      <w:r w:rsidRPr="00B00A38">
        <w:t>This exchange model is not the focus of the MHDS Profile. This function can be achieved using MHD Profile with Document Source pushing to Document Recipient.</w:t>
      </w:r>
    </w:p>
    <w:p w14:paraId="07C31D29" w14:textId="01F5052D" w:rsidR="00B56A27" w:rsidRPr="00B00A38" w:rsidRDefault="00B56A27" w:rsidP="00B56A27">
      <w:pPr>
        <w:pStyle w:val="Heading4"/>
        <w:rPr>
          <w:noProof w:val="0"/>
        </w:rPr>
      </w:pPr>
      <w:bookmarkStart w:id="423" w:name="_Toc34294244"/>
      <w:r w:rsidRPr="00B00A38">
        <w:rPr>
          <w:noProof w:val="0"/>
        </w:rPr>
        <w:t>X.7.3.2 MHDS based Centralized Discovery and Retrieve</w:t>
      </w:r>
      <w:bookmarkEnd w:id="423"/>
    </w:p>
    <w:p w14:paraId="6342742D" w14:textId="77777777" w:rsidR="00B56A27" w:rsidRPr="00B00A38" w:rsidRDefault="00B56A27" w:rsidP="00B56A27">
      <w:pPr>
        <w:pStyle w:val="BodyText"/>
        <w:rPr>
          <w:rFonts w:cs="Arial"/>
        </w:rPr>
      </w:pPr>
      <w:r w:rsidRPr="00B00A38">
        <w:rPr>
          <w:rFonts w:cs="Arial"/>
        </w:rPr>
        <w:t xml:space="preserve">The </w:t>
      </w:r>
      <w:r w:rsidRPr="00B00A38">
        <w:t>MHDS Profile enables centralized discovery of health documents and retrieval of those documents from distributed document repositories.</w:t>
      </w:r>
    </w:p>
    <w:p w14:paraId="076FCABA" w14:textId="77777777" w:rsidR="00B56A27" w:rsidRPr="00B00A38" w:rsidRDefault="00B56A27" w:rsidP="00B56A27">
      <w:pPr>
        <w:pStyle w:val="BodyText"/>
        <w:rPr>
          <w:rFonts w:cs="Arial"/>
        </w:rPr>
      </w:pPr>
      <w:r w:rsidRPr="00B00A38">
        <w:rPr>
          <w:rFonts w:cs="Arial"/>
        </w:rPr>
        <w:t xml:space="preserve">The following scenario describes a typical exchange of clinical information using MHDS. Dr. Suwati works for New Hope Medical Partners which provides her with an EMR system. Her patient, Mary Gomez, just explained to the doctor that she was recently hospitalized at Norwalk General Hospital. Dr. Suwati would like to review the medical records that documented Mary's hospital stay. Using her EMR, Dr. Suwati searches for recent documents for Mary Gomez </w:t>
      </w:r>
      <w:r w:rsidRPr="00B00A38">
        <w:rPr>
          <w:rFonts w:cs="Arial"/>
        </w:rPr>
        <w:lastRenderedPageBreak/>
        <w:t xml:space="preserve">created by Norwalk General Hospital's EHR. Having found several documents (lab results, radiology reports, a discharge summary, etc.), Dr. Suwati chooses first to view Mary's radiology reports. Having read the reports, she discards them. However, Dr. Suwati reads the discharge summary and then saves it to Mary's record in the local EMR. </w:t>
      </w:r>
    </w:p>
    <w:p w14:paraId="66C0F605" w14:textId="77777777" w:rsidR="00B56A27" w:rsidRPr="00B00A38" w:rsidRDefault="00B56A27" w:rsidP="00B56A27">
      <w:pPr>
        <w:pStyle w:val="BodyText"/>
        <w:rPr>
          <w:rFonts w:cs="Arial"/>
        </w:rPr>
      </w:pPr>
      <w:r w:rsidRPr="00B00A38">
        <w:rPr>
          <w:rFonts w:cs="Arial"/>
        </w:rPr>
        <w:t xml:space="preserve">In this scenario of health information exchange, the primary player (Dr. Suwati)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Profile, a method to coordinate the authorized discovery and sharing of medical documents among disparate information systems. </w:t>
      </w:r>
    </w:p>
    <w:p w14:paraId="13AAFD5A" w14:textId="77777777" w:rsidR="00B56A27" w:rsidRPr="00B00A38" w:rsidRDefault="00B56A27" w:rsidP="00B56A27">
      <w:pPr>
        <w:pStyle w:val="BodyText"/>
        <w:rPr>
          <w:rFonts w:cs="Arial"/>
        </w:rPr>
      </w:pPr>
      <w:r w:rsidRPr="00B00A38">
        <w:rPr>
          <w:rFonts w:cs="Arial"/>
        </w:rPr>
        <w:t>MHDS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21C62FE0" w14:textId="61C1CB3C" w:rsidR="00B56A27" w:rsidRPr="00B00A38" w:rsidRDefault="00B56A27" w:rsidP="00B56A27">
      <w:pPr>
        <w:pStyle w:val="Heading5"/>
        <w:rPr>
          <w:noProof w:val="0"/>
        </w:rPr>
      </w:pPr>
      <w:bookmarkStart w:id="424" w:name="_Toc34294245"/>
      <w:r w:rsidRPr="00B00A38">
        <w:rPr>
          <w:noProof w:val="0"/>
        </w:rPr>
        <w:t>X.7.3.2.1 Document Publishing</w:t>
      </w:r>
      <w:bookmarkEnd w:id="424"/>
    </w:p>
    <w:p w14:paraId="4B277778" w14:textId="77777777" w:rsidR="00B56A27" w:rsidRPr="00B00A38" w:rsidRDefault="00B56A27" w:rsidP="00B56A27">
      <w:pPr>
        <w:pStyle w:val="BodyText"/>
        <w:rPr>
          <w:rFonts w:cs="Arial"/>
        </w:rPr>
      </w:pPr>
      <w:r w:rsidRPr="00B00A38">
        <w:rPr>
          <w:rFonts w:cs="Arial"/>
        </w:rPr>
        <w:t>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thus the books are controlled by the original organization until the moment that another organization requests a copy.</w:t>
      </w:r>
    </w:p>
    <w:p w14:paraId="441F214B" w14:textId="77777777" w:rsidR="00B56A27" w:rsidRPr="00B00A38" w:rsidRDefault="00B56A27" w:rsidP="00B56A27">
      <w:pPr>
        <w:pStyle w:val="BodyText"/>
        <w:rPr>
          <w:rFonts w:cs="Arial"/>
        </w:rPr>
      </w:pPr>
      <w:r w:rsidRPr="00B00A38">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794D06E5" w14:textId="77777777" w:rsidR="00B56A27" w:rsidRPr="00B00A38" w:rsidRDefault="00B56A27" w:rsidP="00B56A27">
      <w:pPr>
        <w:pStyle w:val="BodyText"/>
      </w:pPr>
      <w:r w:rsidRPr="00B00A38">
        <w:t xml:space="preserve">The actual location of the document repository will depend on the local deployment. IHE provides flexibility to enable many different deployment approaches. </w:t>
      </w:r>
    </w:p>
    <w:p w14:paraId="1B0E786E" w14:textId="77777777" w:rsidR="00B56A27" w:rsidRPr="00B00A38" w:rsidRDefault="00B56A27" w:rsidP="00B56A27">
      <w:pPr>
        <w:pStyle w:val="ListBullet2"/>
      </w:pPr>
      <w:r w:rsidRPr="00B00A38">
        <w:t>The document repository may be combined with the document registry, allowing for an integrated environment where no external “update registry” transaction is needed.</w:t>
      </w:r>
    </w:p>
    <w:p w14:paraId="152EC38B" w14:textId="427D2050" w:rsidR="00B56A27" w:rsidRPr="00B00A38" w:rsidRDefault="00B56A27" w:rsidP="00B56A27">
      <w:pPr>
        <w:pStyle w:val="ListBullet3"/>
      </w:pPr>
      <w:r w:rsidRPr="00B00A38">
        <w:t xml:space="preserve">In this case the Document Source includes the document in a FHIR Binary Resource within the “Provide Document </w:t>
      </w:r>
      <w:r w:rsidR="00096159" w:rsidRPr="00B00A38">
        <w:t>Bundle</w:t>
      </w:r>
      <w:r w:rsidRPr="00B00A38">
        <w:t xml:space="preserve">” [ITI-65] transaction </w:t>
      </w:r>
    </w:p>
    <w:p w14:paraId="3E106C16" w14:textId="66ABA056" w:rsidR="00B56A27" w:rsidRPr="00B00A38" w:rsidRDefault="00B56A27" w:rsidP="00B56A27">
      <w:pPr>
        <w:pStyle w:val="ListBullet2"/>
      </w:pPr>
      <w:r w:rsidRPr="00B00A38">
        <w:t>The document repository could be combined with a document source allowing a large hospital system to enable its local EMR system to also act as a document repository. In this case</w:t>
      </w:r>
      <w:r w:rsidR="00DA26A6">
        <w:t>,</w:t>
      </w:r>
      <w:r w:rsidRPr="00B00A38">
        <w:t xml:space="preserve"> there is no externally recognized “provide and register” transaction, but simply </w:t>
      </w:r>
      <w:r w:rsidRPr="00B00A38">
        <w:lastRenderedPageBreak/>
        <w:t>the “update registry” transaction from the hospital system to the central document registry.</w:t>
      </w:r>
    </w:p>
    <w:p w14:paraId="170F5180" w14:textId="554D7268" w:rsidR="00B56A27" w:rsidRPr="00B00A38" w:rsidRDefault="00B56A27" w:rsidP="00B56A27">
      <w:pPr>
        <w:pStyle w:val="ListBullet3"/>
      </w:pPr>
      <w:r w:rsidRPr="00B00A38">
        <w:t xml:space="preserve">In this case the Document Source stores the document in an accessible server and includes the URL to that location in the “Provide Document </w:t>
      </w:r>
      <w:r w:rsidR="00096159" w:rsidRPr="00B00A38">
        <w:t>Bundle</w:t>
      </w:r>
      <w:r w:rsidRPr="00B00A38">
        <w:t>” [ITI-65] transaction</w:t>
      </w:r>
    </w:p>
    <w:p w14:paraId="41B6563E" w14:textId="2F482B50" w:rsidR="00B56A27" w:rsidRPr="00B00A38" w:rsidRDefault="00B56A27" w:rsidP="00B56A27">
      <w:pPr>
        <w:pStyle w:val="ListBullet2"/>
      </w:pPr>
      <w:r w:rsidRPr="00B00A38">
        <w:t>There is no restriction on how many document repositories can be associated with a single document registry. However</w:t>
      </w:r>
      <w:r w:rsidR="00096159" w:rsidRPr="00B00A38">
        <w:t>,</w:t>
      </w:r>
      <w:r w:rsidRPr="00B00A38">
        <w:t xml:space="preserve"> any document repository must be made available for authorized retrieval of the documents contained and referenced within the Document Registry.</w:t>
      </w:r>
    </w:p>
    <w:p w14:paraId="0B1771F3" w14:textId="77777777" w:rsidR="00B56A27" w:rsidRPr="00B00A38" w:rsidRDefault="00B56A27" w:rsidP="00B56A27">
      <w:pPr>
        <w:pStyle w:val="ListBullet2"/>
      </w:pPr>
      <w:r w:rsidRPr="00B00A38">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1D7B408F" w14:textId="6AEF6BD5" w:rsidR="00B56A27" w:rsidRPr="00B00A38" w:rsidRDefault="00B56A27" w:rsidP="00B56A27">
      <w:pPr>
        <w:pStyle w:val="Heading5"/>
        <w:rPr>
          <w:noProof w:val="0"/>
        </w:rPr>
      </w:pPr>
      <w:bookmarkStart w:id="425" w:name="_Toc34294246"/>
      <w:r w:rsidRPr="00B00A38">
        <w:rPr>
          <w:noProof w:val="0"/>
        </w:rPr>
        <w:t>X.7.3.2.2 Document Discovery</w:t>
      </w:r>
      <w:bookmarkEnd w:id="425"/>
    </w:p>
    <w:p w14:paraId="1C687A27" w14:textId="63FE2ACB" w:rsidR="00B56A27" w:rsidRPr="00B00A38" w:rsidRDefault="00B56A27" w:rsidP="00B56A27">
      <w:pPr>
        <w:pStyle w:val="BodyText"/>
      </w:pPr>
      <w:r w:rsidRPr="00B00A38">
        <w:t>To complete our analogy, we must consider the library patron (Dr. Suwati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w:t>
      </w:r>
      <w:r w:rsidR="00096159" w:rsidRPr="00B00A38">
        <w:t>s</w:t>
      </w:r>
      <w:r w:rsidRPr="00B00A38">
        <w: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6F22F997" w14:textId="6C443B9B" w:rsidR="00B56A27" w:rsidRPr="00B00A38" w:rsidRDefault="00B56A27" w:rsidP="00B56A27">
      <w:pPr>
        <w:pStyle w:val="Heading5"/>
        <w:rPr>
          <w:noProof w:val="0"/>
        </w:rPr>
      </w:pPr>
      <w:bookmarkStart w:id="426" w:name="_Toc34294247"/>
      <w:r w:rsidRPr="00B00A38">
        <w:rPr>
          <w:noProof w:val="0"/>
        </w:rPr>
        <w:t>X.7.3.2.3 Governance</w:t>
      </w:r>
      <w:bookmarkEnd w:id="426"/>
    </w:p>
    <w:p w14:paraId="2BCE0460" w14:textId="6CA518E4" w:rsidR="00B56A27" w:rsidRPr="00B00A38" w:rsidRDefault="00B56A27" w:rsidP="00B56A27">
      <w:pPr>
        <w:pStyle w:val="BodyText"/>
        <w:rPr>
          <w:rFonts w:cs="Arial"/>
        </w:rPr>
      </w:pPr>
      <w:r w:rsidRPr="00B00A38">
        <w:t xml:space="preserve">As described in Section X.7.2: </w:t>
      </w:r>
      <w:r w:rsidRPr="00B00A38">
        <w:rPr>
          <w:i/>
        </w:rPr>
        <w:fldChar w:fldCharType="begin"/>
      </w:r>
      <w:r w:rsidRPr="00B00A38">
        <w:rPr>
          <w:i/>
        </w:rPr>
        <w:instrText xml:space="preserve"> REF _Ref307920239 \h  \* MERGEFORMAT </w:instrText>
      </w:r>
      <w:r w:rsidRPr="00B00A38">
        <w:rPr>
          <w:i/>
        </w:rPr>
      </w:r>
      <w:r w:rsidRPr="00B00A38">
        <w:rPr>
          <w:i/>
        </w:rPr>
        <w:fldChar w:fldCharType="separate"/>
      </w:r>
      <w:r w:rsidRPr="00B00A38">
        <w:rPr>
          <w:i/>
        </w:rPr>
        <w:t>Principles of IHE for Health Document Sharing</w:t>
      </w:r>
      <w:r w:rsidRPr="00B00A38">
        <w:rPr>
          <w:i/>
        </w:rPr>
        <w:fldChar w:fldCharType="end"/>
      </w:r>
      <w:r w:rsidRPr="00B00A38">
        <w:t xml:space="preserve"> section, the MHDS Profile is </w:t>
      </w:r>
      <w:r w:rsidRPr="00B00A38">
        <w:rPr>
          <w:rFonts w:cs="Arial"/>
        </w:rPr>
        <w:t>document content neutral; uses document metadata that are represented in a structured, standard format; and supports longevity of document storage.</w:t>
      </w:r>
    </w:p>
    <w:p w14:paraId="198AADB8" w14:textId="376B0BA1" w:rsidR="00B56A27" w:rsidRPr="00B00A38" w:rsidRDefault="00B56A27" w:rsidP="00B56A27">
      <w:pPr>
        <w:pStyle w:val="BodyText"/>
      </w:pPr>
      <w:r w:rsidRPr="00B00A38">
        <w:t>MHDS requires a governance structure as described in Section X.7.2.2 and defines the MHDS Community as the agent for that governance. An MHDS Community is a group of healthcare enterprises that have agreed to work together using a common set of policies and MHDS infrastructures for sharing patient clinical documents. Some examples are:</w:t>
      </w:r>
    </w:p>
    <w:p w14:paraId="78373352" w14:textId="77777777" w:rsidR="00B56A27" w:rsidRPr="00B00A38" w:rsidRDefault="00B56A27" w:rsidP="00B56A27">
      <w:pPr>
        <w:pStyle w:val="ListBullet2"/>
      </w:pPr>
      <w:r w:rsidRPr="00B00A38">
        <w:t>Regional community of care</w:t>
      </w:r>
    </w:p>
    <w:p w14:paraId="78B8DBEE" w14:textId="77777777" w:rsidR="00B56A27" w:rsidRPr="00B00A38" w:rsidRDefault="00B56A27" w:rsidP="00B56A27">
      <w:pPr>
        <w:pStyle w:val="ListBullet2"/>
      </w:pPr>
      <w:r w:rsidRPr="00B00A38">
        <w:t>Nationwide EHR</w:t>
      </w:r>
    </w:p>
    <w:p w14:paraId="66DA1F23" w14:textId="77777777" w:rsidR="00B56A27" w:rsidRPr="00B00A38" w:rsidRDefault="00B56A27" w:rsidP="00B56A27">
      <w:pPr>
        <w:pStyle w:val="ListBullet2"/>
      </w:pPr>
      <w:r w:rsidRPr="00B00A38">
        <w:lastRenderedPageBreak/>
        <w:t>Specialist (cardiology, oncology) or disease-oriented (diabetes) care networks</w:t>
      </w:r>
    </w:p>
    <w:p w14:paraId="58E96E49" w14:textId="77777777" w:rsidR="00B56A27" w:rsidRPr="00B00A38" w:rsidRDefault="00B56A27" w:rsidP="00B56A27">
      <w:pPr>
        <w:pStyle w:val="ListBullet2"/>
      </w:pPr>
      <w:r w:rsidRPr="00B00A38">
        <w:t>Government-sponsored or federation of enterprises</w:t>
      </w:r>
    </w:p>
    <w:p w14:paraId="0E38C7EE" w14:textId="77777777" w:rsidR="00B56A27" w:rsidRPr="00B00A38" w:rsidRDefault="00B56A27" w:rsidP="00B56A27">
      <w:pPr>
        <w:pStyle w:val="ListBullet2"/>
      </w:pPr>
      <w:r w:rsidRPr="00B00A38">
        <w:t>Insurance provider supported communities</w:t>
      </w:r>
    </w:p>
    <w:p w14:paraId="335AAE08" w14:textId="451F148C" w:rsidR="00B56A27" w:rsidRPr="00B00A38" w:rsidRDefault="00B56A27" w:rsidP="00B56A27">
      <w:pPr>
        <w:pStyle w:val="BodyText"/>
      </w:pPr>
      <w:r w:rsidRPr="00B00A38">
        <w:t>The MHDS Profile is patient centric thus requires that a patient identity is managed centrally as well. The PMIR Profile enables this patient identity management domain to use a single Patient Identification Domain</w:t>
      </w:r>
      <w:ins w:id="427" w:author="John Moehrke" w:date="2020-05-03T19:49:00Z">
        <w:r w:rsidR="005B3FC5">
          <w:t xml:space="preserve"> so that each patient has a master identity</w:t>
        </w:r>
      </w:ins>
      <w:r w:rsidRPr="00B00A38">
        <w:t xml:space="preserve">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w:t>
      </w:r>
      <w:del w:id="428" w:author="John Moehrke" w:date="2020-05-03T19:33:00Z">
        <w:r w:rsidRPr="00B00A38" w:rsidDel="00A46631">
          <w:delText xml:space="preserve">species </w:delText>
        </w:r>
      </w:del>
      <w:ins w:id="429" w:author="John Moehrke" w:date="2020-05-03T19:33:00Z">
        <w:r w:rsidR="00A46631">
          <w:t>specifies</w:t>
        </w:r>
        <w:r w:rsidR="00A46631" w:rsidRPr="00B00A38">
          <w:t xml:space="preserve"> </w:t>
        </w:r>
      </w:ins>
      <w:r w:rsidRPr="00B00A38">
        <w:t xml:space="preserve">that PIXm or PDQm shall be used by document source and document consumer systems find the unique patient identifier assigned, see Section </w:t>
      </w:r>
      <w:ins w:id="430" w:author="John Moehrke" w:date="2020-05-03T19:36:00Z">
        <w:r w:rsidR="00A46631">
          <w:t>X.7.</w:t>
        </w:r>
      </w:ins>
      <w:r w:rsidRPr="00B00A38">
        <w:fldChar w:fldCharType="begin"/>
      </w:r>
      <w:r w:rsidRPr="00B00A38">
        <w:instrText xml:space="preserve"> REF _Ref307918280 \r \h </w:instrText>
      </w:r>
      <w:r w:rsidRPr="00B00A38">
        <w:fldChar w:fldCharType="separate"/>
      </w:r>
      <w:r w:rsidRPr="00B00A38">
        <w:t>4</w:t>
      </w:r>
      <w:r w:rsidRPr="00B00A38">
        <w:fldChar w:fldCharType="end"/>
      </w:r>
      <w:ins w:id="431" w:author="John Moehrke" w:date="2020-05-03T19:36:00Z">
        <w:r w:rsidR="00A46631">
          <w:t xml:space="preserve"> “Patient Identity Management”</w:t>
        </w:r>
      </w:ins>
      <w:r w:rsidRPr="00B00A38">
        <w:t>.</w:t>
      </w:r>
    </w:p>
    <w:p w14:paraId="38D34811" w14:textId="77777777" w:rsidR="00B56A27" w:rsidRPr="00B00A38" w:rsidRDefault="00B56A27" w:rsidP="00B56A27">
      <w:pPr>
        <w:pStyle w:val="BodyText"/>
      </w:pPr>
      <w:r w:rsidRPr="00B00A38">
        <w:t>Further detail regarding deployment of an MHDS Community may be found in the “Template for XDS Affinity Domain Deployment Planning” IHE ITI White Paper.</w:t>
      </w:r>
    </w:p>
    <w:p w14:paraId="1C8081E1" w14:textId="616AEB6F" w:rsidR="00B56A27" w:rsidRPr="00B00A38" w:rsidRDefault="00B56A27" w:rsidP="00B56A27">
      <w:pPr>
        <w:pStyle w:val="Heading5"/>
        <w:rPr>
          <w:noProof w:val="0"/>
        </w:rPr>
      </w:pPr>
      <w:bookmarkStart w:id="432" w:name="_Toc34294248"/>
      <w:r w:rsidRPr="00B00A38">
        <w:rPr>
          <w:noProof w:val="0"/>
        </w:rPr>
        <w:t>X.7.3.2.4 Notifications</w:t>
      </w:r>
      <w:bookmarkEnd w:id="432"/>
    </w:p>
    <w:p w14:paraId="09035614" w14:textId="08DE3116" w:rsidR="00B56A27" w:rsidRPr="00B00A38" w:rsidRDefault="00B56A27" w:rsidP="00B56A27">
      <w:pPr>
        <w:pStyle w:val="BodyText"/>
      </w:pPr>
      <w:r w:rsidRPr="00B00A38">
        <w:t xml:space="preserve">The MHDS environment does not yet have a Notification mechanism like found in XDS in the </w:t>
      </w:r>
      <w:r w:rsidR="00096159" w:rsidRPr="00B00A38">
        <w:t>Document Metadata Subscription (</w:t>
      </w:r>
      <w:r w:rsidRPr="00B00A38">
        <w:t>DSUB</w:t>
      </w:r>
      <w:r w:rsidR="00096159" w:rsidRPr="00B00A38">
        <w:t>)</w:t>
      </w:r>
      <w:r w:rsidRPr="00B00A38">
        <w:t xml:space="preserve"> Profile.</w:t>
      </w:r>
    </w:p>
    <w:p w14:paraId="6009FFBA" w14:textId="7379823A" w:rsidR="00B56A27" w:rsidRPr="00B00A38" w:rsidRDefault="00B56A27" w:rsidP="00B56A27">
      <w:pPr>
        <w:pStyle w:val="Heading4"/>
        <w:rPr>
          <w:noProof w:val="0"/>
        </w:rPr>
      </w:pPr>
      <w:bookmarkStart w:id="433" w:name="_Toc34294249"/>
      <w:r w:rsidRPr="00B00A38">
        <w:rPr>
          <w:noProof w:val="0"/>
        </w:rPr>
        <w:t>X.7.3.3 Federated Discovery and Retrieve</w:t>
      </w:r>
      <w:bookmarkEnd w:id="433"/>
    </w:p>
    <w:p w14:paraId="7AA460D4" w14:textId="77777777" w:rsidR="00B56A27" w:rsidRPr="00B00A38" w:rsidRDefault="00B56A27" w:rsidP="00B56A27">
      <w:pPr>
        <w:pStyle w:val="BodyText"/>
      </w:pPr>
      <w:r w:rsidRPr="00B00A38">
        <w:t>MHDS has not yet addressed multiple communities federating. Where federation is critical the use of XDS and XCA are recommended.</w:t>
      </w:r>
    </w:p>
    <w:p w14:paraId="0F239231" w14:textId="221FE1FB" w:rsidR="00B56A27" w:rsidRPr="00B00A38" w:rsidRDefault="00B56A27" w:rsidP="00B56A27">
      <w:pPr>
        <w:pStyle w:val="Heading3"/>
        <w:numPr>
          <w:ilvl w:val="0"/>
          <w:numId w:val="0"/>
        </w:numPr>
        <w:rPr>
          <w:noProof w:val="0"/>
        </w:rPr>
      </w:pPr>
      <w:bookmarkStart w:id="434" w:name="_Toc34294250"/>
      <w:r w:rsidRPr="00B00A38">
        <w:rPr>
          <w:noProof w:val="0"/>
        </w:rPr>
        <w:t xml:space="preserve">X.7.4 Patient </w:t>
      </w:r>
      <w:del w:id="435" w:author="John Moehrke" w:date="2020-05-03T19:36:00Z">
        <w:r w:rsidRPr="00B00A38" w:rsidDel="00A46631">
          <w:rPr>
            <w:noProof w:val="0"/>
          </w:rPr>
          <w:delText>i</w:delText>
        </w:r>
      </w:del>
      <w:ins w:id="436" w:author="John Moehrke" w:date="2020-05-03T19:36:00Z">
        <w:r w:rsidR="00A46631">
          <w:rPr>
            <w:noProof w:val="0"/>
          </w:rPr>
          <w:t>I</w:t>
        </w:r>
      </w:ins>
      <w:r w:rsidRPr="00B00A38">
        <w:rPr>
          <w:noProof w:val="0"/>
        </w:rPr>
        <w:t xml:space="preserve">dentity </w:t>
      </w:r>
      <w:ins w:id="437" w:author="John Moehrke" w:date="2020-05-03T19:37:00Z">
        <w:r w:rsidR="00A46631">
          <w:rPr>
            <w:noProof w:val="0"/>
          </w:rPr>
          <w:t>M</w:t>
        </w:r>
      </w:ins>
      <w:del w:id="438" w:author="John Moehrke" w:date="2020-05-03T19:37:00Z">
        <w:r w:rsidRPr="00B00A38" w:rsidDel="00A46631">
          <w:rPr>
            <w:noProof w:val="0"/>
          </w:rPr>
          <w:delText>m</w:delText>
        </w:r>
      </w:del>
      <w:r w:rsidRPr="00B00A38">
        <w:rPr>
          <w:noProof w:val="0"/>
        </w:rPr>
        <w:t>anagement</w:t>
      </w:r>
      <w:bookmarkEnd w:id="434"/>
    </w:p>
    <w:p w14:paraId="62AC07F0" w14:textId="77777777" w:rsidR="00B56A27" w:rsidRPr="00B00A38" w:rsidRDefault="00B56A27" w:rsidP="00B56A27">
      <w:pPr>
        <w:pStyle w:val="BodyText"/>
      </w:pPr>
      <w:r w:rsidRPr="00B00A38">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7CB96D7B" w14:textId="77777777" w:rsidR="00B56A27" w:rsidRPr="00B00A38" w:rsidRDefault="00B56A27" w:rsidP="00B56A27">
      <w:pPr>
        <w:pStyle w:val="BodyText"/>
      </w:pPr>
      <w:r w:rsidRPr="00B00A38">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70AA0C14" w14:textId="466EEC21" w:rsidR="00B56A27" w:rsidRPr="00B00A38" w:rsidRDefault="00B56A27" w:rsidP="00B56A27">
      <w:pPr>
        <w:pStyle w:val="BodyText"/>
      </w:pPr>
      <w:r w:rsidRPr="00B00A38">
        <w:t>Thus</w:t>
      </w:r>
      <w:r w:rsidR="00096159" w:rsidRPr="00B00A38">
        <w:t>,</w:t>
      </w:r>
      <w:r w:rsidRPr="00B00A38">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w:t>
      </w:r>
      <w:r w:rsidRPr="00B00A38">
        <w:lastRenderedPageBreak/>
        <w:t>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p>
    <w:p w14:paraId="469E59F8" w14:textId="77777777" w:rsidR="00B56A27" w:rsidRPr="00B00A38" w:rsidRDefault="00B56A27" w:rsidP="00B56A27">
      <w:pPr>
        <w:pStyle w:val="BodyText"/>
      </w:pPr>
      <w:r w:rsidRPr="00B00A38">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43EE5EED" w14:textId="77777777" w:rsidR="00B56A27" w:rsidRPr="00B00A38" w:rsidRDefault="00B56A27" w:rsidP="00B56A27">
      <w:pPr>
        <w:pStyle w:val="BodyText"/>
      </w:pPr>
      <w:r w:rsidRPr="00B00A38">
        <w:t xml:space="preserve">The Patient Resource Identity Management (PMIR) Profile supports the linking of patient identifiers from multiple patient identifier domains. The Patient Identity Cross-Reference for Mobile (PIXm) Profile supports a query given one identifier known to the client to request cross-referenced identifiers known to the Patient Identity Manager. The Patient Demographics Query for Mobile (PDQm) Profile supports the ability to query by a set of demographics and get in response a complete set of demographics, usually including patient identifiers in domains of interest. </w:t>
      </w:r>
    </w:p>
    <w:p w14:paraId="2ABC9027" w14:textId="55C224A7" w:rsidR="00B56A27" w:rsidRPr="00B00A38" w:rsidRDefault="00B56A27" w:rsidP="00B56A27">
      <w:pPr>
        <w:pStyle w:val="Heading4"/>
        <w:rPr>
          <w:noProof w:val="0"/>
        </w:rPr>
      </w:pPr>
      <w:bookmarkStart w:id="439" w:name="_Toc34294251"/>
      <w:r w:rsidRPr="00B00A38">
        <w:rPr>
          <w:noProof w:val="0"/>
        </w:rPr>
        <w:t xml:space="preserve">X.7.4.1 Patient Identity </w:t>
      </w:r>
      <w:r w:rsidR="008646B8" w:rsidRPr="00B00A38">
        <w:rPr>
          <w:noProof w:val="0"/>
        </w:rPr>
        <w:t>Management</w:t>
      </w:r>
      <w:bookmarkEnd w:id="439"/>
    </w:p>
    <w:p w14:paraId="1EF2EAC8" w14:textId="77777777" w:rsidR="00B56A27" w:rsidRPr="00B00A38" w:rsidRDefault="00B56A27" w:rsidP="00B56A27">
      <w:pPr>
        <w:pStyle w:val="BodyText"/>
      </w:pPr>
      <w:r w:rsidRPr="00B00A38">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p>
    <w:p w14:paraId="6825C07D" w14:textId="77777777" w:rsidR="00B56A27" w:rsidRPr="00B00A38" w:rsidRDefault="00B56A27" w:rsidP="00B56A27">
      <w:pPr>
        <w:pStyle w:val="BodyText"/>
      </w:pPr>
      <w:r w:rsidRPr="00B00A38">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566058" w14:textId="77777777" w:rsidR="00B56A27" w:rsidRPr="00B00A38" w:rsidRDefault="00B56A27" w:rsidP="00B56A27">
      <w:pPr>
        <w:pStyle w:val="BodyText"/>
        <w:rPr>
          <w:rFonts w:cs="Arial"/>
          <w:bdr w:val="single" w:sz="6" w:space="0" w:color="8DB3E2"/>
        </w:rPr>
      </w:pPr>
      <w:r w:rsidRPr="00B00A38">
        <w:rPr>
          <w:rFonts w:cs="Arial"/>
          <w:noProof/>
          <w:bdr w:val="single" w:sz="6" w:space="0" w:color="8DB3E2"/>
        </w:rPr>
        <w:lastRenderedPageBreak/>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0BBAB6C9" w14:textId="567F80FB" w:rsidR="00B56A27" w:rsidRPr="00B00A38" w:rsidRDefault="00B56A27" w:rsidP="00B56A27">
      <w:pPr>
        <w:pStyle w:val="FigureTitle"/>
      </w:pPr>
      <w:r w:rsidRPr="00B00A38">
        <w:t>Figure X.7.4.1-1: Patient identifier cross-referencing</w:t>
      </w:r>
    </w:p>
    <w:p w14:paraId="1502F3F2" w14:textId="48F4985C" w:rsidR="00B56A27" w:rsidRPr="00B00A38" w:rsidRDefault="00B56A27" w:rsidP="00B56A27">
      <w:pPr>
        <w:pStyle w:val="BodyText"/>
      </w:pPr>
      <w:r w:rsidRPr="00B00A38">
        <w:t>The PMIR Profile is IHE's answer to the difficulty of managing an individual patient's multiple Identifiers. A PMIR Patient Identity Manager system receives feeds from multiple patient identity domains, such as the PCP and specialist offices</w:t>
      </w:r>
      <w:ins w:id="440" w:author="John Moehrke" w:date="2020-05-03T19:42:00Z">
        <w:r w:rsidR="00AF5A53">
          <w:t xml:space="preserve">. These feeds are coordinating a master identity for the Patient that could include many </w:t>
        </w:r>
      </w:ins>
      <w:ins w:id="441" w:author="John Moehrke" w:date="2020-05-03T19:43:00Z">
        <w:r w:rsidR="00AF5A53">
          <w:t>identifiers</w:t>
        </w:r>
      </w:ins>
      <w:ins w:id="442" w:author="John Moehrke" w:date="2020-05-03T19:42:00Z">
        <w:r w:rsidR="00AF5A53">
          <w:t xml:space="preserve"> from e</w:t>
        </w:r>
      </w:ins>
      <w:ins w:id="443" w:author="John Moehrke" w:date="2020-05-03T19:43:00Z">
        <w:r w:rsidR="00AF5A53">
          <w:t>ach domain participating in the PMIR domain</w:t>
        </w:r>
      </w:ins>
      <w:del w:id="444" w:author="John Moehrke" w:date="2020-05-03T19:43:00Z">
        <w:r w:rsidRPr="00B00A38" w:rsidDel="00AF5A53">
          <w:delText>, and uses the demographics in those feeds to create a cross-referencing table which associates identities with matching demographics and does not associate identities found not to match</w:delText>
        </w:r>
      </w:del>
      <w:r w:rsidRPr="00B00A38">
        <w:t xml:space="preserve">. </w:t>
      </w:r>
      <w:del w:id="445" w:author="John Moehrke" w:date="2020-05-03T19:43:00Z">
        <w:r w:rsidRPr="00B00A38" w:rsidDel="00AF5A53">
          <w:delText xml:space="preserve">It should be noted that the PMIR Profile does not specify how patient matching occurs. Each region is welcome to use their own matching algorithms to determine which IDs should be cross-referenced. </w:delText>
        </w:r>
      </w:del>
      <w:r w:rsidRPr="00B00A38">
        <w:t xml:space="preserve">The IHE profile focuses only on the interfacing characteristics that would be consistent regardless of how the PMIR Patient Identity Manager matches the identifiers. </w:t>
      </w:r>
    </w:p>
    <w:p w14:paraId="2D5543DC" w14:textId="5D2B0698" w:rsidR="00B56A27" w:rsidRPr="00B00A38" w:rsidRDefault="00B56A27" w:rsidP="00B56A27">
      <w:pPr>
        <w:pStyle w:val="BodyText"/>
      </w:pPr>
      <w:r w:rsidRPr="00B00A38">
        <w:t xml:space="preserve">A consumer system may query the PMIR Patient Identity Manager to receive </w:t>
      </w:r>
      <w:ins w:id="446" w:author="John Moehrke" w:date="2020-05-03T19:44:00Z">
        <w:r w:rsidR="00AF5A53">
          <w:t>the master Patient Identity based on their local</w:t>
        </w:r>
      </w:ins>
      <w:del w:id="447" w:author="John Moehrke" w:date="2020-05-03T19:44:00Z">
        <w:r w:rsidRPr="00B00A38" w:rsidDel="00AF5A53">
          <w:delText>a list of</w:delText>
        </w:r>
      </w:del>
      <w:r w:rsidRPr="00B00A38">
        <w:t xml:space="preserve"> identifiers </w:t>
      </w:r>
      <w:ins w:id="448" w:author="John Moehrke" w:date="2020-05-03T19:44:00Z">
        <w:r w:rsidR="00AF5A53">
          <w:t>or based on the identifying characteristics of the patient</w:t>
        </w:r>
      </w:ins>
      <w:ins w:id="449" w:author="John Moehrke" w:date="2020-05-03T19:45:00Z">
        <w:r w:rsidR="00AF5A53">
          <w:t>.</w:t>
        </w:r>
      </w:ins>
      <w:del w:id="450" w:author="John Moehrke" w:date="2020-05-03T19:45:00Z">
        <w:r w:rsidRPr="00B00A38" w:rsidDel="00AF5A53">
          <w:delText xml:space="preserve">which are cross-referenced with the identifier specified in the query </w:delText>
        </w:r>
      </w:del>
      <w:del w:id="451" w:author="John Moehrke" w:date="2020-05-03T19:29:00Z">
        <w:r w:rsidRPr="00B00A38" w:rsidDel="00A46631">
          <w:delText xml:space="preserve">sing </w:delText>
        </w:r>
      </w:del>
      <w:del w:id="452" w:author="John Moehrke" w:date="2020-05-03T19:45:00Z">
        <w:r w:rsidRPr="00B00A38" w:rsidDel="00AF5A53">
          <w:delText>the PIXm Profile.</w:delText>
        </w:r>
      </w:del>
      <w:r w:rsidRPr="00B00A38">
        <w:t xml:space="preserve"> In this way the PCP office can discover the </w:t>
      </w:r>
      <w:ins w:id="453" w:author="John Moehrke" w:date="2020-05-03T19:45:00Z">
        <w:r w:rsidR="00AF5A53">
          <w:t xml:space="preserve">master Patient Identity and know the domain specific </w:t>
        </w:r>
      </w:ins>
      <w:r w:rsidRPr="00B00A38">
        <w:t xml:space="preserve">identifier used by the specialist’s system and thus can communicate with that system using a known patient identifier. </w:t>
      </w:r>
    </w:p>
    <w:p w14:paraId="3B192A8F" w14:textId="1B0B2A9C" w:rsidR="00B56A27" w:rsidRPr="00B00A38" w:rsidRDefault="00B56A27" w:rsidP="00B56A27">
      <w:pPr>
        <w:pStyle w:val="BodyText"/>
      </w:pPr>
      <w:r w:rsidRPr="00B00A38">
        <w:t xml:space="preserve">A primary use of the </w:t>
      </w:r>
      <w:ins w:id="454" w:author="John Moehrke" w:date="2020-05-03T19:45:00Z">
        <w:r w:rsidR="00AF5A53">
          <w:t>PD</w:t>
        </w:r>
      </w:ins>
      <w:ins w:id="455" w:author="John Moehrke" w:date="2020-05-03T19:46:00Z">
        <w:r w:rsidR="00AF5A53">
          <w:t xml:space="preserve">Qm and </w:t>
        </w:r>
      </w:ins>
      <w:r w:rsidRPr="00B00A38">
        <w:t>PIXm Profile</w:t>
      </w:r>
      <w:ins w:id="456" w:author="John Moehrke" w:date="2020-05-03T19:46:00Z">
        <w:r w:rsidR="00AF5A53">
          <w:t>s</w:t>
        </w:r>
      </w:ins>
      <w:r w:rsidRPr="00B00A38">
        <w:t xml:space="preserve"> is to enable document consumers and document sources using the MHDS Profile to find the patient’s identifier in that Community Patient Identifier Domain. See Section X.7.3.2. </w:t>
      </w:r>
    </w:p>
    <w:p w14:paraId="4F828F68" w14:textId="575448E5" w:rsidR="00B56A27" w:rsidRPr="00B00A38" w:rsidRDefault="00B56A27" w:rsidP="00B56A27">
      <w:pPr>
        <w:pStyle w:val="Heading4"/>
        <w:rPr>
          <w:noProof w:val="0"/>
        </w:rPr>
      </w:pPr>
      <w:bookmarkStart w:id="457" w:name="_Toc34294252"/>
      <w:r w:rsidRPr="00B00A38">
        <w:rPr>
          <w:noProof w:val="0"/>
        </w:rPr>
        <w:lastRenderedPageBreak/>
        <w:t>X.7.4.2 Patient Demographics Query for Mobile (PDQm)</w:t>
      </w:r>
      <w:bookmarkEnd w:id="457"/>
    </w:p>
    <w:p w14:paraId="5EC4725B" w14:textId="77777777" w:rsidR="00B56A27" w:rsidRPr="00B00A38" w:rsidRDefault="00B56A27" w:rsidP="00B56A27">
      <w:pPr>
        <w:pStyle w:val="BodyText"/>
      </w:pPr>
      <w:r w:rsidRPr="00B00A38">
        <w:t xml:space="preserve">Demographics (information describing the patient in general) are used to help identify the patient. With information on dates of birth and sex, information about Leslie Ramsi, a male born on May-2-1968, can be distinguished from that of Leslie Ramsi, a female born on July-23-1987. 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Profile. </w:t>
      </w:r>
    </w:p>
    <w:p w14:paraId="3163E447" w14:textId="77777777" w:rsidR="00B56A27" w:rsidRPr="00B00A38" w:rsidRDefault="00B56A27" w:rsidP="00B56A27">
      <w:pPr>
        <w:pStyle w:val="BodyText"/>
      </w:pPr>
      <w:r w:rsidRPr="00B00A38">
        <w:t>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Profile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Profile.</w:t>
      </w:r>
    </w:p>
    <w:p w14:paraId="60393BC0" w14:textId="7E65A5E2" w:rsidR="00B56A27" w:rsidRPr="00B00A38" w:rsidRDefault="00B56A27" w:rsidP="00B56A27">
      <w:pPr>
        <w:pStyle w:val="Heading3"/>
        <w:numPr>
          <w:ilvl w:val="0"/>
          <w:numId w:val="0"/>
        </w:numPr>
        <w:rPr>
          <w:noProof w:val="0"/>
        </w:rPr>
      </w:pPr>
      <w:bookmarkStart w:id="458" w:name="_Toc34294253"/>
      <w:r w:rsidRPr="00B00A38">
        <w:rPr>
          <w:noProof w:val="0"/>
        </w:rPr>
        <w:t>X.7.5 Common Provider Directory</w:t>
      </w:r>
      <w:bookmarkEnd w:id="458"/>
    </w:p>
    <w:p w14:paraId="0EB62B4A" w14:textId="77777777" w:rsidR="00B56A27" w:rsidRPr="00B00A38" w:rsidRDefault="00B56A27" w:rsidP="00B56A27">
      <w:pPr>
        <w:pStyle w:val="BodyText"/>
      </w:pPr>
      <w:r w:rsidRPr="00B00A38">
        <w:t xml:space="preserve">As with patient identity management, the management of data related to healthcare providers (both individual providers and provider organizations) is a fundamental challenge for communities. IHE has defined the Mobile Care Services Discovery (mCSD) Profile to addresses this challenge. There are two principal benefits of using the mCSD Profile. First, mCSD provides a means to disambiguate the identity of providers (i.e., allow one to distinguish between the 58 year-old male pediatric nurse named Lindsay Smith and the 32 year-old female orthopedic surgeon Lindsay Smith). Second, mCSD offers a method to discover a provider's contact information (e.g., phone numbers, street address, etc., as well as an electronic endpoint and digital certificate that may be used for trusted communication). </w:t>
      </w:r>
    </w:p>
    <w:p w14:paraId="7DA776FE" w14:textId="77777777" w:rsidR="00B56A27" w:rsidRPr="00B00A38" w:rsidRDefault="00B56A27" w:rsidP="00B56A27">
      <w:pPr>
        <w:pStyle w:val="BodyText"/>
      </w:pPr>
      <w:r w:rsidRPr="00B00A38">
        <w:t xml:space="preserve">The referral process (one provider referring a patient to the care of another provider) is one of the most common uses of the mCSD Profile.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p>
    <w:p w14:paraId="1C8CE88F" w14:textId="77777777" w:rsidR="00B56A27" w:rsidRPr="00B00A38" w:rsidRDefault="00B56A27" w:rsidP="00B56A27">
      <w:pPr>
        <w:pStyle w:val="BodyText"/>
      </w:pPr>
      <w:r w:rsidRPr="00B00A38">
        <w:t xml:space="preserve">The mCSD Profile describes both how to store data regarding healthcare providers and also how to subsequently access that information. Within the directory, one may also store relationships </w:t>
      </w:r>
      <w:r w:rsidRPr="00B00A38">
        <w:lastRenderedPageBreak/>
        <w:t xml:space="preserve">between providers. For example, Nurse Joe may be an individual provider who belongs to the organizational provider General Hospital. </w:t>
      </w:r>
    </w:p>
    <w:p w14:paraId="5CEF791F" w14:textId="5209E4A8" w:rsidR="00B56A27" w:rsidRPr="00B00A38" w:rsidRDefault="008646B8" w:rsidP="00B51436">
      <w:pPr>
        <w:pStyle w:val="BodyText"/>
      </w:pPr>
      <w:r w:rsidRPr="00B00A38">
        <w:t>In environments w</w:t>
      </w:r>
      <w:r w:rsidR="00B56A27" w:rsidRPr="00B00A38">
        <w:t>here mCSD is used to manage a set of identities, these managed identities can be</w:t>
      </w:r>
      <w:r w:rsidR="00F93A92" w:rsidRPr="00B00A38">
        <w:t xml:space="preserve"> referenced as</w:t>
      </w:r>
      <w:r w:rsidR="00B56A27" w:rsidRPr="00B00A38">
        <w:t xml:space="preserve"> the author in </w:t>
      </w:r>
      <w:r w:rsidR="00F93A92" w:rsidRPr="00B00A38">
        <w:t>document</w:t>
      </w:r>
      <w:r w:rsidR="00B56A27" w:rsidRPr="00B00A38">
        <w:t xml:space="preserve"> metadata, whereas when these identities are not </w:t>
      </w:r>
      <w:r w:rsidR="00F93A92" w:rsidRPr="00B00A38">
        <w:t>managed,</w:t>
      </w:r>
      <w:r w:rsidR="00B56A27" w:rsidRPr="00B00A38">
        <w:t xml:space="preserve"> they must be included within the metadata as contained resources.</w:t>
      </w:r>
    </w:p>
    <w:sectPr w:rsidR="00B56A27" w:rsidRPr="00B00A38" w:rsidSect="00060817">
      <w:headerReference w:type="default" r:id="rId51"/>
      <w:footerReference w:type="even" r:id="rId52"/>
      <w:footerReference w:type="default" r:id="rId53"/>
      <w:footerReference w:type="first" r:id="rId54"/>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9" w:author="John Moehrke" w:date="2020-05-03T21:27:00Z" w:initials="JM">
    <w:p w14:paraId="5FF95F6B" w14:textId="7767CFC2" w:rsidR="00C85B2E" w:rsidRDefault="00C85B2E">
      <w:pPr>
        <w:pStyle w:val="CommentText"/>
      </w:pPr>
      <w:r>
        <w:rPr>
          <w:rStyle w:val="CommentReference"/>
        </w:rPr>
        <w:annotationRef/>
      </w:r>
      <w:r>
        <w:t>Does this need a new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F95F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F95F6B" w16cid:durableId="2259B5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9DDC8" w14:textId="77777777" w:rsidR="004F6B39" w:rsidRDefault="004F6B39">
      <w:r>
        <w:separator/>
      </w:r>
    </w:p>
  </w:endnote>
  <w:endnote w:type="continuationSeparator" w:id="0">
    <w:p w14:paraId="3159F563" w14:textId="77777777" w:rsidR="004F6B39" w:rsidRDefault="004F6B39">
      <w:r>
        <w:continuationSeparator/>
      </w:r>
    </w:p>
  </w:endnote>
  <w:endnote w:type="continuationNotice" w:id="1">
    <w:p w14:paraId="0107CAEE" w14:textId="77777777" w:rsidR="004F6B39" w:rsidRDefault="004F6B3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B8775E" w:rsidRDefault="00B8775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B8775E" w:rsidRDefault="00B877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B8775E" w:rsidRDefault="00B8775E">
    <w:pPr>
      <w:pStyle w:val="Footer"/>
      <w:ind w:right="360"/>
    </w:pPr>
    <w:r>
      <w:t>___________________________________________________________________________</w:t>
    </w:r>
  </w:p>
  <w:p w14:paraId="0E257CB6" w14:textId="453B69BA" w:rsidR="00B8775E" w:rsidRDefault="00B8775E" w:rsidP="00597DB2">
    <w:pPr>
      <w:pStyle w:val="Footer"/>
      <w:ind w:right="360"/>
      <w:rPr>
        <w:sz w:val="20"/>
      </w:rPr>
    </w:pPr>
    <w:bookmarkStart w:id="459" w:name="_Toc473170355"/>
    <w:r>
      <w:rPr>
        <w:sz w:val="20"/>
      </w:rPr>
      <w:t>Rev. 2.0 – 2020-03-05</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459"/>
  </w:p>
  <w:p w14:paraId="4F2E1CAC" w14:textId="6B3D1533" w:rsidR="00B8775E" w:rsidRDefault="00B8775E"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B8775E" w:rsidRDefault="00B8775E">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95036" w14:textId="77777777" w:rsidR="004F6B39" w:rsidRDefault="004F6B39">
      <w:r>
        <w:separator/>
      </w:r>
    </w:p>
  </w:footnote>
  <w:footnote w:type="continuationSeparator" w:id="0">
    <w:p w14:paraId="4119D213" w14:textId="77777777" w:rsidR="004F6B39" w:rsidRDefault="004F6B39">
      <w:r>
        <w:continuationSeparator/>
      </w:r>
    </w:p>
  </w:footnote>
  <w:footnote w:type="continuationNotice" w:id="1">
    <w:p w14:paraId="218180B6" w14:textId="77777777" w:rsidR="004F6B39" w:rsidRDefault="004F6B3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B8775E" w:rsidRDefault="00B8775E">
    <w:pPr>
      <w:pStyle w:val="Header"/>
    </w:pPr>
    <w:r>
      <w:t>IHE IT Infrastructure Technical Framework Supplement – Mobile Health Document Sharing (MHDS)</w:t>
    </w:r>
  </w:p>
  <w:p w14:paraId="5E0ED4C7" w14:textId="77777777" w:rsidR="00B8775E" w:rsidRDefault="00B8775E">
    <w:pPr>
      <w:pStyle w:val="Header"/>
    </w:pPr>
    <w:r>
      <w:t>______________________________________________________________________________</w:t>
    </w:r>
  </w:p>
  <w:p w14:paraId="7A05B91F" w14:textId="77777777" w:rsidR="00B8775E" w:rsidRDefault="00B877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C22C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D7488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C20A65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C6FFF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1585A"/>
    <w:multiLevelType w:val="hybridMultilevel"/>
    <w:tmpl w:val="7988FAF6"/>
    <w:lvl w:ilvl="0" w:tplc="43F8F9AA">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D652CE"/>
    <w:multiLevelType w:val="hybridMultilevel"/>
    <w:tmpl w:val="AF1A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4948B1"/>
    <w:multiLevelType w:val="singleLevel"/>
    <w:tmpl w:val="04090017"/>
    <w:lvl w:ilvl="0">
      <w:start w:val="1"/>
      <w:numFmt w:val="lowerLetter"/>
      <w:lvlText w:val="%1)"/>
      <w:lvlJc w:val="left"/>
      <w:pPr>
        <w:ind w:left="720" w:hanging="360"/>
      </w:pPr>
    </w:lvl>
  </w:abstractNum>
  <w:abstractNum w:abstractNumId="18"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C3A55"/>
    <w:multiLevelType w:val="multilevel"/>
    <w:tmpl w:val="7B943E18"/>
    <w:numStyleLink w:val="Constraints"/>
  </w:abstractNum>
  <w:abstractNum w:abstractNumId="23" w15:restartNumberingAfterBreak="0">
    <w:nsid w:val="4B025E5F"/>
    <w:multiLevelType w:val="multilevel"/>
    <w:tmpl w:val="7B943E18"/>
    <w:numStyleLink w:val="Constraints"/>
  </w:abstractNum>
  <w:abstractNum w:abstractNumId="24"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6"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9"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6A62BE"/>
    <w:multiLevelType w:val="multilevel"/>
    <w:tmpl w:val="CBAE5522"/>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4043EF5"/>
    <w:multiLevelType w:val="hybridMultilevel"/>
    <w:tmpl w:val="F24CF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7"/>
  </w:num>
  <w:num w:numId="12">
    <w:abstractNumId w:val="23"/>
  </w:num>
  <w:num w:numId="13">
    <w:abstractNumId w:val="22"/>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5"/>
  </w:num>
  <w:num w:numId="15">
    <w:abstractNumId w:val="28"/>
  </w:num>
  <w:num w:numId="16">
    <w:abstractNumId w:val="31"/>
  </w:num>
  <w:num w:numId="17">
    <w:abstractNumId w:val="26"/>
  </w:num>
  <w:num w:numId="18">
    <w:abstractNumId w:val="18"/>
  </w:num>
  <w:num w:numId="19">
    <w:abstractNumId w:val="27"/>
  </w:num>
  <w:num w:numId="20">
    <w:abstractNumId w:val="30"/>
  </w:num>
  <w:num w:numId="21">
    <w:abstractNumId w:val="10"/>
  </w:num>
  <w:num w:numId="22">
    <w:abstractNumId w:val="19"/>
  </w:num>
  <w:num w:numId="23">
    <w:abstractNumId w:val="29"/>
  </w:num>
  <w:num w:numId="24">
    <w:abstractNumId w:val="21"/>
  </w:num>
  <w:num w:numId="25">
    <w:abstractNumId w:val="11"/>
  </w:num>
  <w:num w:numId="26">
    <w:abstractNumId w:val="32"/>
  </w:num>
  <w:num w:numId="27">
    <w:abstractNumId w:val="34"/>
  </w:num>
  <w:num w:numId="28">
    <w:abstractNumId w:val="15"/>
  </w:num>
  <w:num w:numId="29">
    <w:abstractNumId w:val="8"/>
    <w:lvlOverride w:ilvl="0">
      <w:startOverride w:val="1"/>
    </w:lvlOverride>
  </w:num>
  <w:num w:numId="30">
    <w:abstractNumId w:val="13"/>
  </w:num>
  <w:num w:numId="31">
    <w:abstractNumId w:val="24"/>
  </w:num>
  <w:num w:numId="32">
    <w:abstractNumId w:val="35"/>
  </w:num>
  <w:num w:numId="33">
    <w:abstractNumId w:val="20"/>
  </w:num>
  <w:num w:numId="34">
    <w:abstractNumId w:val="2"/>
  </w:num>
  <w:num w:numId="35">
    <w:abstractNumId w:val="14"/>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7"/>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6"/>
  </w:num>
  <w:num w:numId="57">
    <w:abstractNumId w:val="12"/>
  </w:num>
  <w:num w:numId="58">
    <w:abstractNumId w:val="33"/>
  </w:num>
  <w:num w:numId="59">
    <w:abstractNumId w:val="8"/>
  </w:num>
  <w:num w:numId="60">
    <w:abstractNumId w:val="8"/>
  </w:num>
  <w:num w:numId="61">
    <w:abstractNumId w:val="3"/>
  </w:num>
  <w:num w:numId="62">
    <w:abstractNumId w:val="2"/>
  </w:num>
  <w:num w:numId="63">
    <w:abstractNumId w:val="1"/>
  </w:num>
  <w:num w:numId="64">
    <w:abstractNumId w:val="0"/>
  </w:num>
  <w:num w:numId="65">
    <w:abstractNumId w:val="16"/>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6AA5"/>
    <w:rsid w:val="00017E09"/>
    <w:rsid w:val="0002057D"/>
    <w:rsid w:val="00024BCD"/>
    <w:rsid w:val="00031D5A"/>
    <w:rsid w:val="00036347"/>
    <w:rsid w:val="00040B61"/>
    <w:rsid w:val="0004144C"/>
    <w:rsid w:val="00046DB7"/>
    <w:rsid w:val="00046E88"/>
    <w:rsid w:val="000470A5"/>
    <w:rsid w:val="000514E1"/>
    <w:rsid w:val="00052AD4"/>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96159"/>
    <w:rsid w:val="000A726D"/>
    <w:rsid w:val="000B152D"/>
    <w:rsid w:val="000B30FF"/>
    <w:rsid w:val="000B3BD4"/>
    <w:rsid w:val="000B3F51"/>
    <w:rsid w:val="000B699D"/>
    <w:rsid w:val="000B78C0"/>
    <w:rsid w:val="000C2E06"/>
    <w:rsid w:val="000C3556"/>
    <w:rsid w:val="000C3753"/>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1925"/>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7EF1"/>
    <w:rsid w:val="00140C4E"/>
    <w:rsid w:val="0014123D"/>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36FA"/>
    <w:rsid w:val="0016666C"/>
    <w:rsid w:val="00167B95"/>
    <w:rsid w:val="00167DB7"/>
    <w:rsid w:val="00170ED0"/>
    <w:rsid w:val="0017525A"/>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6B65"/>
    <w:rsid w:val="001F787E"/>
    <w:rsid w:val="001F7A35"/>
    <w:rsid w:val="00202AC6"/>
    <w:rsid w:val="002040DD"/>
    <w:rsid w:val="0020453A"/>
    <w:rsid w:val="00205326"/>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6298B"/>
    <w:rsid w:val="00263149"/>
    <w:rsid w:val="0026589B"/>
    <w:rsid w:val="00265988"/>
    <w:rsid w:val="002670D2"/>
    <w:rsid w:val="00270EBB"/>
    <w:rsid w:val="002711CC"/>
    <w:rsid w:val="00272440"/>
    <w:rsid w:val="002756A6"/>
    <w:rsid w:val="00277298"/>
    <w:rsid w:val="00282BF2"/>
    <w:rsid w:val="00283502"/>
    <w:rsid w:val="00284775"/>
    <w:rsid w:val="00286433"/>
    <w:rsid w:val="002869E8"/>
    <w:rsid w:val="00291725"/>
    <w:rsid w:val="00292CE7"/>
    <w:rsid w:val="00293CF1"/>
    <w:rsid w:val="002A4C2E"/>
    <w:rsid w:val="002A7564"/>
    <w:rsid w:val="002B2879"/>
    <w:rsid w:val="002B4844"/>
    <w:rsid w:val="002C1B6E"/>
    <w:rsid w:val="002C27E4"/>
    <w:rsid w:val="002C5D62"/>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1EB2"/>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4598"/>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053"/>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E6DDB"/>
    <w:rsid w:val="004F1713"/>
    <w:rsid w:val="004F2392"/>
    <w:rsid w:val="004F38C2"/>
    <w:rsid w:val="004F5112"/>
    <w:rsid w:val="004F5211"/>
    <w:rsid w:val="004F6B39"/>
    <w:rsid w:val="004F7C05"/>
    <w:rsid w:val="00501C4D"/>
    <w:rsid w:val="00502BE8"/>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26A4"/>
    <w:rsid w:val="00552797"/>
    <w:rsid w:val="00555E9F"/>
    <w:rsid w:val="00556E6C"/>
    <w:rsid w:val="005640BD"/>
    <w:rsid w:val="005663E9"/>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4BD"/>
    <w:rsid w:val="00594882"/>
    <w:rsid w:val="005974F8"/>
    <w:rsid w:val="00597DB2"/>
    <w:rsid w:val="005A175A"/>
    <w:rsid w:val="005A5FA9"/>
    <w:rsid w:val="005B3FC5"/>
    <w:rsid w:val="005B5325"/>
    <w:rsid w:val="005B5C92"/>
    <w:rsid w:val="005B5D47"/>
    <w:rsid w:val="005B66B8"/>
    <w:rsid w:val="005B72F3"/>
    <w:rsid w:val="005B7BFB"/>
    <w:rsid w:val="005C50BF"/>
    <w:rsid w:val="005C5E28"/>
    <w:rsid w:val="005C71C4"/>
    <w:rsid w:val="005D1F91"/>
    <w:rsid w:val="005D2BC9"/>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BD7"/>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6F05B3"/>
    <w:rsid w:val="00701B3A"/>
    <w:rsid w:val="00703DEF"/>
    <w:rsid w:val="00707604"/>
    <w:rsid w:val="0070762D"/>
    <w:rsid w:val="00707892"/>
    <w:rsid w:val="00711108"/>
    <w:rsid w:val="007117B8"/>
    <w:rsid w:val="00711AA5"/>
    <w:rsid w:val="00712AE6"/>
    <w:rsid w:val="0071309E"/>
    <w:rsid w:val="00721BCE"/>
    <w:rsid w:val="00722E7D"/>
    <w:rsid w:val="00723DAF"/>
    <w:rsid w:val="007249C7"/>
    <w:rsid w:val="007251A4"/>
    <w:rsid w:val="00726096"/>
    <w:rsid w:val="00726A7E"/>
    <w:rsid w:val="00726CCE"/>
    <w:rsid w:val="00730E16"/>
    <w:rsid w:val="0073152F"/>
    <w:rsid w:val="00733BCD"/>
    <w:rsid w:val="00736B5B"/>
    <w:rsid w:val="007400C4"/>
    <w:rsid w:val="00742032"/>
    <w:rsid w:val="00746A3D"/>
    <w:rsid w:val="00747676"/>
    <w:rsid w:val="007479B6"/>
    <w:rsid w:val="00747E7C"/>
    <w:rsid w:val="00750806"/>
    <w:rsid w:val="00757111"/>
    <w:rsid w:val="00761469"/>
    <w:rsid w:val="00765D74"/>
    <w:rsid w:val="007660D1"/>
    <w:rsid w:val="00767053"/>
    <w:rsid w:val="00770D84"/>
    <w:rsid w:val="00772E35"/>
    <w:rsid w:val="00774B6B"/>
    <w:rsid w:val="007773C8"/>
    <w:rsid w:val="0078063E"/>
    <w:rsid w:val="007824BF"/>
    <w:rsid w:val="0078379D"/>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4FD7"/>
    <w:rsid w:val="00806225"/>
    <w:rsid w:val="008067DF"/>
    <w:rsid w:val="00807EE1"/>
    <w:rsid w:val="00811A17"/>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46B8"/>
    <w:rsid w:val="00865616"/>
    <w:rsid w:val="00865DF9"/>
    <w:rsid w:val="00866192"/>
    <w:rsid w:val="00870306"/>
    <w:rsid w:val="00871613"/>
    <w:rsid w:val="00872C1F"/>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2D40"/>
    <w:rsid w:val="008C552C"/>
    <w:rsid w:val="008C57EC"/>
    <w:rsid w:val="008D052D"/>
    <w:rsid w:val="008D0BA0"/>
    <w:rsid w:val="008D17FF"/>
    <w:rsid w:val="008D1F3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14191"/>
    <w:rsid w:val="009163C5"/>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8C2"/>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404A"/>
    <w:rsid w:val="00A3774D"/>
    <w:rsid w:val="00A43E92"/>
    <w:rsid w:val="00A46487"/>
    <w:rsid w:val="00A46631"/>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B6D89"/>
    <w:rsid w:val="00AC414D"/>
    <w:rsid w:val="00AC609B"/>
    <w:rsid w:val="00AC7ABB"/>
    <w:rsid w:val="00AC7C88"/>
    <w:rsid w:val="00AD069D"/>
    <w:rsid w:val="00AD2AE2"/>
    <w:rsid w:val="00AD3EA6"/>
    <w:rsid w:val="00AE0CE9"/>
    <w:rsid w:val="00AE0E39"/>
    <w:rsid w:val="00AE1400"/>
    <w:rsid w:val="00AE3955"/>
    <w:rsid w:val="00AE4AED"/>
    <w:rsid w:val="00AE7444"/>
    <w:rsid w:val="00AF0095"/>
    <w:rsid w:val="00AF1EF3"/>
    <w:rsid w:val="00AF472E"/>
    <w:rsid w:val="00AF5A53"/>
    <w:rsid w:val="00AF7069"/>
    <w:rsid w:val="00AF7350"/>
    <w:rsid w:val="00AF7E1E"/>
    <w:rsid w:val="00B00A38"/>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8775E"/>
    <w:rsid w:val="00B9180B"/>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38AD"/>
    <w:rsid w:val="00BB62C0"/>
    <w:rsid w:val="00BB6325"/>
    <w:rsid w:val="00BB65D8"/>
    <w:rsid w:val="00BB6AAC"/>
    <w:rsid w:val="00BB74AF"/>
    <w:rsid w:val="00BB76BC"/>
    <w:rsid w:val="00BC3E9F"/>
    <w:rsid w:val="00BC5151"/>
    <w:rsid w:val="00BC69B5"/>
    <w:rsid w:val="00BC6EDE"/>
    <w:rsid w:val="00BC745A"/>
    <w:rsid w:val="00BC7584"/>
    <w:rsid w:val="00BD50E5"/>
    <w:rsid w:val="00BD5C96"/>
    <w:rsid w:val="00BD624A"/>
    <w:rsid w:val="00BD6767"/>
    <w:rsid w:val="00BE1308"/>
    <w:rsid w:val="00BE39EE"/>
    <w:rsid w:val="00BE5916"/>
    <w:rsid w:val="00BE5CF3"/>
    <w:rsid w:val="00BE6AFB"/>
    <w:rsid w:val="00BF10B5"/>
    <w:rsid w:val="00BF2986"/>
    <w:rsid w:val="00BF4143"/>
    <w:rsid w:val="00C00FBC"/>
    <w:rsid w:val="00C0135D"/>
    <w:rsid w:val="00C017CC"/>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378"/>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8A4"/>
    <w:rsid w:val="00C80B71"/>
    <w:rsid w:val="00C82ED4"/>
    <w:rsid w:val="00C83F0F"/>
    <w:rsid w:val="00C85B2E"/>
    <w:rsid w:val="00C936A8"/>
    <w:rsid w:val="00C940A2"/>
    <w:rsid w:val="00C969FE"/>
    <w:rsid w:val="00C96EAD"/>
    <w:rsid w:val="00CA175A"/>
    <w:rsid w:val="00CA276F"/>
    <w:rsid w:val="00CA4B27"/>
    <w:rsid w:val="00CB13F7"/>
    <w:rsid w:val="00CC0693"/>
    <w:rsid w:val="00CC0A43"/>
    <w:rsid w:val="00CC0A62"/>
    <w:rsid w:val="00CC4EA3"/>
    <w:rsid w:val="00CC6D50"/>
    <w:rsid w:val="00CD0A74"/>
    <w:rsid w:val="00CD44D7"/>
    <w:rsid w:val="00CD4D46"/>
    <w:rsid w:val="00CD61EF"/>
    <w:rsid w:val="00CD706E"/>
    <w:rsid w:val="00CD7E61"/>
    <w:rsid w:val="00CD7F26"/>
    <w:rsid w:val="00CE0AA5"/>
    <w:rsid w:val="00CE11AA"/>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26A6"/>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683C"/>
    <w:rsid w:val="00DF769E"/>
    <w:rsid w:val="00DF7CCA"/>
    <w:rsid w:val="00E007E6"/>
    <w:rsid w:val="00E014B6"/>
    <w:rsid w:val="00E04A95"/>
    <w:rsid w:val="00E10CD7"/>
    <w:rsid w:val="00E10D98"/>
    <w:rsid w:val="00E121ED"/>
    <w:rsid w:val="00E1423C"/>
    <w:rsid w:val="00E1775A"/>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2B4A"/>
    <w:rsid w:val="00E747DC"/>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22E8"/>
    <w:rsid w:val="00F455EA"/>
    <w:rsid w:val="00F4757B"/>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3705"/>
    <w:rsid w:val="00F93A92"/>
    <w:rsid w:val="00F95240"/>
    <w:rsid w:val="00F960B4"/>
    <w:rsid w:val="00F964B9"/>
    <w:rsid w:val="00F96602"/>
    <w:rsid w:val="00F967B3"/>
    <w:rsid w:val="00FA0161"/>
    <w:rsid w:val="00FA02E6"/>
    <w:rsid w:val="00FA1B42"/>
    <w:rsid w:val="00FA2A29"/>
    <w:rsid w:val="00FA427F"/>
    <w:rsid w:val="00FA7074"/>
    <w:rsid w:val="00FB0A3D"/>
    <w:rsid w:val="00FB1CBE"/>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14123D"/>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14123D"/>
    <w:pPr>
      <w:numPr>
        <w:numId w:val="61"/>
      </w:numPr>
    </w:pPr>
  </w:style>
  <w:style w:type="paragraph" w:styleId="ListNumber3">
    <w:name w:val="List Number 3"/>
    <w:basedOn w:val="Normal"/>
    <w:rsid w:val="0014123D"/>
    <w:pPr>
      <w:numPr>
        <w:numId w:val="62"/>
      </w:numPr>
    </w:pPr>
  </w:style>
  <w:style w:type="paragraph" w:styleId="ListNumber4">
    <w:name w:val="List Number 4"/>
    <w:basedOn w:val="Normal"/>
    <w:rsid w:val="0014123D"/>
    <w:pPr>
      <w:numPr>
        <w:numId w:val="63"/>
      </w:numPr>
    </w:pPr>
  </w:style>
  <w:style w:type="paragraph" w:styleId="ListNumber5">
    <w:name w:val="List Number 5"/>
    <w:basedOn w:val="Normal"/>
    <w:uiPriority w:val="99"/>
    <w:unhideWhenUsed/>
    <w:rsid w:val="0014123D"/>
    <w:pPr>
      <w:numPr>
        <w:numId w:val="6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14123D"/>
    <w:pPr>
      <w:numPr>
        <w:numId w:val="6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14123D"/>
    <w:rPr>
      <w:sz w:val="24"/>
    </w:rPr>
  </w:style>
  <w:style w:type="paragraph" w:customStyle="1" w:styleId="ListNumber1">
    <w:name w:val="List Number 1"/>
    <w:basedOn w:val="ListNumber"/>
    <w:link w:val="ListNumber1Char"/>
    <w:qFormat/>
    <w:rsid w:val="0014123D"/>
    <w:pPr>
      <w:contextualSpacing w:val="0"/>
    </w:pPr>
  </w:style>
  <w:style w:type="character" w:customStyle="1" w:styleId="ListNumber1Char">
    <w:name w:val="List Number 1 Char"/>
    <w:link w:val="ListNumber1"/>
    <w:rsid w:val="0014123D"/>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uiPriority w:val="99"/>
    <w:rsid w:val="00D05B7C"/>
    <w:rPr>
      <w:rFonts w:ascii="Courier New" w:hAnsi="Courier New" w:cs="Courier New"/>
      <w:sz w:val="20"/>
    </w:rPr>
  </w:style>
  <w:style w:type="character" w:customStyle="1" w:styleId="HTMLPreformattedChar">
    <w:name w:val="HTML Preformatted Char"/>
    <w:link w:val="HTMLPreformatted"/>
    <w:uiPriority w:val="99"/>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113801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ihe.net/Technical_Frameworks/" TargetMode="External"/><Relationship Id="rId26" Type="http://schemas.openxmlformats.org/officeDocument/2006/relationships/comments" Target="comments.xml"/><Relationship Id="rId39" Type="http://schemas.openxmlformats.org/officeDocument/2006/relationships/image" Target="media/image12.png"/><Relationship Id="rId21" Type="http://schemas.openxmlformats.org/officeDocument/2006/relationships/hyperlink" Target="https://www.ihe.net/wp-content/uploads/Technical_Framework/upload/IHE_ITI_White-Paper_Enabling-doc-sharing-through-IHE-Profiles_Rev1-0_2012-01-24.pdf" TargetMode="External"/><Relationship Id="rId34" Type="http://schemas.openxmlformats.org/officeDocument/2006/relationships/image" Target="media/image8.png"/><Relationship Id="rId42" Type="http://schemas.openxmlformats.org/officeDocument/2006/relationships/hyperlink" Target="https://www.ihe.net/Technical_Framework/upload/IHE_ITI_White_Paper_XDS_Affinity_Domain_Template_TI_2008-12-02.pdf" TargetMode="External"/><Relationship Id="rId47" Type="http://schemas.openxmlformats.org/officeDocument/2006/relationships/hyperlink" Target="https://wiki.ihe.net/index.php/Category:CDA" TargetMode="External"/><Relationship Id="rId50" Type="http://schemas.openxmlformats.org/officeDocument/2006/relationships/image" Target="media/image1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image" Target="media/image4.png"/><Relationship Id="rId11" Type="http://schemas.openxmlformats.org/officeDocument/2006/relationships/hyperlink" Target="http://www.ihe.net/ITI_Public_Comments/"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s://www.ihe.net/resources/technical_frameworks/" TargetMode="External"/><Relationship Id="rId45" Type="http://schemas.openxmlformats.org/officeDocument/2006/relationships/image" Target="media/image13.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https://www.ihe.net/resources/technical_frameworks/" TargetMode="Externa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hyperlink" Target="https://www.ihe.net/wp-content/uploads/Technical_Framework/upload/IHE_ITI_White-Paper_Enabling-doc-sharing-through-IHE-Profiles_Rev1-0_2012-01-24.pdf" TargetMode="External"/><Relationship Id="rId27" Type="http://schemas.microsoft.com/office/2011/relationships/commentsExtended" Target="commentsExtended.xml"/><Relationship Id="rId30" Type="http://schemas.openxmlformats.org/officeDocument/2006/relationships/hyperlink" Target="https://www.ihe.net/uploadedFiles/Documents/ITI/IHE_ITI_Handbook_Metadata_Rev1-1_Pub_2018-08-20.pdf" TargetMode="External"/><Relationship Id="rId35" Type="http://schemas.openxmlformats.org/officeDocument/2006/relationships/image" Target="media/image9.png"/><Relationship Id="rId43" Type="http://schemas.openxmlformats.org/officeDocument/2006/relationships/hyperlink" Target="https://www.ihe.net/uploadedFiles/Documents/ITI/IHE_ITI_Handbook_Metadata_Rev1-1_Pub_2018-08-20.pdf" TargetMode="External"/><Relationship Id="rId48" Type="http://schemas.openxmlformats.org/officeDocument/2006/relationships/hyperlink" Target="https://wiki.ihe.net/index.php/Category:FHIR-Doc" TargetMode="External"/><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yperlink" Target="http://oecdprivacy.org" TargetMode="External"/><Relationship Id="rId46" Type="http://schemas.openxmlformats.org/officeDocument/2006/relationships/image" Target="media/image140.png"/><Relationship Id="rId20" Type="http://schemas.openxmlformats.org/officeDocument/2006/relationships/hyperlink" Target="http://www.ihe.net/uploadedFiles/Documents/ITI/IHE_ITI_TF_Vol3.pdf" TargetMode="External"/><Relationship Id="rId41" Type="http://schemas.openxmlformats.org/officeDocument/2006/relationships/hyperlink" Target="https://www.ihe.net/wp-content/uploads/Technical_Framework/upload/IHE_ITI_White-Paper_Enabling-doc-sharing-through-IHE-Profiles_Rev1-0_2012-01-24.pdf"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Profiles/" TargetMode="External"/><Relationship Id="rId23" Type="http://schemas.openxmlformats.org/officeDocument/2006/relationships/hyperlink" Target="https://www.ihe.net/uploadedFiles/Documents/ITI/IHE_ITI_Handbook_Metadata_Rev1-1_Pub_2018-08-20.pdf" TargetMode="External"/><Relationship Id="rId28" Type="http://schemas.microsoft.com/office/2016/09/relationships/commentsIds" Target="commentsIds.xml"/><Relationship Id="rId36" Type="http://schemas.openxmlformats.org/officeDocument/2006/relationships/image" Target="media/image10.png"/><Relationship Id="rId49" Type="http://schemas.openxmlformats.org/officeDocument/2006/relationships/hyperlink" Target="https://wiki.ihe.net/index.php/Enabling_Document_Sharing_Using_IHE_Profiles" TargetMode="External"/><Relationship Id="rId57" Type="http://schemas.openxmlformats.org/officeDocument/2006/relationships/theme" Target="theme/theme1.xml"/><Relationship Id="rId10" Type="http://schemas.openxmlformats.org/officeDocument/2006/relationships/hyperlink" Target="http://ihe.net/Public_Comment/" TargetMode="External"/><Relationship Id="rId31" Type="http://schemas.openxmlformats.org/officeDocument/2006/relationships/image" Target="media/image5.png"/><Relationship Id="rId44" Type="http://schemas.openxmlformats.org/officeDocument/2006/relationships/hyperlink" Target="http://archive.hl7.org/v3ballotarchive/v3ballot2008may/html/domains/uvcd/UVCD.htm" TargetMode="External"/><Relationship Id="rId5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22784-81F5-4773-AF46-5553ECC1B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143</TotalTime>
  <Pages>62</Pages>
  <Words>18625</Words>
  <Characters>106167</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IHE_ITI_Suppl_MHDS_Rev2-0_PC_2020-03-05</vt:lpstr>
    </vt:vector>
  </TitlesOfParts>
  <Company>IHE</Company>
  <LinksUpToDate>false</LinksUpToDate>
  <CharactersWithSpaces>124543</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IHE_ITI_Suppl_MHDS_Rev2-0_PC_2020-03-05</dc:title>
  <dc:subject>IHE ITI MHDS Supplement</dc:subject>
  <dc:creator>IHE ITI Technical Committee</dc:creator>
  <cp:keywords>IHE ITI Supplement</cp:keywords>
  <cp:lastModifiedBy>John Moehrke</cp:lastModifiedBy>
  <cp:revision>9</cp:revision>
  <cp:lastPrinted>2012-05-01T14:26:00Z</cp:lastPrinted>
  <dcterms:created xsi:type="dcterms:W3CDTF">2020-02-27T16:41:00Z</dcterms:created>
  <dcterms:modified xsi:type="dcterms:W3CDTF">2020-05-04T02:31:00Z</dcterms:modified>
  <cp:category>IHE Supplement</cp:category>
</cp:coreProperties>
</file>
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3A3EDF8D"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del w:id="0" w:author="John Moehrke" w:date="2020-02-20T11:33:00Z">
        <w:r w:rsidR="007C788C" w:rsidRPr="00B51436" w:rsidDel="004E6DDB">
          <w:rPr>
            <w:bCs/>
            <w:kern w:val="28"/>
            <w:szCs w:val="24"/>
          </w:rPr>
          <w:delText>agnostic</w:delText>
        </w:r>
      </w:del>
    </w:p>
    <w:p w14:paraId="5377BBFA" w14:textId="77777777" w:rsidR="00FB0A3D" w:rsidRPr="00A15C2E" w:rsidRDefault="00FB0A3D" w:rsidP="00A15C2E">
      <w:pPr>
        <w:pStyle w:val="BodyText"/>
      </w:pPr>
    </w:p>
    <w:p w14:paraId="13DE55AD" w14:textId="0B858E55" w:rsidR="00503AE1" w:rsidRPr="00B51436" w:rsidRDefault="00A219CF" w:rsidP="00060817">
      <w:pPr>
        <w:pStyle w:val="BodyText"/>
        <w:jc w:val="center"/>
        <w:rPr>
          <w:b/>
          <w:sz w:val="44"/>
        </w:rPr>
      </w:pPr>
      <w:r w:rsidRPr="00B51436">
        <w:rPr>
          <w:b/>
          <w:sz w:val="44"/>
          <w:szCs w:val="44"/>
        </w:rPr>
        <w:t xml:space="preserve">Revision </w:t>
      </w:r>
      <w:ins w:id="1" w:author="John Moehrke" w:date="2020-02-18T10:14:00Z">
        <w:r w:rsidR="00E61A97">
          <w:rPr>
            <w:b/>
            <w:sz w:val="44"/>
            <w:szCs w:val="44"/>
          </w:rPr>
          <w:t>2</w:t>
        </w:r>
      </w:ins>
      <w:del w:id="2" w:author="John Moehrke" w:date="2020-02-18T10:14:00Z">
        <w:r w:rsidR="00B51436" w:rsidDel="00E61A97">
          <w:rPr>
            <w:b/>
            <w:sz w:val="44"/>
            <w:szCs w:val="44"/>
          </w:rPr>
          <w:delText>1</w:delText>
        </w:r>
      </w:del>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262AFD00" w:rsidR="00A910E1" w:rsidRPr="00B51436" w:rsidRDefault="00A910E1" w:rsidP="00AC7C88">
      <w:pPr>
        <w:pStyle w:val="BodyText"/>
      </w:pPr>
      <w:r w:rsidRPr="00B51436">
        <w:t>Date:</w:t>
      </w:r>
      <w:r w:rsidRPr="00B51436">
        <w:tab/>
      </w:r>
      <w:r w:rsidRPr="00B51436">
        <w:tab/>
      </w:r>
      <w:del w:id="3" w:author="John Moehrke" w:date="2020-02-18T10:14:00Z">
        <w:r w:rsidR="007C788C" w:rsidRPr="00B51436" w:rsidDel="00E61A97">
          <w:delText xml:space="preserve">January </w:delText>
        </w:r>
        <w:r w:rsidR="00726CCE" w:rsidDel="00E61A97">
          <w:delText>21</w:delText>
        </w:r>
      </w:del>
      <w:ins w:id="4" w:author="John Moehrke" w:date="2020-02-18T10:14:00Z">
        <w:r w:rsidR="00E61A97">
          <w:t xml:space="preserve">February </w:t>
        </w:r>
      </w:ins>
      <w:ins w:id="5" w:author="John Moehrke" w:date="2020-02-20T16:00:00Z">
        <w:r w:rsidR="00C46378">
          <w:t>20</w:t>
        </w:r>
      </w:ins>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563475CF" w14:textId="34EDD1E9" w:rsidR="00E10D98" w:rsidRDefault="00CF508D">
      <w:pPr>
        <w:pStyle w:val="TOC1"/>
        <w:rPr>
          <w:ins w:id="6" w:author="John Moehrke" w:date="2020-02-19T19:17:00Z"/>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ins w:id="7" w:author="John Moehrke" w:date="2020-02-19T19:17:00Z">
        <w:r w:rsidR="00E10D98" w:rsidRPr="009F1756">
          <w:rPr>
            <w:rStyle w:val="Hyperlink"/>
            <w:noProof/>
          </w:rPr>
          <w:fldChar w:fldCharType="begin"/>
        </w:r>
        <w:r w:rsidR="00E10D98" w:rsidRPr="009F1756">
          <w:rPr>
            <w:rStyle w:val="Hyperlink"/>
            <w:noProof/>
          </w:rPr>
          <w:instrText xml:space="preserve"> </w:instrText>
        </w:r>
        <w:r w:rsidR="00E10D98">
          <w:rPr>
            <w:noProof/>
          </w:rPr>
          <w:instrText>HYPERLINK \l "_Toc33032244"</w:instrText>
        </w:r>
        <w:r w:rsidR="00E10D98" w:rsidRPr="009F1756">
          <w:rPr>
            <w:rStyle w:val="Hyperlink"/>
            <w:noProof/>
          </w:rPr>
          <w:instrText xml:space="preserve"> </w:instrText>
        </w:r>
        <w:r w:rsidR="00E10D98" w:rsidRPr="009F1756">
          <w:rPr>
            <w:rStyle w:val="Hyperlink"/>
            <w:noProof/>
          </w:rPr>
          <w:fldChar w:fldCharType="separate"/>
        </w:r>
        <w:r w:rsidR="00E10D98" w:rsidRPr="009F1756">
          <w:rPr>
            <w:rStyle w:val="Hyperlink"/>
            <w:noProof/>
          </w:rPr>
          <w:t>Introduction to this Supplement</w:t>
        </w:r>
        <w:r w:rsidR="00E10D98">
          <w:rPr>
            <w:noProof/>
            <w:webHidden/>
          </w:rPr>
          <w:tab/>
        </w:r>
        <w:r w:rsidR="00E10D98">
          <w:rPr>
            <w:noProof/>
            <w:webHidden/>
          </w:rPr>
          <w:fldChar w:fldCharType="begin"/>
        </w:r>
        <w:r w:rsidR="00E10D98">
          <w:rPr>
            <w:noProof/>
            <w:webHidden/>
          </w:rPr>
          <w:instrText xml:space="preserve"> PAGEREF _Toc33032244 \h </w:instrText>
        </w:r>
      </w:ins>
      <w:r w:rsidR="00E10D98">
        <w:rPr>
          <w:noProof/>
          <w:webHidden/>
        </w:rPr>
      </w:r>
      <w:r w:rsidR="00E10D98">
        <w:rPr>
          <w:noProof/>
          <w:webHidden/>
        </w:rPr>
        <w:fldChar w:fldCharType="separate"/>
      </w:r>
      <w:ins w:id="8" w:author="John Moehrke" w:date="2020-02-19T19:17:00Z">
        <w:r w:rsidR="00E10D98">
          <w:rPr>
            <w:noProof/>
            <w:webHidden/>
          </w:rPr>
          <w:t>5</w:t>
        </w:r>
        <w:r w:rsidR="00E10D98">
          <w:rPr>
            <w:noProof/>
            <w:webHidden/>
          </w:rPr>
          <w:fldChar w:fldCharType="end"/>
        </w:r>
        <w:r w:rsidR="00E10D98" w:rsidRPr="009F1756">
          <w:rPr>
            <w:rStyle w:val="Hyperlink"/>
            <w:noProof/>
          </w:rPr>
          <w:fldChar w:fldCharType="end"/>
        </w:r>
      </w:ins>
    </w:p>
    <w:p w14:paraId="35986117" w14:textId="2BD4EF64" w:rsidR="00E10D98" w:rsidRDefault="00E10D98">
      <w:pPr>
        <w:pStyle w:val="TOC2"/>
        <w:rPr>
          <w:ins w:id="9" w:author="John Moehrke" w:date="2020-02-19T19:17:00Z"/>
          <w:rFonts w:asciiTheme="minorHAnsi" w:eastAsiaTheme="minorEastAsia" w:hAnsiTheme="minorHAnsi" w:cstheme="minorBidi"/>
          <w:noProof/>
          <w:sz w:val="22"/>
          <w:szCs w:val="22"/>
        </w:rPr>
      </w:pPr>
      <w:ins w:id="1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"_Toc33032245"</w:instrText>
        </w:r>
        <w:r w:rsidRPr="009F1756">
          <w:rPr>
            <w:rStyle w:val="Hyperlink"/>
            <w:noProof/>
          </w:rPr>
          <w:instrText xml:space="preserve"> </w:instrText>
        </w:r>
        <w:r w:rsidRPr="009F1756">
          <w:rPr>
            <w:rStyle w:val="Hyperlink"/>
            <w:noProof/>
          </w:rPr>
          <w:fldChar w:fldCharType="separate"/>
        </w:r>
        <w:r w:rsidRPr="009F1756">
          <w:rPr>
            <w:rStyle w:val="Hyperlink"/>
            <w:noProof/>
          </w:rPr>
          <w:t>Open Issues and Questions</w:t>
        </w:r>
        <w:r>
          <w:rPr>
            <w:noProof/>
            <w:webHidden/>
          </w:rPr>
          <w:tab/>
        </w:r>
        <w:r>
          <w:rPr>
            <w:noProof/>
            <w:webHidden/>
          </w:rPr>
          <w:fldChar w:fldCharType="begin"/>
        </w:r>
        <w:r>
          <w:rPr>
            <w:noProof/>
            <w:webHidden/>
          </w:rPr>
          <w:instrText xml:space="preserve"> PAGEREF _Toc33032245 \h </w:instrText>
        </w:r>
      </w:ins>
      <w:r>
        <w:rPr>
          <w:noProof/>
          <w:webHidden/>
        </w:rPr>
      </w:r>
      <w:r>
        <w:rPr>
          <w:noProof/>
          <w:webHidden/>
        </w:rPr>
        <w:fldChar w:fldCharType="separate"/>
      </w:r>
      <w:ins w:id="11" w:author="John Moehrke" w:date="2020-02-19T19:17:00Z">
        <w:r>
          <w:rPr>
            <w:noProof/>
            <w:webHidden/>
          </w:rPr>
          <w:t>6</w:t>
        </w:r>
        <w:r>
          <w:rPr>
            <w:noProof/>
            <w:webHidden/>
          </w:rPr>
          <w:fldChar w:fldCharType="end"/>
        </w:r>
        <w:r w:rsidRPr="009F1756">
          <w:rPr>
            <w:rStyle w:val="Hyperlink"/>
            <w:noProof/>
          </w:rPr>
          <w:fldChar w:fldCharType="end"/>
        </w:r>
      </w:ins>
    </w:p>
    <w:p w14:paraId="31D16F7F" w14:textId="664165E0" w:rsidR="00E10D98" w:rsidRDefault="00E10D98">
      <w:pPr>
        <w:pStyle w:val="TOC2"/>
        <w:rPr>
          <w:ins w:id="12" w:author="John Moehrke" w:date="2020-02-19T19:17:00Z"/>
          <w:rFonts w:asciiTheme="minorHAnsi" w:eastAsiaTheme="minorEastAsia" w:hAnsiTheme="minorHAnsi" w:cstheme="minorBidi"/>
          <w:noProof/>
          <w:sz w:val="22"/>
          <w:szCs w:val="22"/>
        </w:rPr>
      </w:pPr>
      <w:ins w:id="1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"_Toc33032246"</w:instrText>
        </w:r>
        <w:r w:rsidRPr="009F1756">
          <w:rPr>
            <w:rStyle w:val="Hyperlink"/>
            <w:noProof/>
          </w:rPr>
          <w:instrText xml:space="preserve"> </w:instrText>
        </w:r>
        <w:r w:rsidRPr="009F1756">
          <w:rPr>
            <w:rStyle w:val="Hyperlink"/>
            <w:noProof/>
          </w:rPr>
          <w:fldChar w:fldCharType="separate"/>
        </w:r>
        <w:r w:rsidRPr="009F1756">
          <w:rPr>
            <w:rStyle w:val="Hyperlink"/>
            <w:noProof/>
          </w:rPr>
          <w:t>Closed Issues</w:t>
        </w:r>
        <w:r>
          <w:rPr>
            <w:noProof/>
            <w:webHidden/>
          </w:rPr>
          <w:tab/>
        </w:r>
        <w:r>
          <w:rPr>
            <w:noProof/>
            <w:webHidden/>
          </w:rPr>
          <w:fldChar w:fldCharType="begin"/>
        </w:r>
        <w:r>
          <w:rPr>
            <w:noProof/>
            <w:webHidden/>
          </w:rPr>
          <w:instrText xml:space="preserve"> PAGEREF _Toc33032246 \h </w:instrText>
        </w:r>
      </w:ins>
      <w:r>
        <w:rPr>
          <w:noProof/>
          <w:webHidden/>
        </w:rPr>
      </w:r>
      <w:r>
        <w:rPr>
          <w:noProof/>
          <w:webHidden/>
        </w:rPr>
        <w:fldChar w:fldCharType="separate"/>
      </w:r>
      <w:ins w:id="14" w:author="John Moehrke" w:date="2020-02-19T19:17:00Z">
        <w:r>
          <w:rPr>
            <w:noProof/>
            <w:webHidden/>
          </w:rPr>
          <w:t>6</w:t>
        </w:r>
        <w:r>
          <w:rPr>
            <w:noProof/>
            <w:webHidden/>
          </w:rPr>
          <w:fldChar w:fldCharType="end"/>
        </w:r>
        <w:r w:rsidRPr="009F1756">
          <w:rPr>
            <w:rStyle w:val="Hyperlink"/>
            <w:noProof/>
          </w:rPr>
          <w:fldChar w:fldCharType="end"/>
        </w:r>
      </w:ins>
    </w:p>
    <w:p w14:paraId="4AAF2132" w14:textId="5F49C691" w:rsidR="00E10D98" w:rsidRDefault="00E10D98">
      <w:pPr>
        <w:pStyle w:val="TOC1"/>
        <w:rPr>
          <w:ins w:id="15" w:author="John Moehrke" w:date="2020-02-19T19:17:00Z"/>
          <w:rFonts w:asciiTheme="minorHAnsi" w:eastAsiaTheme="minorEastAsia" w:hAnsiTheme="minorHAnsi" w:cstheme="minorBidi"/>
          <w:noProof/>
          <w:sz w:val="22"/>
          <w:szCs w:val="22"/>
        </w:rPr>
      </w:pPr>
      <w:ins w:id="1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"_Toc33032247"</w:instrText>
        </w:r>
        <w:r w:rsidRPr="009F1756">
          <w:rPr>
            <w:rStyle w:val="Hyperlink"/>
            <w:noProof/>
          </w:rPr>
          <w:instrText xml:space="preserve"> </w:instrText>
        </w:r>
        <w:r w:rsidRPr="009F1756">
          <w:rPr>
            <w:rStyle w:val="Hyperlink"/>
            <w:noProof/>
          </w:rPr>
          <w:fldChar w:fldCharType="separate"/>
        </w:r>
        <w:r w:rsidRPr="009F1756">
          <w:rPr>
            <w:rStyle w:val="Hyperlink"/>
            <w:noProof/>
          </w:rPr>
          <w:t>General Introduction and Shared Appendices</w:t>
        </w:r>
        <w:r>
          <w:rPr>
            <w:noProof/>
            <w:webHidden/>
          </w:rPr>
          <w:tab/>
        </w:r>
        <w:r>
          <w:rPr>
            <w:noProof/>
            <w:webHidden/>
          </w:rPr>
          <w:fldChar w:fldCharType="begin"/>
        </w:r>
        <w:r>
          <w:rPr>
            <w:noProof/>
            <w:webHidden/>
          </w:rPr>
          <w:instrText xml:space="preserve"> PAGEREF _Toc33032247 \h </w:instrText>
        </w:r>
      </w:ins>
      <w:r>
        <w:rPr>
          <w:noProof/>
          <w:webHidden/>
        </w:rPr>
      </w:r>
      <w:r>
        <w:rPr>
          <w:noProof/>
          <w:webHidden/>
        </w:rPr>
        <w:fldChar w:fldCharType="separate"/>
      </w:r>
      <w:ins w:id="17" w:author="John Moehrke" w:date="2020-02-19T19:17:00Z">
        <w:r>
          <w:rPr>
            <w:noProof/>
            <w:webHidden/>
          </w:rPr>
          <w:t>8</w:t>
        </w:r>
        <w:r>
          <w:rPr>
            <w:noProof/>
            <w:webHidden/>
          </w:rPr>
          <w:fldChar w:fldCharType="end"/>
        </w:r>
        <w:r w:rsidRPr="009F1756">
          <w:rPr>
            <w:rStyle w:val="Hyperlink"/>
            <w:noProof/>
          </w:rPr>
          <w:fldChar w:fldCharType="end"/>
        </w:r>
      </w:ins>
    </w:p>
    <w:p w14:paraId="3B994EA3" w14:textId="2F00ABAF" w:rsidR="00E10D98" w:rsidRDefault="00E10D98">
      <w:pPr>
        <w:pStyle w:val="TOC1"/>
        <w:rPr>
          <w:ins w:id="18" w:author="John Moehrke" w:date="2020-02-19T19:17:00Z"/>
          <w:rFonts w:asciiTheme="minorHAnsi" w:eastAsiaTheme="minorEastAsia" w:hAnsiTheme="minorHAnsi" w:cstheme="minorBidi"/>
          <w:noProof/>
          <w:sz w:val="22"/>
          <w:szCs w:val="22"/>
        </w:rPr>
      </w:pPr>
      <w:ins w:id="1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"_Toc33032248"</w:instrText>
        </w:r>
        <w:r w:rsidRPr="009F1756">
          <w:rPr>
            <w:rStyle w:val="Hyperlink"/>
            <w:noProof/>
          </w:rPr>
          <w:instrText xml:space="preserve"> </w:instrText>
        </w:r>
        <w:r w:rsidRPr="009F1756">
          <w:rPr>
            <w:rStyle w:val="Hyperlink"/>
            <w:noProof/>
          </w:rPr>
          <w:fldChar w:fldCharType="separate"/>
        </w:r>
        <w:r w:rsidRPr="009F1756">
          <w:rPr>
            <w:rStyle w:val="Hyperlink"/>
            <w:noProof/>
          </w:rPr>
          <w:t>Appendix A – Actor Summary Definitions</w:t>
        </w:r>
        <w:r>
          <w:rPr>
            <w:noProof/>
            <w:webHidden/>
          </w:rPr>
          <w:tab/>
        </w:r>
        <w:r>
          <w:rPr>
            <w:noProof/>
            <w:webHidden/>
          </w:rPr>
          <w:fldChar w:fldCharType="begin"/>
        </w:r>
        <w:r>
          <w:rPr>
            <w:noProof/>
            <w:webHidden/>
          </w:rPr>
          <w:instrText xml:space="preserve"> PAGEREF _Toc33032248 \h </w:instrText>
        </w:r>
      </w:ins>
      <w:r>
        <w:rPr>
          <w:noProof/>
          <w:webHidden/>
        </w:rPr>
      </w:r>
      <w:r>
        <w:rPr>
          <w:noProof/>
          <w:webHidden/>
        </w:rPr>
        <w:fldChar w:fldCharType="separate"/>
      </w:r>
      <w:ins w:id="20" w:author="John Moehrke" w:date="2020-02-19T19:17:00Z">
        <w:r>
          <w:rPr>
            <w:noProof/>
            <w:webHidden/>
          </w:rPr>
          <w:t>8</w:t>
        </w:r>
        <w:r>
          <w:rPr>
            <w:noProof/>
            <w:webHidden/>
          </w:rPr>
          <w:fldChar w:fldCharType="end"/>
        </w:r>
        <w:r w:rsidRPr="009F1756">
          <w:rPr>
            <w:rStyle w:val="Hyperlink"/>
            <w:noProof/>
          </w:rPr>
          <w:fldChar w:fldCharType="end"/>
        </w:r>
      </w:ins>
    </w:p>
    <w:p w14:paraId="036A8408" w14:textId="0FA57EF4" w:rsidR="00E10D98" w:rsidRDefault="00E10D98">
      <w:pPr>
        <w:pStyle w:val="TOC1"/>
        <w:rPr>
          <w:ins w:id="21" w:author="John Moehrke" w:date="2020-02-19T19:17:00Z"/>
          <w:rFonts w:asciiTheme="minorHAnsi" w:eastAsiaTheme="minorEastAsia" w:hAnsiTheme="minorHAnsi" w:cstheme="minorBidi"/>
          <w:noProof/>
          <w:sz w:val="22"/>
          <w:szCs w:val="22"/>
        </w:rPr>
      </w:pPr>
      <w:ins w:id="2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"_Toc33032249"</w:instrText>
        </w:r>
        <w:r w:rsidRPr="009F1756">
          <w:rPr>
            <w:rStyle w:val="Hyperlink"/>
            <w:noProof/>
          </w:rPr>
          <w:instrText xml:space="preserve"> </w:instrText>
        </w:r>
        <w:r w:rsidRPr="009F1756">
          <w:rPr>
            <w:rStyle w:val="Hyperlink"/>
            <w:noProof/>
          </w:rPr>
          <w:fldChar w:fldCharType="separate"/>
        </w:r>
        <w:r w:rsidRPr="009F1756">
          <w:rPr>
            <w:rStyle w:val="Hyperlink"/>
            <w:noProof/>
          </w:rPr>
          <w:t>Appendix B – Transaction Summary Definitions</w:t>
        </w:r>
        <w:r>
          <w:rPr>
            <w:noProof/>
            <w:webHidden/>
          </w:rPr>
          <w:tab/>
        </w:r>
        <w:r>
          <w:rPr>
            <w:noProof/>
            <w:webHidden/>
          </w:rPr>
          <w:fldChar w:fldCharType="begin"/>
        </w:r>
        <w:r>
          <w:rPr>
            <w:noProof/>
            <w:webHidden/>
          </w:rPr>
          <w:instrText xml:space="preserve"> PAGEREF _Toc33032249 \h </w:instrText>
        </w:r>
      </w:ins>
      <w:r>
        <w:rPr>
          <w:noProof/>
          <w:webHidden/>
        </w:rPr>
      </w:r>
      <w:r>
        <w:rPr>
          <w:noProof/>
          <w:webHidden/>
        </w:rPr>
        <w:fldChar w:fldCharType="separate"/>
      </w:r>
      <w:ins w:id="23" w:author="John Moehrke" w:date="2020-02-19T19:17:00Z">
        <w:r>
          <w:rPr>
            <w:noProof/>
            <w:webHidden/>
          </w:rPr>
          <w:t>8</w:t>
        </w:r>
        <w:r>
          <w:rPr>
            <w:noProof/>
            <w:webHidden/>
          </w:rPr>
          <w:fldChar w:fldCharType="end"/>
        </w:r>
        <w:r w:rsidRPr="009F1756">
          <w:rPr>
            <w:rStyle w:val="Hyperlink"/>
            <w:noProof/>
          </w:rPr>
          <w:fldChar w:fldCharType="end"/>
        </w:r>
      </w:ins>
    </w:p>
    <w:p w14:paraId="2857DEF4" w14:textId="418FE69B" w:rsidR="00E10D98" w:rsidRDefault="00E10D98">
      <w:pPr>
        <w:pStyle w:val="TOC1"/>
        <w:rPr>
          <w:ins w:id="24" w:author="John Moehrke" w:date="2020-02-19T19:17:00Z"/>
          <w:rFonts w:asciiTheme="minorHAnsi" w:eastAsiaTheme="minorEastAsia" w:hAnsiTheme="minorHAnsi" w:cstheme="minorBidi"/>
          <w:noProof/>
          <w:sz w:val="22"/>
          <w:szCs w:val="22"/>
        </w:rPr>
      </w:pPr>
      <w:ins w:id="2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"_Toc33032250"</w:instrText>
        </w:r>
        <w:r w:rsidRPr="009F1756">
          <w:rPr>
            <w:rStyle w:val="Hyperlink"/>
            <w:noProof/>
          </w:rPr>
          <w:instrText xml:space="preserve"> </w:instrText>
        </w:r>
        <w:r w:rsidRPr="009F1756">
          <w:rPr>
            <w:rStyle w:val="Hyperlink"/>
            <w:noProof/>
          </w:rPr>
          <w:fldChar w:fldCharType="separate"/>
        </w:r>
        <w:r w:rsidRPr="009F1756">
          <w:rPr>
            <w:rStyle w:val="Hyperlink"/>
            <w:noProof/>
          </w:rPr>
          <w:t>Appendix D – Glossary</w:t>
        </w:r>
        <w:r>
          <w:rPr>
            <w:noProof/>
            <w:webHidden/>
          </w:rPr>
          <w:tab/>
        </w:r>
        <w:r>
          <w:rPr>
            <w:noProof/>
            <w:webHidden/>
          </w:rPr>
          <w:fldChar w:fldCharType="begin"/>
        </w:r>
        <w:r>
          <w:rPr>
            <w:noProof/>
            <w:webHidden/>
          </w:rPr>
          <w:instrText xml:space="preserve"> PAGEREF _Toc33032250 \h </w:instrText>
        </w:r>
      </w:ins>
      <w:r>
        <w:rPr>
          <w:noProof/>
          <w:webHidden/>
        </w:rPr>
      </w:r>
      <w:r>
        <w:rPr>
          <w:noProof/>
          <w:webHidden/>
        </w:rPr>
        <w:fldChar w:fldCharType="separate"/>
      </w:r>
      <w:ins w:id="26" w:author="John Moehrke" w:date="2020-02-19T19:17:00Z">
        <w:r>
          <w:rPr>
            <w:noProof/>
            <w:webHidden/>
          </w:rPr>
          <w:t>8</w:t>
        </w:r>
        <w:r>
          <w:rPr>
            <w:noProof/>
            <w:webHidden/>
          </w:rPr>
          <w:fldChar w:fldCharType="end"/>
        </w:r>
        <w:r w:rsidRPr="009F1756">
          <w:rPr>
            <w:rStyle w:val="Hyperlink"/>
            <w:noProof/>
          </w:rPr>
          <w:fldChar w:fldCharType="end"/>
        </w:r>
      </w:ins>
    </w:p>
    <w:p w14:paraId="4E110B62" w14:textId="718ED195" w:rsidR="00E10D98" w:rsidRDefault="00E10D98">
      <w:pPr>
        <w:pStyle w:val="TOC1"/>
        <w:rPr>
          <w:ins w:id="27" w:author="John Moehrke" w:date="2020-02-19T19:17:00Z"/>
          <w:rFonts w:asciiTheme="minorHAnsi" w:eastAsiaTheme="minorEastAsia" w:hAnsiTheme="minorHAnsi" w:cstheme="minorBidi"/>
          <w:noProof/>
          <w:sz w:val="22"/>
          <w:szCs w:val="22"/>
        </w:rPr>
      </w:pPr>
      <w:ins w:id="2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"_Toc33032251"</w:instrText>
        </w:r>
        <w:r w:rsidRPr="009F1756">
          <w:rPr>
            <w:rStyle w:val="Hyperlink"/>
            <w:noProof/>
          </w:rPr>
          <w:instrText xml:space="preserve"> </w:instrText>
        </w:r>
        <w:r w:rsidRPr="009F1756">
          <w:rPr>
            <w:rStyle w:val="Hyperlink"/>
            <w:noProof/>
          </w:rPr>
          <w:fldChar w:fldCharType="separate"/>
        </w:r>
        <w:r w:rsidRPr="009F1756">
          <w:rPr>
            <w:rStyle w:val="Hyperlink"/>
            <w:noProof/>
          </w:rPr>
          <w:t>Volume 1 – Profiles</w:t>
        </w:r>
        <w:r>
          <w:rPr>
            <w:noProof/>
            <w:webHidden/>
          </w:rPr>
          <w:tab/>
        </w:r>
        <w:r>
          <w:rPr>
            <w:noProof/>
            <w:webHidden/>
          </w:rPr>
          <w:fldChar w:fldCharType="begin"/>
        </w:r>
        <w:r>
          <w:rPr>
            <w:noProof/>
            <w:webHidden/>
          </w:rPr>
          <w:instrText xml:space="preserve"> PAGEREF _Toc33032251 \h </w:instrText>
        </w:r>
      </w:ins>
      <w:r>
        <w:rPr>
          <w:noProof/>
          <w:webHidden/>
        </w:rPr>
      </w:r>
      <w:r>
        <w:rPr>
          <w:noProof/>
          <w:webHidden/>
        </w:rPr>
        <w:fldChar w:fldCharType="separate"/>
      </w:r>
      <w:ins w:id="29" w:author="John Moehrke" w:date="2020-02-19T19:17:00Z">
        <w:r>
          <w:rPr>
            <w:noProof/>
            <w:webHidden/>
          </w:rPr>
          <w:t>9</w:t>
        </w:r>
        <w:r>
          <w:rPr>
            <w:noProof/>
            <w:webHidden/>
          </w:rPr>
          <w:fldChar w:fldCharType="end"/>
        </w:r>
        <w:r w:rsidRPr="009F1756">
          <w:rPr>
            <w:rStyle w:val="Hyperlink"/>
            <w:noProof/>
          </w:rPr>
          <w:fldChar w:fldCharType="end"/>
        </w:r>
      </w:ins>
    </w:p>
    <w:p w14:paraId="7EEE9925" w14:textId="2382D1D0" w:rsidR="00E10D98" w:rsidRDefault="00E10D98">
      <w:pPr>
        <w:pStyle w:val="TOC2"/>
        <w:rPr>
          <w:ins w:id="30" w:author="John Moehrke" w:date="2020-02-19T19:17:00Z"/>
          <w:rFonts w:asciiTheme="minorHAnsi" w:eastAsiaTheme="minorEastAsia" w:hAnsiTheme="minorHAnsi" w:cstheme="minorBidi"/>
          <w:noProof/>
          <w:sz w:val="22"/>
          <w:szCs w:val="22"/>
        </w:rPr>
      </w:pPr>
      <w:ins w:id="3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"_Toc33032252"</w:instrText>
        </w:r>
        <w:r w:rsidRPr="009F1756">
          <w:rPr>
            <w:rStyle w:val="Hyperlink"/>
            <w:noProof/>
          </w:rPr>
          <w:instrText xml:space="preserve"> </w:instrText>
        </w:r>
        <w:r w:rsidRPr="009F1756">
          <w:rPr>
            <w:rStyle w:val="Hyperlink"/>
            <w:noProof/>
          </w:rPr>
          <w:fldChar w:fldCharType="separate"/>
        </w:r>
        <w:r w:rsidRPr="009F1756">
          <w:rPr>
            <w:rStyle w:val="Hyperlink"/>
            <w:noProof/>
          </w:rPr>
          <w:t>Copyright Licenses</w:t>
        </w:r>
        <w:r>
          <w:rPr>
            <w:noProof/>
            <w:webHidden/>
          </w:rPr>
          <w:tab/>
        </w:r>
        <w:r>
          <w:rPr>
            <w:noProof/>
            <w:webHidden/>
          </w:rPr>
          <w:fldChar w:fldCharType="begin"/>
        </w:r>
        <w:r>
          <w:rPr>
            <w:noProof/>
            <w:webHidden/>
          </w:rPr>
          <w:instrText xml:space="preserve"> PAGEREF _Toc33032252 \h </w:instrText>
        </w:r>
      </w:ins>
      <w:r>
        <w:rPr>
          <w:noProof/>
          <w:webHidden/>
        </w:rPr>
      </w:r>
      <w:r>
        <w:rPr>
          <w:noProof/>
          <w:webHidden/>
        </w:rPr>
        <w:fldChar w:fldCharType="separate"/>
      </w:r>
      <w:ins w:id="32" w:author="John Moehrke" w:date="2020-02-19T19:17:00Z">
        <w:r>
          <w:rPr>
            <w:noProof/>
            <w:webHidden/>
          </w:rPr>
          <w:t>9</w:t>
        </w:r>
        <w:r>
          <w:rPr>
            <w:noProof/>
            <w:webHidden/>
          </w:rPr>
          <w:fldChar w:fldCharType="end"/>
        </w:r>
        <w:r w:rsidRPr="009F1756">
          <w:rPr>
            <w:rStyle w:val="Hyperlink"/>
            <w:noProof/>
          </w:rPr>
          <w:fldChar w:fldCharType="end"/>
        </w:r>
      </w:ins>
    </w:p>
    <w:p w14:paraId="22762BE3" w14:textId="5ABEC535" w:rsidR="00E10D98" w:rsidRDefault="00E10D98">
      <w:pPr>
        <w:pStyle w:val="TOC2"/>
        <w:rPr>
          <w:ins w:id="33" w:author="John Moehrke" w:date="2020-02-19T19:17:00Z"/>
          <w:rFonts w:asciiTheme="minorHAnsi" w:eastAsiaTheme="minorEastAsia" w:hAnsiTheme="minorHAnsi" w:cstheme="minorBidi"/>
          <w:noProof/>
          <w:sz w:val="22"/>
          <w:szCs w:val="22"/>
        </w:rPr>
      </w:pPr>
      <w:ins w:id="3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"_Toc33032253"</w:instrText>
        </w:r>
        <w:r w:rsidRPr="009F1756">
          <w:rPr>
            <w:rStyle w:val="Hyperlink"/>
            <w:noProof/>
          </w:rPr>
          <w:instrText xml:space="preserve"> </w:instrText>
        </w:r>
        <w:r w:rsidRPr="009F1756">
          <w:rPr>
            <w:rStyle w:val="Hyperlink"/>
            <w:noProof/>
          </w:rPr>
          <w:fldChar w:fldCharType="separate"/>
        </w:r>
        <w:r w:rsidRPr="009F1756">
          <w:rPr>
            <w:rStyle w:val="Hyperlink"/>
            <w:noProof/>
          </w:rPr>
          <w:t>Domain-specific additions</w:t>
        </w:r>
        <w:r>
          <w:rPr>
            <w:noProof/>
            <w:webHidden/>
          </w:rPr>
          <w:tab/>
        </w:r>
        <w:r>
          <w:rPr>
            <w:noProof/>
            <w:webHidden/>
          </w:rPr>
          <w:fldChar w:fldCharType="begin"/>
        </w:r>
        <w:r>
          <w:rPr>
            <w:noProof/>
            <w:webHidden/>
          </w:rPr>
          <w:instrText xml:space="preserve"> PAGEREF _Toc33032253 \h </w:instrText>
        </w:r>
      </w:ins>
      <w:r>
        <w:rPr>
          <w:noProof/>
          <w:webHidden/>
        </w:rPr>
      </w:r>
      <w:r>
        <w:rPr>
          <w:noProof/>
          <w:webHidden/>
        </w:rPr>
        <w:fldChar w:fldCharType="separate"/>
      </w:r>
      <w:ins w:id="35" w:author="John Moehrke" w:date="2020-02-19T19:17:00Z">
        <w:r>
          <w:rPr>
            <w:noProof/>
            <w:webHidden/>
          </w:rPr>
          <w:t>9</w:t>
        </w:r>
        <w:r>
          <w:rPr>
            <w:noProof/>
            <w:webHidden/>
          </w:rPr>
          <w:fldChar w:fldCharType="end"/>
        </w:r>
        <w:r w:rsidRPr="009F1756">
          <w:rPr>
            <w:rStyle w:val="Hyperlink"/>
            <w:noProof/>
          </w:rPr>
          <w:fldChar w:fldCharType="end"/>
        </w:r>
      </w:ins>
    </w:p>
    <w:p w14:paraId="2A7E584A" w14:textId="31D9CCCE" w:rsidR="00E10D98" w:rsidRDefault="00E10D98">
      <w:pPr>
        <w:pStyle w:val="TOC1"/>
        <w:rPr>
          <w:ins w:id="36" w:author="John Moehrke" w:date="2020-02-19T19:17:00Z"/>
          <w:rFonts w:asciiTheme="minorHAnsi" w:eastAsiaTheme="minorEastAsia" w:hAnsiTheme="minorHAnsi" w:cstheme="minorBidi"/>
          <w:noProof/>
          <w:sz w:val="22"/>
          <w:szCs w:val="22"/>
        </w:rPr>
      </w:pPr>
      <w:ins w:id="3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"_Toc33032254"</w:instrText>
        </w:r>
        <w:r w:rsidRPr="009F1756">
          <w:rPr>
            <w:rStyle w:val="Hyperlink"/>
            <w:noProof/>
          </w:rPr>
          <w:instrText xml:space="preserve"> </w:instrText>
        </w:r>
        <w:r w:rsidRPr="009F1756">
          <w:rPr>
            <w:rStyle w:val="Hyperlink"/>
            <w:noProof/>
          </w:rPr>
          <w:fldChar w:fldCharType="separate"/>
        </w:r>
        <w:r w:rsidRPr="009F1756">
          <w:rPr>
            <w:rStyle w:val="Hyperlink"/>
            <w:noProof/>
          </w:rPr>
          <w:t>X Document Sharing Exchange on FHIR (MHDS) Profile</w:t>
        </w:r>
        <w:r>
          <w:rPr>
            <w:noProof/>
            <w:webHidden/>
          </w:rPr>
          <w:tab/>
        </w:r>
        <w:r>
          <w:rPr>
            <w:noProof/>
            <w:webHidden/>
          </w:rPr>
          <w:fldChar w:fldCharType="begin"/>
        </w:r>
        <w:r>
          <w:rPr>
            <w:noProof/>
            <w:webHidden/>
          </w:rPr>
          <w:instrText xml:space="preserve"> PAGEREF _Toc33032254 \h </w:instrText>
        </w:r>
      </w:ins>
      <w:r>
        <w:rPr>
          <w:noProof/>
          <w:webHidden/>
        </w:rPr>
      </w:r>
      <w:r>
        <w:rPr>
          <w:noProof/>
          <w:webHidden/>
        </w:rPr>
        <w:fldChar w:fldCharType="separate"/>
      </w:r>
      <w:ins w:id="38" w:author="John Moehrke" w:date="2020-02-19T19:17:00Z">
        <w:r>
          <w:rPr>
            <w:noProof/>
            <w:webHidden/>
          </w:rPr>
          <w:t>10</w:t>
        </w:r>
        <w:r>
          <w:rPr>
            <w:noProof/>
            <w:webHidden/>
          </w:rPr>
          <w:fldChar w:fldCharType="end"/>
        </w:r>
        <w:r w:rsidRPr="009F1756">
          <w:rPr>
            <w:rStyle w:val="Hyperlink"/>
            <w:noProof/>
          </w:rPr>
          <w:fldChar w:fldCharType="end"/>
        </w:r>
      </w:ins>
    </w:p>
    <w:p w14:paraId="4C0DEAE5" w14:textId="30622D76" w:rsidR="00E10D98" w:rsidRDefault="00E10D98">
      <w:pPr>
        <w:pStyle w:val="TOC2"/>
        <w:rPr>
          <w:ins w:id="39" w:author="John Moehrke" w:date="2020-02-19T19:17:00Z"/>
          <w:rFonts w:asciiTheme="minorHAnsi" w:eastAsiaTheme="minorEastAsia" w:hAnsiTheme="minorHAnsi" w:cstheme="minorBidi"/>
          <w:noProof/>
          <w:sz w:val="22"/>
          <w:szCs w:val="22"/>
        </w:rPr>
      </w:pPr>
      <w:ins w:id="4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"_Toc33032255"</w:instrText>
        </w:r>
        <w:r w:rsidRPr="009F1756">
          <w:rPr>
            <w:rStyle w:val="Hyperlink"/>
            <w:noProof/>
          </w:rPr>
          <w:instrText xml:space="preserve"> </w:instrText>
        </w:r>
        <w:r w:rsidRPr="009F1756">
          <w:rPr>
            <w:rStyle w:val="Hyperlink"/>
            <w:noProof/>
          </w:rPr>
          <w:fldChar w:fldCharType="separate"/>
        </w:r>
        <w:r w:rsidRPr="009F1756">
          <w:rPr>
            <w:rStyle w:val="Hyperlink"/>
            <w:noProof/>
          </w:rPr>
          <w:t>X.1 MHDS Actors, Transactions, and Content Modules</w:t>
        </w:r>
        <w:r>
          <w:rPr>
            <w:noProof/>
            <w:webHidden/>
          </w:rPr>
          <w:tab/>
        </w:r>
        <w:r>
          <w:rPr>
            <w:noProof/>
            <w:webHidden/>
          </w:rPr>
          <w:fldChar w:fldCharType="begin"/>
        </w:r>
        <w:r>
          <w:rPr>
            <w:noProof/>
            <w:webHidden/>
          </w:rPr>
          <w:instrText xml:space="preserve"> PAGEREF _Toc33032255 \h </w:instrText>
        </w:r>
      </w:ins>
      <w:r>
        <w:rPr>
          <w:noProof/>
          <w:webHidden/>
        </w:rPr>
      </w:r>
      <w:r>
        <w:rPr>
          <w:noProof/>
          <w:webHidden/>
        </w:rPr>
        <w:fldChar w:fldCharType="separate"/>
      </w:r>
      <w:ins w:id="41" w:author="John Moehrke" w:date="2020-02-19T19:17:00Z">
        <w:r>
          <w:rPr>
            <w:noProof/>
            <w:webHidden/>
          </w:rPr>
          <w:t>10</w:t>
        </w:r>
        <w:r>
          <w:rPr>
            <w:noProof/>
            <w:webHidden/>
          </w:rPr>
          <w:fldChar w:fldCharType="end"/>
        </w:r>
        <w:r w:rsidRPr="009F1756">
          <w:rPr>
            <w:rStyle w:val="Hyperlink"/>
            <w:noProof/>
          </w:rPr>
          <w:fldChar w:fldCharType="end"/>
        </w:r>
      </w:ins>
    </w:p>
    <w:p w14:paraId="4CF92F21" w14:textId="1DD6B353" w:rsidR="00E10D98" w:rsidRDefault="00E10D98">
      <w:pPr>
        <w:pStyle w:val="TOC3"/>
        <w:rPr>
          <w:ins w:id="42" w:author="John Moehrke" w:date="2020-02-19T19:17:00Z"/>
          <w:rFonts w:asciiTheme="minorHAnsi" w:eastAsiaTheme="minorEastAsia" w:hAnsiTheme="minorHAnsi" w:cstheme="minorBidi"/>
          <w:noProof/>
          <w:sz w:val="22"/>
          <w:szCs w:val="22"/>
        </w:rPr>
      </w:pPr>
      <w:ins w:id="4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"_Toc33032256"</w:instrText>
        </w:r>
        <w:r w:rsidRPr="009F1756">
          <w:rPr>
            <w:rStyle w:val="Hyperlink"/>
            <w:noProof/>
          </w:rPr>
          <w:instrText xml:space="preserve"> </w:instrText>
        </w:r>
        <w:r w:rsidRPr="009F1756">
          <w:rPr>
            <w:rStyle w:val="Hyperlink"/>
            <w:noProof/>
          </w:rPr>
          <w:fldChar w:fldCharType="separate"/>
        </w:r>
        <w:r w:rsidRPr="009F1756">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_Toc33032256 \h </w:instrText>
        </w:r>
      </w:ins>
      <w:r>
        <w:rPr>
          <w:noProof/>
          <w:webHidden/>
        </w:rPr>
      </w:r>
      <w:r>
        <w:rPr>
          <w:noProof/>
          <w:webHidden/>
        </w:rPr>
        <w:fldChar w:fldCharType="separate"/>
      </w:r>
      <w:ins w:id="44" w:author="John Moehrke" w:date="2020-02-19T19:17:00Z">
        <w:r>
          <w:rPr>
            <w:noProof/>
            <w:webHidden/>
          </w:rPr>
          <w:t>15</w:t>
        </w:r>
        <w:r>
          <w:rPr>
            <w:noProof/>
            <w:webHidden/>
          </w:rPr>
          <w:fldChar w:fldCharType="end"/>
        </w:r>
        <w:r w:rsidRPr="009F1756">
          <w:rPr>
            <w:rStyle w:val="Hyperlink"/>
            <w:noProof/>
          </w:rPr>
          <w:fldChar w:fldCharType="end"/>
        </w:r>
      </w:ins>
    </w:p>
    <w:p w14:paraId="0E91D9F6" w14:textId="06853525" w:rsidR="00E10D98" w:rsidRDefault="00E10D98">
      <w:pPr>
        <w:pStyle w:val="TOC4"/>
        <w:rPr>
          <w:ins w:id="45" w:author="John Moehrke" w:date="2020-02-19T19:17:00Z"/>
          <w:rFonts w:asciiTheme="minorHAnsi" w:eastAsiaTheme="minorEastAsia" w:hAnsiTheme="minorHAnsi" w:cstheme="minorBidi"/>
          <w:noProof/>
          <w:sz w:val="22"/>
          <w:szCs w:val="22"/>
        </w:rPr>
      </w:pPr>
      <w:ins w:id="4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"_Toc33032257"</w:instrText>
        </w:r>
        <w:r w:rsidRPr="009F1756">
          <w:rPr>
            <w:rStyle w:val="Hyperlink"/>
            <w:noProof/>
          </w:rPr>
          <w:instrText xml:space="preserve"> </w:instrText>
        </w:r>
        <w:r w:rsidRPr="009F1756">
          <w:rPr>
            <w:rStyle w:val="Hyperlink"/>
            <w:noProof/>
          </w:rPr>
          <w:fldChar w:fldCharType="separate"/>
        </w:r>
        <w:r w:rsidRPr="009F1756">
          <w:rPr>
            <w:rStyle w:val="Hyperlink"/>
            <w:noProof/>
          </w:rPr>
          <w:t>X.1.1.1 Document Registry</w:t>
        </w:r>
        <w:r>
          <w:rPr>
            <w:noProof/>
            <w:webHidden/>
          </w:rPr>
          <w:tab/>
        </w:r>
        <w:r>
          <w:rPr>
            <w:noProof/>
            <w:webHidden/>
          </w:rPr>
          <w:fldChar w:fldCharType="begin"/>
        </w:r>
        <w:r>
          <w:rPr>
            <w:noProof/>
            <w:webHidden/>
          </w:rPr>
          <w:instrText xml:space="preserve"> PAGEREF _Toc33032257 \h </w:instrText>
        </w:r>
      </w:ins>
      <w:r>
        <w:rPr>
          <w:noProof/>
          <w:webHidden/>
        </w:rPr>
      </w:r>
      <w:r>
        <w:rPr>
          <w:noProof/>
          <w:webHidden/>
        </w:rPr>
        <w:fldChar w:fldCharType="separate"/>
      </w:r>
      <w:ins w:id="47" w:author="John Moehrke" w:date="2020-02-19T19:17:00Z">
        <w:r>
          <w:rPr>
            <w:noProof/>
            <w:webHidden/>
          </w:rPr>
          <w:t>15</w:t>
        </w:r>
        <w:r>
          <w:rPr>
            <w:noProof/>
            <w:webHidden/>
          </w:rPr>
          <w:fldChar w:fldCharType="end"/>
        </w:r>
        <w:r w:rsidRPr="009F1756">
          <w:rPr>
            <w:rStyle w:val="Hyperlink"/>
            <w:noProof/>
          </w:rPr>
          <w:fldChar w:fldCharType="end"/>
        </w:r>
      </w:ins>
    </w:p>
    <w:p w14:paraId="0C636519" w14:textId="7FFFC8ED" w:rsidR="00E10D98" w:rsidRDefault="00E10D98">
      <w:pPr>
        <w:pStyle w:val="TOC5"/>
        <w:rPr>
          <w:ins w:id="48" w:author="John Moehrke" w:date="2020-02-19T19:17:00Z"/>
          <w:rFonts w:asciiTheme="minorHAnsi" w:eastAsiaTheme="minorEastAsia" w:hAnsiTheme="minorHAnsi" w:cstheme="minorBidi"/>
          <w:noProof/>
          <w:sz w:val="22"/>
          <w:szCs w:val="22"/>
        </w:rPr>
      </w:pPr>
      <w:ins w:id="4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"_Toc33032258"</w:instrText>
        </w:r>
        <w:r w:rsidRPr="009F1756">
          <w:rPr>
            <w:rStyle w:val="Hyperlink"/>
            <w:noProof/>
          </w:rPr>
          <w:instrText xml:space="preserve"> </w:instrText>
        </w:r>
        <w:r w:rsidRPr="009F1756">
          <w:rPr>
            <w:rStyle w:val="Hyperlink"/>
            <w:noProof/>
          </w:rPr>
          <w:fldChar w:fldCharType="separate"/>
        </w:r>
        <w:r w:rsidRPr="009F1756">
          <w:rPr>
            <w:rStyle w:val="Hyperlink"/>
            <w:noProof/>
          </w:rPr>
          <w:t>When the grouped MHD – Document Recipient – is triggered</w:t>
        </w:r>
        <w:r>
          <w:rPr>
            <w:noProof/>
            <w:webHidden/>
          </w:rPr>
          <w:tab/>
        </w:r>
        <w:r>
          <w:rPr>
            <w:noProof/>
            <w:webHidden/>
          </w:rPr>
          <w:fldChar w:fldCharType="begin"/>
        </w:r>
        <w:r>
          <w:rPr>
            <w:noProof/>
            <w:webHidden/>
          </w:rPr>
          <w:instrText xml:space="preserve"> PAGEREF _Toc33032258 \h </w:instrText>
        </w:r>
      </w:ins>
      <w:r>
        <w:rPr>
          <w:noProof/>
          <w:webHidden/>
        </w:rPr>
      </w:r>
      <w:r>
        <w:rPr>
          <w:noProof/>
          <w:webHidden/>
        </w:rPr>
        <w:fldChar w:fldCharType="separate"/>
      </w:r>
      <w:ins w:id="50" w:author="John Moehrke" w:date="2020-02-19T19:17:00Z">
        <w:r>
          <w:rPr>
            <w:noProof/>
            <w:webHidden/>
          </w:rPr>
          <w:t>15</w:t>
        </w:r>
        <w:r>
          <w:rPr>
            <w:noProof/>
            <w:webHidden/>
          </w:rPr>
          <w:fldChar w:fldCharType="end"/>
        </w:r>
        <w:r w:rsidRPr="009F1756">
          <w:rPr>
            <w:rStyle w:val="Hyperlink"/>
            <w:noProof/>
          </w:rPr>
          <w:fldChar w:fldCharType="end"/>
        </w:r>
      </w:ins>
    </w:p>
    <w:p w14:paraId="5C2A226F" w14:textId="20910446" w:rsidR="00E10D98" w:rsidRDefault="00E10D98">
      <w:pPr>
        <w:pStyle w:val="TOC5"/>
        <w:rPr>
          <w:ins w:id="51" w:author="John Moehrke" w:date="2020-02-19T19:17:00Z"/>
          <w:rFonts w:asciiTheme="minorHAnsi" w:eastAsiaTheme="minorEastAsia" w:hAnsiTheme="minorHAnsi" w:cstheme="minorBidi"/>
          <w:noProof/>
          <w:sz w:val="22"/>
          <w:szCs w:val="22"/>
        </w:rPr>
      </w:pPr>
      <w:ins w:id="5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"_Toc33032259"</w:instrText>
        </w:r>
        <w:r w:rsidRPr="009F1756">
          <w:rPr>
            <w:rStyle w:val="Hyperlink"/>
            <w:noProof/>
          </w:rPr>
          <w:instrText xml:space="preserve"> </w:instrText>
        </w:r>
        <w:r w:rsidRPr="009F1756">
          <w:rPr>
            <w:rStyle w:val="Hyperlink"/>
            <w:noProof/>
          </w:rPr>
          <w:fldChar w:fldCharType="separate"/>
        </w:r>
        <w:r w:rsidRPr="009F1756">
          <w:rPr>
            <w:rStyle w:val="Hyperlink"/>
            <w:noProof/>
          </w:rPr>
          <w:t>When the grouped MHD – Document Responder – is triggered</w:t>
        </w:r>
        <w:r>
          <w:rPr>
            <w:noProof/>
            <w:webHidden/>
          </w:rPr>
          <w:tab/>
        </w:r>
        <w:r>
          <w:rPr>
            <w:noProof/>
            <w:webHidden/>
          </w:rPr>
          <w:fldChar w:fldCharType="begin"/>
        </w:r>
        <w:r>
          <w:rPr>
            <w:noProof/>
            <w:webHidden/>
          </w:rPr>
          <w:instrText xml:space="preserve"> PAGEREF _Toc33032259 \h </w:instrText>
        </w:r>
      </w:ins>
      <w:r>
        <w:rPr>
          <w:noProof/>
          <w:webHidden/>
        </w:rPr>
      </w:r>
      <w:r>
        <w:rPr>
          <w:noProof/>
          <w:webHidden/>
        </w:rPr>
        <w:fldChar w:fldCharType="separate"/>
      </w:r>
      <w:ins w:id="53" w:author="John Moehrke" w:date="2020-02-19T19:17:00Z">
        <w:r>
          <w:rPr>
            <w:noProof/>
            <w:webHidden/>
          </w:rPr>
          <w:t>17</w:t>
        </w:r>
        <w:r>
          <w:rPr>
            <w:noProof/>
            <w:webHidden/>
          </w:rPr>
          <w:fldChar w:fldCharType="end"/>
        </w:r>
        <w:r w:rsidRPr="009F1756">
          <w:rPr>
            <w:rStyle w:val="Hyperlink"/>
            <w:noProof/>
          </w:rPr>
          <w:fldChar w:fldCharType="end"/>
        </w:r>
      </w:ins>
    </w:p>
    <w:p w14:paraId="5777D88F" w14:textId="156E22EF" w:rsidR="00E10D98" w:rsidRDefault="00E10D98">
      <w:pPr>
        <w:pStyle w:val="TOC5"/>
        <w:rPr>
          <w:ins w:id="54" w:author="John Moehrke" w:date="2020-02-19T19:17:00Z"/>
          <w:rFonts w:asciiTheme="minorHAnsi" w:eastAsiaTheme="minorEastAsia" w:hAnsiTheme="minorHAnsi" w:cstheme="minorBidi"/>
          <w:noProof/>
          <w:sz w:val="22"/>
          <w:szCs w:val="22"/>
        </w:rPr>
      </w:pPr>
      <w:ins w:id="5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"_Toc33032260"</w:instrText>
        </w:r>
        <w:r w:rsidRPr="009F1756">
          <w:rPr>
            <w:rStyle w:val="Hyperlink"/>
            <w:noProof/>
          </w:rPr>
          <w:instrText xml:space="preserve"> </w:instrText>
        </w:r>
        <w:r w:rsidRPr="009F1756">
          <w:rPr>
            <w:rStyle w:val="Hyperlink"/>
            <w:noProof/>
          </w:rPr>
          <w:fldChar w:fldCharType="separate"/>
        </w:r>
        <w:r w:rsidRPr="009F1756">
          <w:rPr>
            <w:rStyle w:val="Hyperlink"/>
            <w:noProof/>
          </w:rPr>
          <w:t>When the grouped PMIR – Patient Identity Consumer – is triggered</w:t>
        </w:r>
        <w:r>
          <w:rPr>
            <w:noProof/>
            <w:webHidden/>
          </w:rPr>
          <w:tab/>
        </w:r>
        <w:r>
          <w:rPr>
            <w:noProof/>
            <w:webHidden/>
          </w:rPr>
          <w:fldChar w:fldCharType="begin"/>
        </w:r>
        <w:r>
          <w:rPr>
            <w:noProof/>
            <w:webHidden/>
          </w:rPr>
          <w:instrText xml:space="preserve"> PAGEREF _Toc33032260 \h </w:instrText>
        </w:r>
      </w:ins>
      <w:r>
        <w:rPr>
          <w:noProof/>
          <w:webHidden/>
        </w:rPr>
      </w:r>
      <w:r>
        <w:rPr>
          <w:noProof/>
          <w:webHidden/>
        </w:rPr>
        <w:fldChar w:fldCharType="separate"/>
      </w:r>
      <w:ins w:id="56" w:author="John Moehrke" w:date="2020-02-19T19:17:00Z">
        <w:r>
          <w:rPr>
            <w:noProof/>
            <w:webHidden/>
          </w:rPr>
          <w:t>18</w:t>
        </w:r>
        <w:r>
          <w:rPr>
            <w:noProof/>
            <w:webHidden/>
          </w:rPr>
          <w:fldChar w:fldCharType="end"/>
        </w:r>
        <w:r w:rsidRPr="009F1756">
          <w:rPr>
            <w:rStyle w:val="Hyperlink"/>
            <w:noProof/>
          </w:rPr>
          <w:fldChar w:fldCharType="end"/>
        </w:r>
      </w:ins>
    </w:p>
    <w:p w14:paraId="2BBBD6CB" w14:textId="0DBBE437" w:rsidR="00E10D98" w:rsidRDefault="00E10D98">
      <w:pPr>
        <w:pStyle w:val="TOC4"/>
        <w:rPr>
          <w:ins w:id="57" w:author="John Moehrke" w:date="2020-02-19T19:17:00Z"/>
          <w:rFonts w:asciiTheme="minorHAnsi" w:eastAsiaTheme="minorEastAsia" w:hAnsiTheme="minorHAnsi" w:cstheme="minorBidi"/>
          <w:noProof/>
          <w:sz w:val="22"/>
          <w:szCs w:val="22"/>
        </w:rPr>
      </w:pPr>
      <w:ins w:id="5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"_Toc33032261"</w:instrText>
        </w:r>
        <w:r w:rsidRPr="009F1756">
          <w:rPr>
            <w:rStyle w:val="Hyperlink"/>
            <w:noProof/>
          </w:rPr>
          <w:instrText xml:space="preserve"> </w:instrText>
        </w:r>
        <w:r w:rsidRPr="009F1756">
          <w:rPr>
            <w:rStyle w:val="Hyperlink"/>
            <w:noProof/>
          </w:rPr>
          <w:fldChar w:fldCharType="separate"/>
        </w:r>
        <w:r w:rsidRPr="009F1756">
          <w:rPr>
            <w:rStyle w:val="Hyperlink"/>
            <w:noProof/>
          </w:rPr>
          <w:t>X.1.1.2 Storage of Binary</w:t>
        </w:r>
        <w:r>
          <w:rPr>
            <w:noProof/>
            <w:webHidden/>
          </w:rPr>
          <w:tab/>
        </w:r>
        <w:r>
          <w:rPr>
            <w:noProof/>
            <w:webHidden/>
          </w:rPr>
          <w:fldChar w:fldCharType="begin"/>
        </w:r>
        <w:r>
          <w:rPr>
            <w:noProof/>
            <w:webHidden/>
          </w:rPr>
          <w:instrText xml:space="preserve"> PAGEREF _Toc33032261 \h </w:instrText>
        </w:r>
      </w:ins>
      <w:r>
        <w:rPr>
          <w:noProof/>
          <w:webHidden/>
        </w:rPr>
      </w:r>
      <w:r>
        <w:rPr>
          <w:noProof/>
          <w:webHidden/>
        </w:rPr>
        <w:fldChar w:fldCharType="separate"/>
      </w:r>
      <w:ins w:id="59" w:author="John Moehrke" w:date="2020-02-19T19:17:00Z">
        <w:r>
          <w:rPr>
            <w:noProof/>
            <w:webHidden/>
          </w:rPr>
          <w:t>18</w:t>
        </w:r>
        <w:r>
          <w:rPr>
            <w:noProof/>
            <w:webHidden/>
          </w:rPr>
          <w:fldChar w:fldCharType="end"/>
        </w:r>
        <w:r w:rsidRPr="009F1756">
          <w:rPr>
            <w:rStyle w:val="Hyperlink"/>
            <w:noProof/>
          </w:rPr>
          <w:fldChar w:fldCharType="end"/>
        </w:r>
      </w:ins>
    </w:p>
    <w:p w14:paraId="602BF25A" w14:textId="5D7D4600" w:rsidR="00E10D98" w:rsidRDefault="00E10D98">
      <w:pPr>
        <w:pStyle w:val="TOC2"/>
        <w:rPr>
          <w:ins w:id="60" w:author="John Moehrke" w:date="2020-02-19T19:17:00Z"/>
          <w:rFonts w:asciiTheme="minorHAnsi" w:eastAsiaTheme="minorEastAsia" w:hAnsiTheme="minorHAnsi" w:cstheme="minorBidi"/>
          <w:noProof/>
          <w:sz w:val="22"/>
          <w:szCs w:val="22"/>
        </w:rPr>
      </w:pPr>
      <w:ins w:id="6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"_Toc33032262"</w:instrText>
        </w:r>
        <w:r w:rsidRPr="009F1756">
          <w:rPr>
            <w:rStyle w:val="Hyperlink"/>
            <w:noProof/>
          </w:rPr>
          <w:instrText xml:space="preserve"> </w:instrText>
        </w:r>
        <w:r w:rsidRPr="009F1756">
          <w:rPr>
            <w:rStyle w:val="Hyperlink"/>
            <w:noProof/>
          </w:rPr>
          <w:fldChar w:fldCharType="separate"/>
        </w:r>
        <w:r w:rsidRPr="009F1756">
          <w:rPr>
            <w:rStyle w:val="Hyperlink"/>
            <w:noProof/>
          </w:rPr>
          <w:t>X.2 MHDS Actor Options</w:t>
        </w:r>
        <w:r>
          <w:rPr>
            <w:noProof/>
            <w:webHidden/>
          </w:rPr>
          <w:tab/>
        </w:r>
        <w:r>
          <w:rPr>
            <w:noProof/>
            <w:webHidden/>
          </w:rPr>
          <w:fldChar w:fldCharType="begin"/>
        </w:r>
        <w:r>
          <w:rPr>
            <w:noProof/>
            <w:webHidden/>
          </w:rPr>
          <w:instrText xml:space="preserve"> PAGEREF _Toc33032262 \h </w:instrText>
        </w:r>
      </w:ins>
      <w:r>
        <w:rPr>
          <w:noProof/>
          <w:webHidden/>
        </w:rPr>
      </w:r>
      <w:r>
        <w:rPr>
          <w:noProof/>
          <w:webHidden/>
        </w:rPr>
        <w:fldChar w:fldCharType="separate"/>
      </w:r>
      <w:ins w:id="62" w:author="John Moehrke" w:date="2020-02-19T19:17:00Z">
        <w:r>
          <w:rPr>
            <w:noProof/>
            <w:webHidden/>
          </w:rPr>
          <w:t>19</w:t>
        </w:r>
        <w:r>
          <w:rPr>
            <w:noProof/>
            <w:webHidden/>
          </w:rPr>
          <w:fldChar w:fldCharType="end"/>
        </w:r>
        <w:r w:rsidRPr="009F1756">
          <w:rPr>
            <w:rStyle w:val="Hyperlink"/>
            <w:noProof/>
          </w:rPr>
          <w:fldChar w:fldCharType="end"/>
        </w:r>
      </w:ins>
    </w:p>
    <w:p w14:paraId="10FD40EA" w14:textId="0543110D" w:rsidR="00E10D98" w:rsidRDefault="00E10D98">
      <w:pPr>
        <w:pStyle w:val="TOC3"/>
        <w:rPr>
          <w:ins w:id="63" w:author="John Moehrke" w:date="2020-02-19T19:17:00Z"/>
          <w:rFonts w:asciiTheme="minorHAnsi" w:eastAsiaTheme="minorEastAsia" w:hAnsiTheme="minorHAnsi" w:cstheme="minorBidi"/>
          <w:noProof/>
          <w:sz w:val="22"/>
          <w:szCs w:val="22"/>
        </w:rPr>
      </w:pPr>
      <w:ins w:id="6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"_Toc33032263"</w:instrText>
        </w:r>
        <w:r w:rsidRPr="009F1756">
          <w:rPr>
            <w:rStyle w:val="Hyperlink"/>
            <w:noProof/>
          </w:rPr>
          <w:instrText xml:space="preserve"> </w:instrText>
        </w:r>
        <w:r w:rsidRPr="009F1756">
          <w:rPr>
            <w:rStyle w:val="Hyperlink"/>
            <w:noProof/>
          </w:rPr>
          <w:fldChar w:fldCharType="separate"/>
        </w:r>
        <w:r w:rsidRPr="009F1756">
          <w:rPr>
            <w:rStyle w:val="Hyperlink"/>
            <w:noProof/>
          </w:rPr>
          <w:t>X.2.1 Authorization Option</w:t>
        </w:r>
        <w:r>
          <w:rPr>
            <w:noProof/>
            <w:webHidden/>
          </w:rPr>
          <w:tab/>
        </w:r>
        <w:r>
          <w:rPr>
            <w:noProof/>
            <w:webHidden/>
          </w:rPr>
          <w:fldChar w:fldCharType="begin"/>
        </w:r>
        <w:r>
          <w:rPr>
            <w:noProof/>
            <w:webHidden/>
          </w:rPr>
          <w:instrText xml:space="preserve"> PAGEREF _Toc33032263 \h </w:instrText>
        </w:r>
      </w:ins>
      <w:r>
        <w:rPr>
          <w:noProof/>
          <w:webHidden/>
        </w:rPr>
      </w:r>
      <w:r>
        <w:rPr>
          <w:noProof/>
          <w:webHidden/>
        </w:rPr>
        <w:fldChar w:fldCharType="separate"/>
      </w:r>
      <w:ins w:id="65" w:author="John Moehrke" w:date="2020-02-19T19:17:00Z">
        <w:r>
          <w:rPr>
            <w:noProof/>
            <w:webHidden/>
          </w:rPr>
          <w:t>19</w:t>
        </w:r>
        <w:r>
          <w:rPr>
            <w:noProof/>
            <w:webHidden/>
          </w:rPr>
          <w:fldChar w:fldCharType="end"/>
        </w:r>
        <w:r w:rsidRPr="009F1756">
          <w:rPr>
            <w:rStyle w:val="Hyperlink"/>
            <w:noProof/>
          </w:rPr>
          <w:fldChar w:fldCharType="end"/>
        </w:r>
      </w:ins>
    </w:p>
    <w:p w14:paraId="5EAFF8CB" w14:textId="698FE844" w:rsidR="00E10D98" w:rsidRDefault="00E10D98">
      <w:pPr>
        <w:pStyle w:val="TOC3"/>
        <w:rPr>
          <w:ins w:id="66" w:author="John Moehrke" w:date="2020-02-19T19:17:00Z"/>
          <w:rFonts w:asciiTheme="minorHAnsi" w:eastAsiaTheme="minorEastAsia" w:hAnsiTheme="minorHAnsi" w:cstheme="minorBidi"/>
          <w:noProof/>
          <w:sz w:val="22"/>
          <w:szCs w:val="22"/>
        </w:rPr>
      </w:pPr>
      <w:ins w:id="6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"_Toc33032264"</w:instrText>
        </w:r>
        <w:r w:rsidRPr="009F1756">
          <w:rPr>
            <w:rStyle w:val="Hyperlink"/>
            <w:noProof/>
          </w:rPr>
          <w:instrText xml:space="preserve"> </w:instrText>
        </w:r>
        <w:r w:rsidRPr="009F1756">
          <w:rPr>
            <w:rStyle w:val="Hyperlink"/>
            <w:noProof/>
          </w:rPr>
          <w:fldChar w:fldCharType="separate"/>
        </w:r>
        <w:r w:rsidRPr="009F1756">
          <w:rPr>
            <w:rStyle w:val="Hyperlink"/>
            <w:noProof/>
          </w:rPr>
          <w:t>X.2.2 Consent Manager Option</w:t>
        </w:r>
        <w:r>
          <w:rPr>
            <w:noProof/>
            <w:webHidden/>
          </w:rPr>
          <w:tab/>
        </w:r>
        <w:r>
          <w:rPr>
            <w:noProof/>
            <w:webHidden/>
          </w:rPr>
          <w:fldChar w:fldCharType="begin"/>
        </w:r>
        <w:r>
          <w:rPr>
            <w:noProof/>
            <w:webHidden/>
          </w:rPr>
          <w:instrText xml:space="preserve"> PAGEREF _Toc33032264 \h </w:instrText>
        </w:r>
      </w:ins>
      <w:r>
        <w:rPr>
          <w:noProof/>
          <w:webHidden/>
        </w:rPr>
      </w:r>
      <w:r>
        <w:rPr>
          <w:noProof/>
          <w:webHidden/>
        </w:rPr>
        <w:fldChar w:fldCharType="separate"/>
      </w:r>
      <w:ins w:id="68" w:author="John Moehrke" w:date="2020-02-19T19:17:00Z">
        <w:r>
          <w:rPr>
            <w:noProof/>
            <w:webHidden/>
          </w:rPr>
          <w:t>20</w:t>
        </w:r>
        <w:r>
          <w:rPr>
            <w:noProof/>
            <w:webHidden/>
          </w:rPr>
          <w:fldChar w:fldCharType="end"/>
        </w:r>
        <w:r w:rsidRPr="009F1756">
          <w:rPr>
            <w:rStyle w:val="Hyperlink"/>
            <w:noProof/>
          </w:rPr>
          <w:fldChar w:fldCharType="end"/>
        </w:r>
      </w:ins>
    </w:p>
    <w:p w14:paraId="1FE86EE5" w14:textId="0645AFC8" w:rsidR="00E10D98" w:rsidRDefault="00E10D98">
      <w:pPr>
        <w:pStyle w:val="TOC3"/>
        <w:rPr>
          <w:ins w:id="69" w:author="John Moehrke" w:date="2020-02-19T19:17:00Z"/>
          <w:rFonts w:asciiTheme="minorHAnsi" w:eastAsiaTheme="minorEastAsia" w:hAnsiTheme="minorHAnsi" w:cstheme="minorBidi"/>
          <w:noProof/>
          <w:sz w:val="22"/>
          <w:szCs w:val="22"/>
        </w:rPr>
      </w:pPr>
      <w:ins w:id="7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"_Toc33032265"</w:instrText>
        </w:r>
        <w:r w:rsidRPr="009F1756">
          <w:rPr>
            <w:rStyle w:val="Hyperlink"/>
            <w:noProof/>
          </w:rPr>
          <w:instrText xml:space="preserve"> </w:instrText>
        </w:r>
        <w:r w:rsidRPr="009F1756">
          <w:rPr>
            <w:rStyle w:val="Hyperlink"/>
            <w:noProof/>
          </w:rPr>
          <w:fldChar w:fldCharType="separate"/>
        </w:r>
        <w:r w:rsidRPr="009F1756">
          <w:rPr>
            <w:rStyle w:val="Hyperlink"/>
            <w:noProof/>
          </w:rPr>
          <w:t>X.2.3 SVCM Validation Option</w:t>
        </w:r>
        <w:r>
          <w:rPr>
            <w:noProof/>
            <w:webHidden/>
          </w:rPr>
          <w:tab/>
        </w:r>
        <w:r>
          <w:rPr>
            <w:noProof/>
            <w:webHidden/>
          </w:rPr>
          <w:fldChar w:fldCharType="begin"/>
        </w:r>
        <w:r>
          <w:rPr>
            <w:noProof/>
            <w:webHidden/>
          </w:rPr>
          <w:instrText xml:space="preserve"> PAGEREF _Toc33032265 \h </w:instrText>
        </w:r>
      </w:ins>
      <w:r>
        <w:rPr>
          <w:noProof/>
          <w:webHidden/>
        </w:rPr>
      </w:r>
      <w:r>
        <w:rPr>
          <w:noProof/>
          <w:webHidden/>
        </w:rPr>
        <w:fldChar w:fldCharType="separate"/>
      </w:r>
      <w:ins w:id="71" w:author="John Moehrke" w:date="2020-02-19T19:17:00Z">
        <w:r>
          <w:rPr>
            <w:noProof/>
            <w:webHidden/>
          </w:rPr>
          <w:t>22</w:t>
        </w:r>
        <w:r>
          <w:rPr>
            <w:noProof/>
            <w:webHidden/>
          </w:rPr>
          <w:fldChar w:fldCharType="end"/>
        </w:r>
        <w:r w:rsidRPr="009F1756">
          <w:rPr>
            <w:rStyle w:val="Hyperlink"/>
            <w:noProof/>
          </w:rPr>
          <w:fldChar w:fldCharType="end"/>
        </w:r>
      </w:ins>
    </w:p>
    <w:p w14:paraId="32F3174A" w14:textId="1CD2A022" w:rsidR="00E10D98" w:rsidRDefault="00E10D98">
      <w:pPr>
        <w:pStyle w:val="TOC3"/>
        <w:rPr>
          <w:ins w:id="72" w:author="John Moehrke" w:date="2020-02-19T19:17:00Z"/>
          <w:rFonts w:asciiTheme="minorHAnsi" w:eastAsiaTheme="minorEastAsia" w:hAnsiTheme="minorHAnsi" w:cstheme="minorBidi"/>
          <w:noProof/>
          <w:sz w:val="22"/>
          <w:szCs w:val="22"/>
        </w:rPr>
      </w:pPr>
      <w:ins w:id="7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"_Toc33032266"</w:instrText>
        </w:r>
        <w:r w:rsidRPr="009F1756">
          <w:rPr>
            <w:rStyle w:val="Hyperlink"/>
            <w:noProof/>
          </w:rPr>
          <w:instrText xml:space="preserve"> </w:instrText>
        </w:r>
        <w:r w:rsidRPr="009F1756">
          <w:rPr>
            <w:rStyle w:val="Hyperlink"/>
            <w:noProof/>
          </w:rPr>
          <w:fldChar w:fldCharType="separate"/>
        </w:r>
        <w:r w:rsidRPr="009F1756">
          <w:rPr>
            <w:rStyle w:val="Hyperlink"/>
            <w:noProof/>
          </w:rPr>
          <w:t>X.2.4 UnContained Reference Option</w:t>
        </w:r>
        <w:r>
          <w:rPr>
            <w:noProof/>
            <w:webHidden/>
          </w:rPr>
          <w:tab/>
        </w:r>
        <w:r>
          <w:rPr>
            <w:noProof/>
            <w:webHidden/>
          </w:rPr>
          <w:fldChar w:fldCharType="begin"/>
        </w:r>
        <w:r>
          <w:rPr>
            <w:noProof/>
            <w:webHidden/>
          </w:rPr>
          <w:instrText xml:space="preserve"> PAGEREF _Toc33032266 \h </w:instrText>
        </w:r>
      </w:ins>
      <w:r>
        <w:rPr>
          <w:noProof/>
          <w:webHidden/>
        </w:rPr>
      </w:r>
      <w:r>
        <w:rPr>
          <w:noProof/>
          <w:webHidden/>
        </w:rPr>
        <w:fldChar w:fldCharType="separate"/>
      </w:r>
      <w:ins w:id="74" w:author="John Moehrke" w:date="2020-02-19T19:17:00Z">
        <w:r>
          <w:rPr>
            <w:noProof/>
            <w:webHidden/>
          </w:rPr>
          <w:t>22</w:t>
        </w:r>
        <w:r>
          <w:rPr>
            <w:noProof/>
            <w:webHidden/>
          </w:rPr>
          <w:fldChar w:fldCharType="end"/>
        </w:r>
        <w:r w:rsidRPr="009F1756">
          <w:rPr>
            <w:rStyle w:val="Hyperlink"/>
            <w:noProof/>
          </w:rPr>
          <w:fldChar w:fldCharType="end"/>
        </w:r>
      </w:ins>
    </w:p>
    <w:p w14:paraId="32D15264" w14:textId="7A353FEE" w:rsidR="00E10D98" w:rsidRDefault="00E10D98">
      <w:pPr>
        <w:pStyle w:val="TOC2"/>
        <w:rPr>
          <w:ins w:id="75" w:author="John Moehrke" w:date="2020-02-19T19:17:00Z"/>
          <w:rFonts w:asciiTheme="minorHAnsi" w:eastAsiaTheme="minorEastAsia" w:hAnsiTheme="minorHAnsi" w:cstheme="minorBidi"/>
          <w:noProof/>
          <w:sz w:val="22"/>
          <w:szCs w:val="22"/>
        </w:rPr>
      </w:pPr>
      <w:ins w:id="7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"_Toc33032267"</w:instrText>
        </w:r>
        <w:r w:rsidRPr="009F1756">
          <w:rPr>
            <w:rStyle w:val="Hyperlink"/>
            <w:noProof/>
          </w:rPr>
          <w:instrText xml:space="preserve"> </w:instrText>
        </w:r>
        <w:r w:rsidRPr="009F1756">
          <w:rPr>
            <w:rStyle w:val="Hyperlink"/>
            <w:noProof/>
          </w:rPr>
          <w:fldChar w:fldCharType="separate"/>
        </w:r>
        <w:r w:rsidRPr="009F1756">
          <w:rPr>
            <w:rStyle w:val="Hyperlink"/>
            <w:noProof/>
          </w:rPr>
          <w:t>X.3 MHDS Required Actor Groupings</w:t>
        </w:r>
        <w:r>
          <w:rPr>
            <w:noProof/>
            <w:webHidden/>
          </w:rPr>
          <w:tab/>
        </w:r>
        <w:r>
          <w:rPr>
            <w:noProof/>
            <w:webHidden/>
          </w:rPr>
          <w:fldChar w:fldCharType="begin"/>
        </w:r>
        <w:r>
          <w:rPr>
            <w:noProof/>
            <w:webHidden/>
          </w:rPr>
          <w:instrText xml:space="preserve"> PAGEREF _Toc33032267 \h </w:instrText>
        </w:r>
      </w:ins>
      <w:r>
        <w:rPr>
          <w:noProof/>
          <w:webHidden/>
        </w:rPr>
      </w:r>
      <w:r>
        <w:rPr>
          <w:noProof/>
          <w:webHidden/>
        </w:rPr>
        <w:fldChar w:fldCharType="separate"/>
      </w:r>
      <w:ins w:id="77" w:author="John Moehrke" w:date="2020-02-19T19:17:00Z">
        <w:r>
          <w:rPr>
            <w:noProof/>
            <w:webHidden/>
          </w:rPr>
          <w:t>23</w:t>
        </w:r>
        <w:r>
          <w:rPr>
            <w:noProof/>
            <w:webHidden/>
          </w:rPr>
          <w:fldChar w:fldCharType="end"/>
        </w:r>
        <w:r w:rsidRPr="009F1756">
          <w:rPr>
            <w:rStyle w:val="Hyperlink"/>
            <w:noProof/>
          </w:rPr>
          <w:fldChar w:fldCharType="end"/>
        </w:r>
      </w:ins>
    </w:p>
    <w:p w14:paraId="23529E5F" w14:textId="0A7D7976" w:rsidR="00E10D98" w:rsidRDefault="00E10D98">
      <w:pPr>
        <w:pStyle w:val="TOC2"/>
        <w:rPr>
          <w:ins w:id="78" w:author="John Moehrke" w:date="2020-02-19T19:17:00Z"/>
          <w:rFonts w:asciiTheme="minorHAnsi" w:eastAsiaTheme="minorEastAsia" w:hAnsiTheme="minorHAnsi" w:cstheme="minorBidi"/>
          <w:noProof/>
          <w:sz w:val="22"/>
          <w:szCs w:val="22"/>
        </w:rPr>
      </w:pPr>
      <w:ins w:id="7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"_Toc33032268"</w:instrText>
        </w:r>
        <w:r w:rsidRPr="009F1756">
          <w:rPr>
            <w:rStyle w:val="Hyperlink"/>
            <w:noProof/>
          </w:rPr>
          <w:instrText xml:space="preserve"> </w:instrText>
        </w:r>
        <w:r w:rsidRPr="009F1756">
          <w:rPr>
            <w:rStyle w:val="Hyperlink"/>
            <w:noProof/>
          </w:rPr>
          <w:fldChar w:fldCharType="separate"/>
        </w:r>
        <w:r w:rsidRPr="009F1756">
          <w:rPr>
            <w:rStyle w:val="Hyperlink"/>
            <w:noProof/>
          </w:rPr>
          <w:t>X.4 MHDS Overview</w:t>
        </w:r>
        <w:r>
          <w:rPr>
            <w:noProof/>
            <w:webHidden/>
          </w:rPr>
          <w:tab/>
        </w:r>
        <w:r>
          <w:rPr>
            <w:noProof/>
            <w:webHidden/>
          </w:rPr>
          <w:fldChar w:fldCharType="begin"/>
        </w:r>
        <w:r>
          <w:rPr>
            <w:noProof/>
            <w:webHidden/>
          </w:rPr>
          <w:instrText xml:space="preserve"> PAGEREF _Toc33032268 \h </w:instrText>
        </w:r>
      </w:ins>
      <w:r>
        <w:rPr>
          <w:noProof/>
          <w:webHidden/>
        </w:rPr>
      </w:r>
      <w:r>
        <w:rPr>
          <w:noProof/>
          <w:webHidden/>
        </w:rPr>
        <w:fldChar w:fldCharType="separate"/>
      </w:r>
      <w:ins w:id="80" w:author="John Moehrke" w:date="2020-02-19T19:17:00Z">
        <w:r>
          <w:rPr>
            <w:noProof/>
            <w:webHidden/>
          </w:rPr>
          <w:t>24</w:t>
        </w:r>
        <w:r>
          <w:rPr>
            <w:noProof/>
            <w:webHidden/>
          </w:rPr>
          <w:fldChar w:fldCharType="end"/>
        </w:r>
        <w:r w:rsidRPr="009F1756">
          <w:rPr>
            <w:rStyle w:val="Hyperlink"/>
            <w:noProof/>
          </w:rPr>
          <w:fldChar w:fldCharType="end"/>
        </w:r>
      </w:ins>
    </w:p>
    <w:p w14:paraId="33926666" w14:textId="4E29D0F1" w:rsidR="00E10D98" w:rsidRDefault="00E10D98">
      <w:pPr>
        <w:pStyle w:val="TOC2"/>
        <w:rPr>
          <w:ins w:id="81" w:author="John Moehrke" w:date="2020-02-19T19:17:00Z"/>
          <w:rFonts w:asciiTheme="minorHAnsi" w:eastAsiaTheme="minorEastAsia" w:hAnsiTheme="minorHAnsi" w:cstheme="minorBidi"/>
          <w:noProof/>
          <w:sz w:val="22"/>
          <w:szCs w:val="22"/>
        </w:rPr>
      </w:pPr>
      <w:ins w:id="8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"_Toc33032269"</w:instrText>
        </w:r>
        <w:r w:rsidRPr="009F1756">
          <w:rPr>
            <w:rStyle w:val="Hyperlink"/>
            <w:noProof/>
          </w:rPr>
          <w:instrText xml:space="preserve"> </w:instrText>
        </w:r>
        <w:r w:rsidRPr="009F1756">
          <w:rPr>
            <w:rStyle w:val="Hyperlink"/>
            <w:noProof/>
          </w:rPr>
          <w:fldChar w:fldCharType="separate"/>
        </w:r>
        <w:r w:rsidRPr="009F1756">
          <w:rPr>
            <w:rStyle w:val="Hyperlink"/>
            <w:noProof/>
          </w:rPr>
          <w:t>X.5 MHDS Security Considerations</w:t>
        </w:r>
        <w:r>
          <w:rPr>
            <w:noProof/>
            <w:webHidden/>
          </w:rPr>
          <w:tab/>
        </w:r>
        <w:r>
          <w:rPr>
            <w:noProof/>
            <w:webHidden/>
          </w:rPr>
          <w:fldChar w:fldCharType="begin"/>
        </w:r>
        <w:r>
          <w:rPr>
            <w:noProof/>
            <w:webHidden/>
          </w:rPr>
          <w:instrText xml:space="preserve"> PAGEREF _Toc33032269 \h </w:instrText>
        </w:r>
      </w:ins>
      <w:r>
        <w:rPr>
          <w:noProof/>
          <w:webHidden/>
        </w:rPr>
      </w:r>
      <w:r>
        <w:rPr>
          <w:noProof/>
          <w:webHidden/>
        </w:rPr>
        <w:fldChar w:fldCharType="separate"/>
      </w:r>
      <w:ins w:id="83" w:author="John Moehrke" w:date="2020-02-19T19:17:00Z">
        <w:r>
          <w:rPr>
            <w:noProof/>
            <w:webHidden/>
          </w:rPr>
          <w:t>25</w:t>
        </w:r>
        <w:r>
          <w:rPr>
            <w:noProof/>
            <w:webHidden/>
          </w:rPr>
          <w:fldChar w:fldCharType="end"/>
        </w:r>
        <w:r w:rsidRPr="009F1756">
          <w:rPr>
            <w:rStyle w:val="Hyperlink"/>
            <w:noProof/>
          </w:rPr>
          <w:fldChar w:fldCharType="end"/>
        </w:r>
      </w:ins>
    </w:p>
    <w:p w14:paraId="126F2043" w14:textId="693E8E37" w:rsidR="00E10D98" w:rsidRDefault="00E10D98">
      <w:pPr>
        <w:pStyle w:val="TOC3"/>
        <w:rPr>
          <w:ins w:id="84" w:author="John Moehrke" w:date="2020-02-19T19:17:00Z"/>
          <w:rFonts w:asciiTheme="minorHAnsi" w:eastAsiaTheme="minorEastAsia" w:hAnsiTheme="minorHAnsi" w:cstheme="minorBidi"/>
          <w:noProof/>
          <w:sz w:val="22"/>
          <w:szCs w:val="22"/>
        </w:rPr>
      </w:pPr>
      <w:ins w:id="8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"_Toc33032270"</w:instrText>
        </w:r>
        <w:r w:rsidRPr="009F1756">
          <w:rPr>
            <w:rStyle w:val="Hyperlink"/>
            <w:noProof/>
          </w:rPr>
          <w:instrText xml:space="preserve"> </w:instrText>
        </w:r>
        <w:r w:rsidRPr="009F1756">
          <w:rPr>
            <w:rStyle w:val="Hyperlink"/>
            <w:noProof/>
          </w:rPr>
          <w:fldChar w:fldCharType="separate"/>
        </w:r>
        <w:r w:rsidRPr="009F1756">
          <w:rPr>
            <w:rStyle w:val="Hyperlink"/>
            <w:noProof/>
          </w:rPr>
          <w:t>X.5.1 Policies and Risk Management</w:t>
        </w:r>
        <w:r>
          <w:rPr>
            <w:noProof/>
            <w:webHidden/>
          </w:rPr>
          <w:tab/>
        </w:r>
        <w:r>
          <w:rPr>
            <w:noProof/>
            <w:webHidden/>
          </w:rPr>
          <w:fldChar w:fldCharType="begin"/>
        </w:r>
        <w:r>
          <w:rPr>
            <w:noProof/>
            <w:webHidden/>
          </w:rPr>
          <w:instrText xml:space="preserve"> PAGEREF _Toc33032270 \h </w:instrText>
        </w:r>
      </w:ins>
      <w:r>
        <w:rPr>
          <w:noProof/>
          <w:webHidden/>
        </w:rPr>
      </w:r>
      <w:r>
        <w:rPr>
          <w:noProof/>
          <w:webHidden/>
        </w:rPr>
        <w:fldChar w:fldCharType="separate"/>
      </w:r>
      <w:ins w:id="86" w:author="John Moehrke" w:date="2020-02-19T19:17:00Z">
        <w:r>
          <w:rPr>
            <w:noProof/>
            <w:webHidden/>
          </w:rPr>
          <w:t>26</w:t>
        </w:r>
        <w:r>
          <w:rPr>
            <w:noProof/>
            <w:webHidden/>
          </w:rPr>
          <w:fldChar w:fldCharType="end"/>
        </w:r>
        <w:r w:rsidRPr="009F1756">
          <w:rPr>
            <w:rStyle w:val="Hyperlink"/>
            <w:noProof/>
          </w:rPr>
          <w:fldChar w:fldCharType="end"/>
        </w:r>
      </w:ins>
    </w:p>
    <w:p w14:paraId="4C356F93" w14:textId="1896B2E2" w:rsidR="00E10D98" w:rsidRDefault="00E10D98">
      <w:pPr>
        <w:pStyle w:val="TOC3"/>
        <w:rPr>
          <w:ins w:id="87" w:author="John Moehrke" w:date="2020-02-19T19:17:00Z"/>
          <w:rFonts w:asciiTheme="minorHAnsi" w:eastAsiaTheme="minorEastAsia" w:hAnsiTheme="minorHAnsi" w:cstheme="minorBidi"/>
          <w:noProof/>
          <w:sz w:val="22"/>
          <w:szCs w:val="22"/>
        </w:rPr>
      </w:pPr>
      <w:ins w:id="8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"_Toc33032271"</w:instrText>
        </w:r>
        <w:r w:rsidRPr="009F1756">
          <w:rPr>
            <w:rStyle w:val="Hyperlink"/>
            <w:noProof/>
          </w:rPr>
          <w:instrText xml:space="preserve"> </w:instrText>
        </w:r>
        <w:r w:rsidRPr="009F1756">
          <w:rPr>
            <w:rStyle w:val="Hyperlink"/>
            <w:noProof/>
          </w:rPr>
          <w:fldChar w:fldCharType="separate"/>
        </w:r>
        <w:r w:rsidRPr="009F1756">
          <w:rPr>
            <w:rStyle w:val="Hyperlink"/>
            <w:noProof/>
          </w:rPr>
          <w:t>X.5.2 Technical Security and Privacy controls</w:t>
        </w:r>
        <w:r>
          <w:rPr>
            <w:noProof/>
            <w:webHidden/>
          </w:rPr>
          <w:tab/>
        </w:r>
        <w:r>
          <w:rPr>
            <w:noProof/>
            <w:webHidden/>
          </w:rPr>
          <w:fldChar w:fldCharType="begin"/>
        </w:r>
        <w:r>
          <w:rPr>
            <w:noProof/>
            <w:webHidden/>
          </w:rPr>
          <w:instrText xml:space="preserve"> PAGEREF _Toc33032271 \h </w:instrText>
        </w:r>
      </w:ins>
      <w:r>
        <w:rPr>
          <w:noProof/>
          <w:webHidden/>
        </w:rPr>
      </w:r>
      <w:r>
        <w:rPr>
          <w:noProof/>
          <w:webHidden/>
        </w:rPr>
        <w:fldChar w:fldCharType="separate"/>
      </w:r>
      <w:ins w:id="89" w:author="John Moehrke" w:date="2020-02-19T19:17:00Z">
        <w:r>
          <w:rPr>
            <w:noProof/>
            <w:webHidden/>
          </w:rPr>
          <w:t>27</w:t>
        </w:r>
        <w:r>
          <w:rPr>
            <w:noProof/>
            <w:webHidden/>
          </w:rPr>
          <w:fldChar w:fldCharType="end"/>
        </w:r>
        <w:r w:rsidRPr="009F1756">
          <w:rPr>
            <w:rStyle w:val="Hyperlink"/>
            <w:noProof/>
          </w:rPr>
          <w:fldChar w:fldCharType="end"/>
        </w:r>
      </w:ins>
    </w:p>
    <w:p w14:paraId="39062DF3" w14:textId="5D7B4EE7" w:rsidR="00E10D98" w:rsidRDefault="00E10D98">
      <w:pPr>
        <w:pStyle w:val="TOC3"/>
        <w:rPr>
          <w:ins w:id="90" w:author="John Moehrke" w:date="2020-02-19T19:17:00Z"/>
          <w:rFonts w:asciiTheme="minorHAnsi" w:eastAsiaTheme="minorEastAsia" w:hAnsiTheme="minorHAnsi" w:cstheme="minorBidi"/>
          <w:noProof/>
          <w:sz w:val="22"/>
          <w:szCs w:val="22"/>
        </w:rPr>
      </w:pPr>
      <w:ins w:id="9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"_Toc33032272"</w:instrText>
        </w:r>
        <w:r w:rsidRPr="009F1756">
          <w:rPr>
            <w:rStyle w:val="Hyperlink"/>
            <w:noProof/>
          </w:rPr>
          <w:instrText xml:space="preserve"> </w:instrText>
        </w:r>
        <w:r w:rsidRPr="009F1756">
          <w:rPr>
            <w:rStyle w:val="Hyperlink"/>
            <w:noProof/>
          </w:rPr>
          <w:fldChar w:fldCharType="separate"/>
        </w:r>
        <w:r w:rsidRPr="009F1756">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_Toc33032272 \h </w:instrText>
        </w:r>
      </w:ins>
      <w:r>
        <w:rPr>
          <w:noProof/>
          <w:webHidden/>
        </w:rPr>
      </w:r>
      <w:r>
        <w:rPr>
          <w:noProof/>
          <w:webHidden/>
        </w:rPr>
        <w:fldChar w:fldCharType="separate"/>
      </w:r>
      <w:ins w:id="92" w:author="John Moehrke" w:date="2020-02-19T19:17:00Z">
        <w:r>
          <w:rPr>
            <w:noProof/>
            <w:webHidden/>
          </w:rPr>
          <w:t>28</w:t>
        </w:r>
        <w:r>
          <w:rPr>
            <w:noProof/>
            <w:webHidden/>
          </w:rPr>
          <w:fldChar w:fldCharType="end"/>
        </w:r>
        <w:r w:rsidRPr="009F1756">
          <w:rPr>
            <w:rStyle w:val="Hyperlink"/>
            <w:noProof/>
          </w:rPr>
          <w:fldChar w:fldCharType="end"/>
        </w:r>
      </w:ins>
    </w:p>
    <w:p w14:paraId="3D1D8B0F" w14:textId="1245BA4A" w:rsidR="00E10D98" w:rsidRDefault="00E10D98">
      <w:pPr>
        <w:pStyle w:val="TOC4"/>
        <w:rPr>
          <w:ins w:id="93" w:author="John Moehrke" w:date="2020-02-19T19:17:00Z"/>
          <w:rFonts w:asciiTheme="minorHAnsi" w:eastAsiaTheme="minorEastAsia" w:hAnsiTheme="minorHAnsi" w:cstheme="minorBidi"/>
          <w:noProof/>
          <w:sz w:val="22"/>
          <w:szCs w:val="22"/>
        </w:rPr>
      </w:pPr>
      <w:ins w:id="9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"_Toc33032273"</w:instrText>
        </w:r>
        <w:r w:rsidRPr="009F1756">
          <w:rPr>
            <w:rStyle w:val="Hyperlink"/>
            <w:noProof/>
          </w:rPr>
          <w:instrText xml:space="preserve"> </w:instrText>
        </w:r>
        <w:r w:rsidRPr="009F1756">
          <w:rPr>
            <w:rStyle w:val="Hyperlink"/>
            <w:noProof/>
          </w:rPr>
          <w:fldChar w:fldCharType="separate"/>
        </w:r>
        <w:r w:rsidRPr="009F1756">
          <w:rPr>
            <w:rStyle w:val="Hyperlink"/>
            <w:noProof/>
          </w:rPr>
          <w:t>X.5.3.1 Basic Security</w:t>
        </w:r>
        <w:r>
          <w:rPr>
            <w:noProof/>
            <w:webHidden/>
          </w:rPr>
          <w:tab/>
        </w:r>
        <w:r>
          <w:rPr>
            <w:noProof/>
            <w:webHidden/>
          </w:rPr>
          <w:fldChar w:fldCharType="begin"/>
        </w:r>
        <w:r>
          <w:rPr>
            <w:noProof/>
            <w:webHidden/>
          </w:rPr>
          <w:instrText xml:space="preserve"> PAGEREF _Toc33032273 \h </w:instrText>
        </w:r>
      </w:ins>
      <w:r>
        <w:rPr>
          <w:noProof/>
          <w:webHidden/>
        </w:rPr>
      </w:r>
      <w:r>
        <w:rPr>
          <w:noProof/>
          <w:webHidden/>
        </w:rPr>
        <w:fldChar w:fldCharType="separate"/>
      </w:r>
      <w:ins w:id="95" w:author="John Moehrke" w:date="2020-02-19T19:17:00Z">
        <w:r>
          <w:rPr>
            <w:noProof/>
            <w:webHidden/>
          </w:rPr>
          <w:t>29</w:t>
        </w:r>
        <w:r>
          <w:rPr>
            <w:noProof/>
            <w:webHidden/>
          </w:rPr>
          <w:fldChar w:fldCharType="end"/>
        </w:r>
        <w:r w:rsidRPr="009F1756">
          <w:rPr>
            <w:rStyle w:val="Hyperlink"/>
            <w:noProof/>
          </w:rPr>
          <w:fldChar w:fldCharType="end"/>
        </w:r>
      </w:ins>
    </w:p>
    <w:p w14:paraId="316C98BD" w14:textId="5E3EF71F" w:rsidR="00E10D98" w:rsidRDefault="00E10D98">
      <w:pPr>
        <w:pStyle w:val="TOC4"/>
        <w:rPr>
          <w:ins w:id="96" w:author="John Moehrke" w:date="2020-02-19T19:17:00Z"/>
          <w:rFonts w:asciiTheme="minorHAnsi" w:eastAsiaTheme="minorEastAsia" w:hAnsiTheme="minorHAnsi" w:cstheme="minorBidi"/>
          <w:noProof/>
          <w:sz w:val="22"/>
          <w:szCs w:val="22"/>
        </w:rPr>
      </w:pPr>
      <w:ins w:id="9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"_Toc33032274"</w:instrText>
        </w:r>
        <w:r w:rsidRPr="009F1756">
          <w:rPr>
            <w:rStyle w:val="Hyperlink"/>
            <w:noProof/>
          </w:rPr>
          <w:instrText xml:space="preserve"> </w:instrText>
        </w:r>
        <w:r w:rsidRPr="009F1756">
          <w:rPr>
            <w:rStyle w:val="Hyperlink"/>
            <w:noProof/>
          </w:rPr>
          <w:fldChar w:fldCharType="separate"/>
        </w:r>
        <w:r w:rsidRPr="009F1756">
          <w:rPr>
            <w:rStyle w:val="Hyperlink"/>
            <w:noProof/>
          </w:rPr>
          <w:t>X.5.3.2 Protecting different types of documents</w:t>
        </w:r>
        <w:r>
          <w:rPr>
            <w:noProof/>
            <w:webHidden/>
          </w:rPr>
          <w:tab/>
        </w:r>
        <w:r>
          <w:rPr>
            <w:noProof/>
            <w:webHidden/>
          </w:rPr>
          <w:fldChar w:fldCharType="begin"/>
        </w:r>
        <w:r>
          <w:rPr>
            <w:noProof/>
            <w:webHidden/>
          </w:rPr>
          <w:instrText xml:space="preserve"> PAGEREF _Toc33032274 \h </w:instrText>
        </w:r>
      </w:ins>
      <w:r>
        <w:rPr>
          <w:noProof/>
          <w:webHidden/>
        </w:rPr>
      </w:r>
      <w:r>
        <w:rPr>
          <w:noProof/>
          <w:webHidden/>
        </w:rPr>
        <w:fldChar w:fldCharType="separate"/>
      </w:r>
      <w:ins w:id="98" w:author="John Moehrke" w:date="2020-02-19T19:17:00Z">
        <w:r>
          <w:rPr>
            <w:noProof/>
            <w:webHidden/>
          </w:rPr>
          <w:t>29</w:t>
        </w:r>
        <w:r>
          <w:rPr>
            <w:noProof/>
            <w:webHidden/>
          </w:rPr>
          <w:fldChar w:fldCharType="end"/>
        </w:r>
        <w:r w:rsidRPr="009F1756">
          <w:rPr>
            <w:rStyle w:val="Hyperlink"/>
            <w:noProof/>
          </w:rPr>
          <w:fldChar w:fldCharType="end"/>
        </w:r>
      </w:ins>
    </w:p>
    <w:p w14:paraId="2E2C5FC8" w14:textId="20D755D0" w:rsidR="00E10D98" w:rsidRDefault="00E10D98">
      <w:pPr>
        <w:pStyle w:val="TOC4"/>
        <w:rPr>
          <w:ins w:id="99" w:author="John Moehrke" w:date="2020-02-19T19:17:00Z"/>
          <w:rFonts w:asciiTheme="minorHAnsi" w:eastAsiaTheme="minorEastAsia" w:hAnsiTheme="minorHAnsi" w:cstheme="minorBidi"/>
          <w:noProof/>
          <w:sz w:val="22"/>
          <w:szCs w:val="22"/>
        </w:rPr>
      </w:pPr>
      <w:ins w:id="10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"_Toc33032275"</w:instrText>
        </w:r>
        <w:r w:rsidRPr="009F1756">
          <w:rPr>
            <w:rStyle w:val="Hyperlink"/>
            <w:noProof/>
          </w:rPr>
          <w:instrText xml:space="preserve"> </w:instrText>
        </w:r>
        <w:r w:rsidRPr="009F1756">
          <w:rPr>
            <w:rStyle w:val="Hyperlink"/>
            <w:noProof/>
          </w:rPr>
          <w:fldChar w:fldCharType="separate"/>
        </w:r>
        <w:r w:rsidRPr="009F1756">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_Toc33032275 \h </w:instrText>
        </w:r>
      </w:ins>
      <w:r>
        <w:rPr>
          <w:noProof/>
          <w:webHidden/>
        </w:rPr>
      </w:r>
      <w:r>
        <w:rPr>
          <w:noProof/>
          <w:webHidden/>
        </w:rPr>
        <w:fldChar w:fldCharType="separate"/>
      </w:r>
      <w:ins w:id="101" w:author="John Moehrke" w:date="2020-02-19T19:17:00Z">
        <w:r>
          <w:rPr>
            <w:noProof/>
            <w:webHidden/>
          </w:rPr>
          <w:t>31</w:t>
        </w:r>
        <w:r>
          <w:rPr>
            <w:noProof/>
            <w:webHidden/>
          </w:rPr>
          <w:fldChar w:fldCharType="end"/>
        </w:r>
        <w:r w:rsidRPr="009F1756">
          <w:rPr>
            <w:rStyle w:val="Hyperlink"/>
            <w:noProof/>
          </w:rPr>
          <w:fldChar w:fldCharType="end"/>
        </w:r>
      </w:ins>
    </w:p>
    <w:p w14:paraId="77633C51" w14:textId="4152A2DB" w:rsidR="00E10D98" w:rsidRDefault="00E10D98">
      <w:pPr>
        <w:pStyle w:val="TOC4"/>
        <w:rPr>
          <w:ins w:id="102" w:author="John Moehrke" w:date="2020-02-19T19:17:00Z"/>
          <w:rFonts w:asciiTheme="minorHAnsi" w:eastAsiaTheme="minorEastAsia" w:hAnsiTheme="minorHAnsi" w:cstheme="minorBidi"/>
          <w:noProof/>
          <w:sz w:val="22"/>
          <w:szCs w:val="22"/>
        </w:rPr>
      </w:pPr>
      <w:ins w:id="10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"_Toc33032276"</w:instrText>
        </w:r>
        <w:r w:rsidRPr="009F1756">
          <w:rPr>
            <w:rStyle w:val="Hyperlink"/>
            <w:noProof/>
          </w:rPr>
          <w:instrText xml:space="preserve"> </w:instrText>
        </w:r>
        <w:r w:rsidRPr="009F1756">
          <w:rPr>
            <w:rStyle w:val="Hyperlink"/>
            <w:noProof/>
          </w:rPr>
          <w:fldChar w:fldCharType="separate"/>
        </w:r>
        <w:r w:rsidRPr="009F1756">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_Toc33032276 \h </w:instrText>
        </w:r>
      </w:ins>
      <w:r>
        <w:rPr>
          <w:noProof/>
          <w:webHidden/>
        </w:rPr>
      </w:r>
      <w:r>
        <w:rPr>
          <w:noProof/>
          <w:webHidden/>
        </w:rPr>
        <w:fldChar w:fldCharType="separate"/>
      </w:r>
      <w:ins w:id="104" w:author="John Moehrke" w:date="2020-02-19T19:17:00Z">
        <w:r>
          <w:rPr>
            <w:noProof/>
            <w:webHidden/>
          </w:rPr>
          <w:t>32</w:t>
        </w:r>
        <w:r>
          <w:rPr>
            <w:noProof/>
            <w:webHidden/>
          </w:rPr>
          <w:fldChar w:fldCharType="end"/>
        </w:r>
        <w:r w:rsidRPr="009F1756">
          <w:rPr>
            <w:rStyle w:val="Hyperlink"/>
            <w:noProof/>
          </w:rPr>
          <w:fldChar w:fldCharType="end"/>
        </w:r>
      </w:ins>
    </w:p>
    <w:p w14:paraId="350DE643" w14:textId="75F491FC" w:rsidR="00E10D98" w:rsidRDefault="00E10D98">
      <w:pPr>
        <w:pStyle w:val="TOC3"/>
        <w:rPr>
          <w:ins w:id="105" w:author="John Moehrke" w:date="2020-02-19T19:17:00Z"/>
          <w:rFonts w:asciiTheme="minorHAnsi" w:eastAsiaTheme="minorEastAsia" w:hAnsiTheme="minorHAnsi" w:cstheme="minorBidi"/>
          <w:noProof/>
          <w:sz w:val="22"/>
          <w:szCs w:val="22"/>
        </w:rPr>
      </w:pPr>
      <w:ins w:id="10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"_Toc33032277"</w:instrText>
        </w:r>
        <w:r w:rsidRPr="009F1756">
          <w:rPr>
            <w:rStyle w:val="Hyperlink"/>
            <w:noProof/>
          </w:rPr>
          <w:instrText xml:space="preserve"> </w:instrText>
        </w:r>
        <w:r w:rsidRPr="009F1756">
          <w:rPr>
            <w:rStyle w:val="Hyperlink"/>
            <w:noProof/>
          </w:rPr>
          <w:fldChar w:fldCharType="separate"/>
        </w:r>
        <w:r w:rsidRPr="009F1756">
          <w:rPr>
            <w:rStyle w:val="Hyperlink"/>
            <w:noProof/>
          </w:rPr>
          <w:t>X.5.4 IHE Security and Privacy Controls</w:t>
        </w:r>
        <w:r>
          <w:rPr>
            <w:noProof/>
            <w:webHidden/>
          </w:rPr>
          <w:tab/>
        </w:r>
        <w:r>
          <w:rPr>
            <w:noProof/>
            <w:webHidden/>
          </w:rPr>
          <w:fldChar w:fldCharType="begin"/>
        </w:r>
        <w:r>
          <w:rPr>
            <w:noProof/>
            <w:webHidden/>
          </w:rPr>
          <w:instrText xml:space="preserve"> PAGEREF _Toc33032277 \h </w:instrText>
        </w:r>
      </w:ins>
      <w:r>
        <w:rPr>
          <w:noProof/>
          <w:webHidden/>
        </w:rPr>
      </w:r>
      <w:r>
        <w:rPr>
          <w:noProof/>
          <w:webHidden/>
        </w:rPr>
        <w:fldChar w:fldCharType="separate"/>
      </w:r>
      <w:ins w:id="107" w:author="John Moehrke" w:date="2020-02-19T19:17:00Z">
        <w:r>
          <w:rPr>
            <w:noProof/>
            <w:webHidden/>
          </w:rPr>
          <w:t>32</w:t>
        </w:r>
        <w:r>
          <w:rPr>
            <w:noProof/>
            <w:webHidden/>
          </w:rPr>
          <w:fldChar w:fldCharType="end"/>
        </w:r>
        <w:r w:rsidRPr="009F1756">
          <w:rPr>
            <w:rStyle w:val="Hyperlink"/>
            <w:noProof/>
          </w:rPr>
          <w:fldChar w:fldCharType="end"/>
        </w:r>
      </w:ins>
    </w:p>
    <w:p w14:paraId="71477579" w14:textId="04396CC9" w:rsidR="00E10D98" w:rsidRDefault="00E10D98">
      <w:pPr>
        <w:pStyle w:val="TOC2"/>
        <w:rPr>
          <w:ins w:id="108" w:author="John Moehrke" w:date="2020-02-19T19:17:00Z"/>
          <w:rFonts w:asciiTheme="minorHAnsi" w:eastAsiaTheme="minorEastAsia" w:hAnsiTheme="minorHAnsi" w:cstheme="minorBidi"/>
          <w:noProof/>
          <w:sz w:val="22"/>
          <w:szCs w:val="22"/>
        </w:rPr>
      </w:pPr>
      <w:ins w:id="10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"_Toc33032278"</w:instrText>
        </w:r>
        <w:r w:rsidRPr="009F1756">
          <w:rPr>
            <w:rStyle w:val="Hyperlink"/>
            <w:noProof/>
          </w:rPr>
          <w:instrText xml:space="preserve"> </w:instrText>
        </w:r>
        <w:r w:rsidRPr="009F1756">
          <w:rPr>
            <w:rStyle w:val="Hyperlink"/>
            <w:noProof/>
          </w:rPr>
          <w:fldChar w:fldCharType="separate"/>
        </w:r>
        <w:r w:rsidRPr="009F1756">
          <w:rPr>
            <w:rStyle w:val="Hyperlink"/>
            <w:noProof/>
          </w:rPr>
          <w:t>X.6 MHDS Cross Profile Considerations</w:t>
        </w:r>
        <w:r>
          <w:rPr>
            <w:noProof/>
            <w:webHidden/>
          </w:rPr>
          <w:tab/>
        </w:r>
        <w:r>
          <w:rPr>
            <w:noProof/>
            <w:webHidden/>
          </w:rPr>
          <w:fldChar w:fldCharType="begin"/>
        </w:r>
        <w:r>
          <w:rPr>
            <w:noProof/>
            <w:webHidden/>
          </w:rPr>
          <w:instrText xml:space="preserve"> PAGEREF _Toc33032278 \h </w:instrText>
        </w:r>
      </w:ins>
      <w:r>
        <w:rPr>
          <w:noProof/>
          <w:webHidden/>
        </w:rPr>
      </w:r>
      <w:r>
        <w:rPr>
          <w:noProof/>
          <w:webHidden/>
        </w:rPr>
        <w:fldChar w:fldCharType="separate"/>
      </w:r>
      <w:ins w:id="110" w:author="John Moehrke" w:date="2020-02-19T19:17:00Z">
        <w:r>
          <w:rPr>
            <w:noProof/>
            <w:webHidden/>
          </w:rPr>
          <w:t>33</w:t>
        </w:r>
        <w:r>
          <w:rPr>
            <w:noProof/>
            <w:webHidden/>
          </w:rPr>
          <w:fldChar w:fldCharType="end"/>
        </w:r>
        <w:r w:rsidRPr="009F1756">
          <w:rPr>
            <w:rStyle w:val="Hyperlink"/>
            <w:noProof/>
          </w:rPr>
          <w:fldChar w:fldCharType="end"/>
        </w:r>
      </w:ins>
    </w:p>
    <w:p w14:paraId="5D729AB1" w14:textId="133792E2" w:rsidR="00E10D98" w:rsidRDefault="00E10D98">
      <w:pPr>
        <w:pStyle w:val="TOC3"/>
        <w:rPr>
          <w:ins w:id="111" w:author="John Moehrke" w:date="2020-02-19T19:17:00Z"/>
          <w:rFonts w:asciiTheme="minorHAnsi" w:eastAsiaTheme="minorEastAsia" w:hAnsiTheme="minorHAnsi" w:cstheme="minorBidi"/>
          <w:noProof/>
          <w:sz w:val="22"/>
          <w:szCs w:val="22"/>
        </w:rPr>
      </w:pPr>
      <w:ins w:id="11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"_Toc33032279"</w:instrText>
        </w:r>
        <w:r w:rsidRPr="009F1756">
          <w:rPr>
            <w:rStyle w:val="Hyperlink"/>
            <w:noProof/>
          </w:rPr>
          <w:instrText xml:space="preserve"> </w:instrText>
        </w:r>
        <w:r w:rsidRPr="009F1756">
          <w:rPr>
            <w:rStyle w:val="Hyperlink"/>
            <w:noProof/>
          </w:rPr>
          <w:fldChar w:fldCharType="separate"/>
        </w:r>
        <w:r w:rsidRPr="009F1756">
          <w:rPr>
            <w:rStyle w:val="Hyperlink"/>
            <w:noProof/>
          </w:rPr>
          <w:t>X.6.1 Interaction Diagram for the MHDS environment.</w:t>
        </w:r>
        <w:r>
          <w:rPr>
            <w:noProof/>
            <w:webHidden/>
          </w:rPr>
          <w:tab/>
        </w:r>
        <w:r>
          <w:rPr>
            <w:noProof/>
            <w:webHidden/>
          </w:rPr>
          <w:fldChar w:fldCharType="begin"/>
        </w:r>
        <w:r>
          <w:rPr>
            <w:noProof/>
            <w:webHidden/>
          </w:rPr>
          <w:instrText xml:space="preserve"> PAGEREF _Toc33032279 \h </w:instrText>
        </w:r>
      </w:ins>
      <w:r>
        <w:rPr>
          <w:noProof/>
          <w:webHidden/>
        </w:rPr>
      </w:r>
      <w:r>
        <w:rPr>
          <w:noProof/>
          <w:webHidden/>
        </w:rPr>
        <w:fldChar w:fldCharType="separate"/>
      </w:r>
      <w:ins w:id="113" w:author="John Moehrke" w:date="2020-02-19T19:17:00Z">
        <w:r>
          <w:rPr>
            <w:noProof/>
            <w:webHidden/>
          </w:rPr>
          <w:t>33</w:t>
        </w:r>
        <w:r>
          <w:rPr>
            <w:noProof/>
            <w:webHidden/>
          </w:rPr>
          <w:fldChar w:fldCharType="end"/>
        </w:r>
        <w:r w:rsidRPr="009F1756">
          <w:rPr>
            <w:rStyle w:val="Hyperlink"/>
            <w:noProof/>
          </w:rPr>
          <w:fldChar w:fldCharType="end"/>
        </w:r>
      </w:ins>
    </w:p>
    <w:p w14:paraId="10A55C55" w14:textId="4FDE1C65" w:rsidR="00E10D98" w:rsidRDefault="00E10D98">
      <w:pPr>
        <w:pStyle w:val="TOC3"/>
        <w:rPr>
          <w:ins w:id="114" w:author="John Moehrke" w:date="2020-02-19T19:17:00Z"/>
          <w:rFonts w:asciiTheme="minorHAnsi" w:eastAsiaTheme="minorEastAsia" w:hAnsiTheme="minorHAnsi" w:cstheme="minorBidi"/>
          <w:noProof/>
          <w:sz w:val="22"/>
          <w:szCs w:val="22"/>
        </w:rPr>
      </w:pPr>
      <w:ins w:id="11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"_Toc33032280"</w:instrText>
        </w:r>
        <w:r w:rsidRPr="009F1756">
          <w:rPr>
            <w:rStyle w:val="Hyperlink"/>
            <w:noProof/>
          </w:rPr>
          <w:instrText xml:space="preserve"> </w:instrText>
        </w:r>
        <w:r w:rsidRPr="009F1756">
          <w:rPr>
            <w:rStyle w:val="Hyperlink"/>
            <w:noProof/>
          </w:rPr>
          <w:fldChar w:fldCharType="separate"/>
        </w:r>
        <w:r w:rsidRPr="009F1756">
          <w:rPr>
            <w:rStyle w:val="Hyperlink"/>
            <w:noProof/>
          </w:rPr>
          <w:t>X.6.2 Typical Client System Designs</w:t>
        </w:r>
        <w:r>
          <w:rPr>
            <w:noProof/>
            <w:webHidden/>
          </w:rPr>
          <w:tab/>
        </w:r>
        <w:r>
          <w:rPr>
            <w:noProof/>
            <w:webHidden/>
          </w:rPr>
          <w:fldChar w:fldCharType="begin"/>
        </w:r>
        <w:r>
          <w:rPr>
            <w:noProof/>
            <w:webHidden/>
          </w:rPr>
          <w:instrText xml:space="preserve"> PAGEREF _Toc33032280 \h </w:instrText>
        </w:r>
      </w:ins>
      <w:r>
        <w:rPr>
          <w:noProof/>
          <w:webHidden/>
        </w:rPr>
      </w:r>
      <w:r>
        <w:rPr>
          <w:noProof/>
          <w:webHidden/>
        </w:rPr>
        <w:fldChar w:fldCharType="separate"/>
      </w:r>
      <w:ins w:id="116" w:author="John Moehrke" w:date="2020-02-19T19:17:00Z">
        <w:r>
          <w:rPr>
            <w:noProof/>
            <w:webHidden/>
          </w:rPr>
          <w:t>37</w:t>
        </w:r>
        <w:r>
          <w:rPr>
            <w:noProof/>
            <w:webHidden/>
          </w:rPr>
          <w:fldChar w:fldCharType="end"/>
        </w:r>
        <w:r w:rsidRPr="009F1756">
          <w:rPr>
            <w:rStyle w:val="Hyperlink"/>
            <w:noProof/>
          </w:rPr>
          <w:fldChar w:fldCharType="end"/>
        </w:r>
      </w:ins>
    </w:p>
    <w:p w14:paraId="32D3EF2A" w14:textId="7DA192AB" w:rsidR="00E10D98" w:rsidRDefault="00E10D98">
      <w:pPr>
        <w:pStyle w:val="TOC4"/>
        <w:rPr>
          <w:ins w:id="117" w:author="John Moehrke" w:date="2020-02-19T19:17:00Z"/>
          <w:rFonts w:asciiTheme="minorHAnsi" w:eastAsiaTheme="minorEastAsia" w:hAnsiTheme="minorHAnsi" w:cstheme="minorBidi"/>
          <w:noProof/>
          <w:sz w:val="22"/>
          <w:szCs w:val="22"/>
        </w:rPr>
      </w:pPr>
      <w:ins w:id="11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"_Toc33032281"</w:instrText>
        </w:r>
        <w:r w:rsidRPr="009F1756">
          <w:rPr>
            <w:rStyle w:val="Hyperlink"/>
            <w:noProof/>
          </w:rPr>
          <w:instrText xml:space="preserve"> </w:instrText>
        </w:r>
        <w:r w:rsidRPr="009F1756">
          <w:rPr>
            <w:rStyle w:val="Hyperlink"/>
            <w:noProof/>
          </w:rPr>
          <w:fldChar w:fldCharType="separate"/>
        </w:r>
        <w:r w:rsidRPr="009F1756">
          <w:rPr>
            <w:rStyle w:val="Hyperlink"/>
            <w:noProof/>
          </w:rPr>
          <w:t>X.6.2.1 System that publishes documents System Design</w:t>
        </w:r>
        <w:r>
          <w:rPr>
            <w:noProof/>
            <w:webHidden/>
          </w:rPr>
          <w:tab/>
        </w:r>
        <w:r>
          <w:rPr>
            <w:noProof/>
            <w:webHidden/>
          </w:rPr>
          <w:fldChar w:fldCharType="begin"/>
        </w:r>
        <w:r>
          <w:rPr>
            <w:noProof/>
            <w:webHidden/>
          </w:rPr>
          <w:instrText xml:space="preserve"> PAGEREF _Toc33032281 \h </w:instrText>
        </w:r>
      </w:ins>
      <w:r>
        <w:rPr>
          <w:noProof/>
          <w:webHidden/>
        </w:rPr>
      </w:r>
      <w:r>
        <w:rPr>
          <w:noProof/>
          <w:webHidden/>
        </w:rPr>
        <w:fldChar w:fldCharType="separate"/>
      </w:r>
      <w:ins w:id="119" w:author="John Moehrke" w:date="2020-02-19T19:17:00Z">
        <w:r>
          <w:rPr>
            <w:noProof/>
            <w:webHidden/>
          </w:rPr>
          <w:t>38</w:t>
        </w:r>
        <w:r>
          <w:rPr>
            <w:noProof/>
            <w:webHidden/>
          </w:rPr>
          <w:fldChar w:fldCharType="end"/>
        </w:r>
        <w:r w:rsidRPr="009F1756">
          <w:rPr>
            <w:rStyle w:val="Hyperlink"/>
            <w:noProof/>
          </w:rPr>
          <w:fldChar w:fldCharType="end"/>
        </w:r>
      </w:ins>
    </w:p>
    <w:p w14:paraId="078AE046" w14:textId="67C9C233" w:rsidR="00E10D98" w:rsidRDefault="00E10D98">
      <w:pPr>
        <w:pStyle w:val="TOC4"/>
        <w:rPr>
          <w:ins w:id="120" w:author="John Moehrke" w:date="2020-02-19T19:17:00Z"/>
          <w:rFonts w:asciiTheme="minorHAnsi" w:eastAsiaTheme="minorEastAsia" w:hAnsiTheme="minorHAnsi" w:cstheme="minorBidi"/>
          <w:noProof/>
          <w:sz w:val="22"/>
          <w:szCs w:val="22"/>
        </w:rPr>
      </w:pPr>
      <w:ins w:id="12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"_Toc33032282"</w:instrText>
        </w:r>
        <w:r w:rsidRPr="009F1756">
          <w:rPr>
            <w:rStyle w:val="Hyperlink"/>
            <w:noProof/>
          </w:rPr>
          <w:instrText xml:space="preserve"> </w:instrText>
        </w:r>
        <w:r w:rsidRPr="009F1756">
          <w:rPr>
            <w:rStyle w:val="Hyperlink"/>
            <w:noProof/>
          </w:rPr>
          <w:fldChar w:fldCharType="separate"/>
        </w:r>
        <w:r w:rsidRPr="009F1756">
          <w:rPr>
            <w:rStyle w:val="Hyperlink"/>
            <w:noProof/>
          </w:rPr>
          <w:t>X.6.2.2 System that consumes documents System Design</w:t>
        </w:r>
        <w:r>
          <w:rPr>
            <w:noProof/>
            <w:webHidden/>
          </w:rPr>
          <w:tab/>
        </w:r>
        <w:r>
          <w:rPr>
            <w:noProof/>
            <w:webHidden/>
          </w:rPr>
          <w:fldChar w:fldCharType="begin"/>
        </w:r>
        <w:r>
          <w:rPr>
            <w:noProof/>
            <w:webHidden/>
          </w:rPr>
          <w:instrText xml:space="preserve"> PAGEREF _Toc33032282 \h </w:instrText>
        </w:r>
      </w:ins>
      <w:r>
        <w:rPr>
          <w:noProof/>
          <w:webHidden/>
        </w:rPr>
      </w:r>
      <w:r>
        <w:rPr>
          <w:noProof/>
          <w:webHidden/>
        </w:rPr>
        <w:fldChar w:fldCharType="separate"/>
      </w:r>
      <w:ins w:id="122" w:author="John Moehrke" w:date="2020-02-19T19:17:00Z">
        <w:r>
          <w:rPr>
            <w:noProof/>
            <w:webHidden/>
          </w:rPr>
          <w:t>39</w:t>
        </w:r>
        <w:r>
          <w:rPr>
            <w:noProof/>
            <w:webHidden/>
          </w:rPr>
          <w:fldChar w:fldCharType="end"/>
        </w:r>
        <w:r w:rsidRPr="009F1756">
          <w:rPr>
            <w:rStyle w:val="Hyperlink"/>
            <w:noProof/>
          </w:rPr>
          <w:fldChar w:fldCharType="end"/>
        </w:r>
      </w:ins>
    </w:p>
    <w:p w14:paraId="75CA91E0" w14:textId="0A1DBD0F" w:rsidR="00E10D98" w:rsidRDefault="00E10D98">
      <w:pPr>
        <w:pStyle w:val="TOC4"/>
        <w:rPr>
          <w:ins w:id="123" w:author="John Moehrke" w:date="2020-02-19T19:17:00Z"/>
          <w:rFonts w:asciiTheme="minorHAnsi" w:eastAsiaTheme="minorEastAsia" w:hAnsiTheme="minorHAnsi" w:cstheme="minorBidi"/>
          <w:noProof/>
          <w:sz w:val="22"/>
          <w:szCs w:val="22"/>
        </w:rPr>
      </w:pPr>
      <w:ins w:id="12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"_Toc33032283"</w:instrText>
        </w:r>
        <w:r w:rsidRPr="009F1756">
          <w:rPr>
            <w:rStyle w:val="Hyperlink"/>
            <w:noProof/>
          </w:rPr>
          <w:instrText xml:space="preserve"> </w:instrText>
        </w:r>
        <w:r w:rsidRPr="009F1756">
          <w:rPr>
            <w:rStyle w:val="Hyperlink"/>
            <w:noProof/>
          </w:rPr>
          <w:fldChar w:fldCharType="separate"/>
        </w:r>
        <w:r w:rsidRPr="009F1756">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_Toc33032283 \h </w:instrText>
        </w:r>
      </w:ins>
      <w:r>
        <w:rPr>
          <w:noProof/>
          <w:webHidden/>
        </w:rPr>
      </w:r>
      <w:r>
        <w:rPr>
          <w:noProof/>
          <w:webHidden/>
        </w:rPr>
        <w:fldChar w:fldCharType="separate"/>
      </w:r>
      <w:ins w:id="125" w:author="John Moehrke" w:date="2020-02-19T19:17:00Z">
        <w:r>
          <w:rPr>
            <w:noProof/>
            <w:webHidden/>
          </w:rPr>
          <w:t>40</w:t>
        </w:r>
        <w:r>
          <w:rPr>
            <w:noProof/>
            <w:webHidden/>
          </w:rPr>
          <w:fldChar w:fldCharType="end"/>
        </w:r>
        <w:r w:rsidRPr="009F1756">
          <w:rPr>
            <w:rStyle w:val="Hyperlink"/>
            <w:noProof/>
          </w:rPr>
          <w:fldChar w:fldCharType="end"/>
        </w:r>
      </w:ins>
    </w:p>
    <w:p w14:paraId="774B4445" w14:textId="772C605E" w:rsidR="00E10D98" w:rsidRDefault="00E10D98">
      <w:pPr>
        <w:pStyle w:val="TOC4"/>
        <w:rPr>
          <w:ins w:id="126" w:author="John Moehrke" w:date="2020-02-19T19:17:00Z"/>
          <w:rFonts w:asciiTheme="minorHAnsi" w:eastAsiaTheme="minorEastAsia" w:hAnsiTheme="minorHAnsi" w:cstheme="minorBidi"/>
          <w:noProof/>
          <w:sz w:val="22"/>
          <w:szCs w:val="22"/>
        </w:rPr>
      </w:pPr>
      <w:ins w:id="127" w:author="John Moehrke" w:date="2020-02-19T19:17:00Z">
        <w:r w:rsidRPr="009F1756">
          <w:rPr>
            <w:rStyle w:val="Hyperlink"/>
            <w:noProof/>
          </w:rPr>
          <w:lastRenderedPageBreak/>
          <w:fldChar w:fldCharType="begin"/>
        </w:r>
        <w:r w:rsidRPr="009F1756">
          <w:rPr>
            <w:rStyle w:val="Hyperlink"/>
            <w:noProof/>
          </w:rPr>
          <w:instrText xml:space="preserve"> </w:instrText>
        </w:r>
        <w:r>
          <w:rPr>
            <w:noProof/>
          </w:rPr>
          <w:instrText>HYPERLINK \l "_Toc33032284"</w:instrText>
        </w:r>
        <w:r w:rsidRPr="009F1756">
          <w:rPr>
            <w:rStyle w:val="Hyperlink"/>
            <w:noProof/>
          </w:rPr>
          <w:instrText xml:space="preserve"> </w:instrText>
        </w:r>
        <w:r w:rsidRPr="009F1756">
          <w:rPr>
            <w:rStyle w:val="Hyperlink"/>
            <w:noProof/>
          </w:rPr>
          <w:fldChar w:fldCharType="separate"/>
        </w:r>
        <w:r w:rsidRPr="009F1756">
          <w:rPr>
            <w:rStyle w:val="Hyperlink"/>
            <w:noProof/>
          </w:rPr>
          <w:t>X.6.2.4 Central Infrastructure as a single system</w:t>
        </w:r>
        <w:r>
          <w:rPr>
            <w:noProof/>
            <w:webHidden/>
          </w:rPr>
          <w:tab/>
        </w:r>
        <w:r>
          <w:rPr>
            <w:noProof/>
            <w:webHidden/>
          </w:rPr>
          <w:fldChar w:fldCharType="begin"/>
        </w:r>
        <w:r>
          <w:rPr>
            <w:noProof/>
            <w:webHidden/>
          </w:rPr>
          <w:instrText xml:space="preserve"> PAGEREF _Toc33032284 \h </w:instrText>
        </w:r>
      </w:ins>
      <w:r>
        <w:rPr>
          <w:noProof/>
          <w:webHidden/>
        </w:rPr>
      </w:r>
      <w:r>
        <w:rPr>
          <w:noProof/>
          <w:webHidden/>
        </w:rPr>
        <w:fldChar w:fldCharType="separate"/>
      </w:r>
      <w:ins w:id="128" w:author="John Moehrke" w:date="2020-02-19T19:17:00Z">
        <w:r>
          <w:rPr>
            <w:noProof/>
            <w:webHidden/>
          </w:rPr>
          <w:t>42</w:t>
        </w:r>
        <w:r>
          <w:rPr>
            <w:noProof/>
            <w:webHidden/>
          </w:rPr>
          <w:fldChar w:fldCharType="end"/>
        </w:r>
        <w:r w:rsidRPr="009F1756">
          <w:rPr>
            <w:rStyle w:val="Hyperlink"/>
            <w:noProof/>
          </w:rPr>
          <w:fldChar w:fldCharType="end"/>
        </w:r>
      </w:ins>
    </w:p>
    <w:p w14:paraId="1D86FBB0" w14:textId="492B4163" w:rsidR="00E10D98" w:rsidRDefault="00E10D98">
      <w:pPr>
        <w:pStyle w:val="TOC2"/>
        <w:rPr>
          <w:ins w:id="129" w:author="John Moehrke" w:date="2020-02-19T19:17:00Z"/>
          <w:rFonts w:asciiTheme="minorHAnsi" w:eastAsiaTheme="minorEastAsia" w:hAnsiTheme="minorHAnsi" w:cstheme="minorBidi"/>
          <w:noProof/>
          <w:sz w:val="22"/>
          <w:szCs w:val="22"/>
        </w:rPr>
      </w:pPr>
      <w:ins w:id="13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"_Toc33032285"</w:instrText>
        </w:r>
        <w:r w:rsidRPr="009F1756">
          <w:rPr>
            <w:rStyle w:val="Hyperlink"/>
            <w:noProof/>
          </w:rPr>
          <w:instrText xml:space="preserve"> </w:instrText>
        </w:r>
        <w:r w:rsidRPr="009F1756">
          <w:rPr>
            <w:rStyle w:val="Hyperlink"/>
            <w:noProof/>
          </w:rPr>
          <w:fldChar w:fldCharType="separate"/>
        </w:r>
        <w:r w:rsidRPr="009F1756">
          <w:rPr>
            <w:rStyle w:val="Hyperlink"/>
            <w:noProof/>
          </w:rPr>
          <w:t>X.7 MHDS Background</w:t>
        </w:r>
        <w:r>
          <w:rPr>
            <w:noProof/>
            <w:webHidden/>
          </w:rPr>
          <w:tab/>
        </w:r>
        <w:r>
          <w:rPr>
            <w:noProof/>
            <w:webHidden/>
          </w:rPr>
          <w:fldChar w:fldCharType="begin"/>
        </w:r>
        <w:r>
          <w:rPr>
            <w:noProof/>
            <w:webHidden/>
          </w:rPr>
          <w:instrText xml:space="preserve"> PAGEREF _Toc33032285 \h </w:instrText>
        </w:r>
      </w:ins>
      <w:r>
        <w:rPr>
          <w:noProof/>
          <w:webHidden/>
        </w:rPr>
      </w:r>
      <w:r>
        <w:rPr>
          <w:noProof/>
          <w:webHidden/>
        </w:rPr>
        <w:fldChar w:fldCharType="separate"/>
      </w:r>
      <w:ins w:id="131" w:author="John Moehrke" w:date="2020-02-19T19:17:00Z">
        <w:r>
          <w:rPr>
            <w:noProof/>
            <w:webHidden/>
          </w:rPr>
          <w:t>44</w:t>
        </w:r>
        <w:r>
          <w:rPr>
            <w:noProof/>
            <w:webHidden/>
          </w:rPr>
          <w:fldChar w:fldCharType="end"/>
        </w:r>
        <w:r w:rsidRPr="009F1756">
          <w:rPr>
            <w:rStyle w:val="Hyperlink"/>
            <w:noProof/>
          </w:rPr>
          <w:fldChar w:fldCharType="end"/>
        </w:r>
      </w:ins>
    </w:p>
    <w:p w14:paraId="5E7242B6" w14:textId="7F3D1E7A" w:rsidR="00E10D98" w:rsidRDefault="00E10D98">
      <w:pPr>
        <w:pStyle w:val="TOC3"/>
        <w:rPr>
          <w:ins w:id="132" w:author="John Moehrke" w:date="2020-02-19T19:17:00Z"/>
          <w:rFonts w:asciiTheme="minorHAnsi" w:eastAsiaTheme="minorEastAsia" w:hAnsiTheme="minorHAnsi" w:cstheme="minorBidi"/>
          <w:noProof/>
          <w:sz w:val="22"/>
          <w:szCs w:val="22"/>
        </w:rPr>
      </w:pPr>
      <w:ins w:id="13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"_Toc33032286"</w:instrText>
        </w:r>
        <w:r w:rsidRPr="009F1756">
          <w:rPr>
            <w:rStyle w:val="Hyperlink"/>
            <w:noProof/>
          </w:rPr>
          <w:instrText xml:space="preserve"> </w:instrText>
        </w:r>
        <w:r w:rsidRPr="009F1756">
          <w:rPr>
            <w:rStyle w:val="Hyperlink"/>
            <w:noProof/>
          </w:rPr>
          <w:fldChar w:fldCharType="separate"/>
        </w:r>
        <w:r w:rsidRPr="009F1756">
          <w:rPr>
            <w:rStyle w:val="Hyperlink"/>
            <w:bCs/>
            <w:noProof/>
          </w:rPr>
          <w:t>X.7.1 Overview</w:t>
        </w:r>
        <w:r>
          <w:rPr>
            <w:noProof/>
            <w:webHidden/>
          </w:rPr>
          <w:tab/>
        </w:r>
        <w:r>
          <w:rPr>
            <w:noProof/>
            <w:webHidden/>
          </w:rPr>
          <w:fldChar w:fldCharType="begin"/>
        </w:r>
        <w:r>
          <w:rPr>
            <w:noProof/>
            <w:webHidden/>
          </w:rPr>
          <w:instrText xml:space="preserve"> PAGEREF _Toc33032286 \h </w:instrText>
        </w:r>
      </w:ins>
      <w:r>
        <w:rPr>
          <w:noProof/>
          <w:webHidden/>
        </w:rPr>
      </w:r>
      <w:r>
        <w:rPr>
          <w:noProof/>
          <w:webHidden/>
        </w:rPr>
        <w:fldChar w:fldCharType="separate"/>
      </w:r>
      <w:ins w:id="134" w:author="John Moehrke" w:date="2020-02-19T19:17:00Z">
        <w:r>
          <w:rPr>
            <w:noProof/>
            <w:webHidden/>
          </w:rPr>
          <w:t>45</w:t>
        </w:r>
        <w:r>
          <w:rPr>
            <w:noProof/>
            <w:webHidden/>
          </w:rPr>
          <w:fldChar w:fldCharType="end"/>
        </w:r>
        <w:r w:rsidRPr="009F1756">
          <w:rPr>
            <w:rStyle w:val="Hyperlink"/>
            <w:noProof/>
          </w:rPr>
          <w:fldChar w:fldCharType="end"/>
        </w:r>
      </w:ins>
    </w:p>
    <w:p w14:paraId="60762DA9" w14:textId="6249953E" w:rsidR="00E10D98" w:rsidRDefault="00E10D98">
      <w:pPr>
        <w:pStyle w:val="TOC3"/>
        <w:rPr>
          <w:ins w:id="135" w:author="John Moehrke" w:date="2020-02-19T19:17:00Z"/>
          <w:rFonts w:asciiTheme="minorHAnsi" w:eastAsiaTheme="minorEastAsia" w:hAnsiTheme="minorHAnsi" w:cstheme="minorBidi"/>
          <w:noProof/>
          <w:sz w:val="22"/>
          <w:szCs w:val="22"/>
        </w:rPr>
      </w:pPr>
      <w:ins w:id="13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"_Toc33032287"</w:instrText>
        </w:r>
        <w:r w:rsidRPr="009F1756">
          <w:rPr>
            <w:rStyle w:val="Hyperlink"/>
            <w:noProof/>
          </w:rPr>
          <w:instrText xml:space="preserve"> </w:instrText>
        </w:r>
        <w:r w:rsidRPr="009F1756">
          <w:rPr>
            <w:rStyle w:val="Hyperlink"/>
            <w:noProof/>
          </w:rPr>
          <w:fldChar w:fldCharType="separate"/>
        </w:r>
        <w:r w:rsidRPr="009F1756">
          <w:rPr>
            <w:rStyle w:val="Hyperlink"/>
            <w:bCs/>
            <w:noProof/>
          </w:rPr>
          <w:t xml:space="preserve">X.7.2 </w:t>
        </w:r>
        <w:r w:rsidRPr="009F1756">
          <w:rPr>
            <w:rStyle w:val="Hyperlink"/>
            <w:noProof/>
          </w:rPr>
          <w:t>Principles of IHE for Health Document Sharing</w:t>
        </w:r>
        <w:r>
          <w:rPr>
            <w:noProof/>
            <w:webHidden/>
          </w:rPr>
          <w:tab/>
        </w:r>
        <w:r>
          <w:rPr>
            <w:noProof/>
            <w:webHidden/>
          </w:rPr>
          <w:fldChar w:fldCharType="begin"/>
        </w:r>
        <w:r>
          <w:rPr>
            <w:noProof/>
            <w:webHidden/>
          </w:rPr>
          <w:instrText xml:space="preserve"> PAGEREF _Toc33032287 \h </w:instrText>
        </w:r>
      </w:ins>
      <w:r>
        <w:rPr>
          <w:noProof/>
          <w:webHidden/>
        </w:rPr>
      </w:r>
      <w:r>
        <w:rPr>
          <w:noProof/>
          <w:webHidden/>
        </w:rPr>
        <w:fldChar w:fldCharType="separate"/>
      </w:r>
      <w:ins w:id="137" w:author="John Moehrke" w:date="2020-02-19T19:17:00Z">
        <w:r>
          <w:rPr>
            <w:noProof/>
            <w:webHidden/>
          </w:rPr>
          <w:t>46</w:t>
        </w:r>
        <w:r>
          <w:rPr>
            <w:noProof/>
            <w:webHidden/>
          </w:rPr>
          <w:fldChar w:fldCharType="end"/>
        </w:r>
        <w:r w:rsidRPr="009F1756">
          <w:rPr>
            <w:rStyle w:val="Hyperlink"/>
            <w:noProof/>
          </w:rPr>
          <w:fldChar w:fldCharType="end"/>
        </w:r>
      </w:ins>
    </w:p>
    <w:p w14:paraId="30C29BAA" w14:textId="1ABB1594" w:rsidR="00E10D98" w:rsidRDefault="00E10D98">
      <w:pPr>
        <w:pStyle w:val="TOC4"/>
        <w:rPr>
          <w:ins w:id="138" w:author="John Moehrke" w:date="2020-02-19T19:17:00Z"/>
          <w:rFonts w:asciiTheme="minorHAnsi" w:eastAsiaTheme="minorEastAsia" w:hAnsiTheme="minorHAnsi" w:cstheme="minorBidi"/>
          <w:noProof/>
          <w:sz w:val="22"/>
          <w:szCs w:val="22"/>
        </w:rPr>
      </w:pPr>
      <w:ins w:id="13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"_Toc33032288"</w:instrText>
        </w:r>
        <w:r w:rsidRPr="009F1756">
          <w:rPr>
            <w:rStyle w:val="Hyperlink"/>
            <w:noProof/>
          </w:rPr>
          <w:instrText xml:space="preserve"> </w:instrText>
        </w:r>
        <w:r w:rsidRPr="009F1756">
          <w:rPr>
            <w:rStyle w:val="Hyperlink"/>
            <w:noProof/>
          </w:rPr>
          <w:fldChar w:fldCharType="separate"/>
        </w:r>
        <w:r w:rsidRPr="009F1756">
          <w:rPr>
            <w:rStyle w:val="Hyperlink"/>
            <w:noProof/>
          </w:rPr>
          <w:t>X.7.2.1 General IHE principles</w:t>
        </w:r>
        <w:r>
          <w:rPr>
            <w:noProof/>
            <w:webHidden/>
          </w:rPr>
          <w:tab/>
        </w:r>
        <w:r>
          <w:rPr>
            <w:noProof/>
            <w:webHidden/>
          </w:rPr>
          <w:fldChar w:fldCharType="begin"/>
        </w:r>
        <w:r>
          <w:rPr>
            <w:noProof/>
            <w:webHidden/>
          </w:rPr>
          <w:instrText xml:space="preserve"> PAGEREF _Toc33032288 \h </w:instrText>
        </w:r>
      </w:ins>
      <w:r>
        <w:rPr>
          <w:noProof/>
          <w:webHidden/>
        </w:rPr>
      </w:r>
      <w:r>
        <w:rPr>
          <w:noProof/>
          <w:webHidden/>
        </w:rPr>
        <w:fldChar w:fldCharType="separate"/>
      </w:r>
      <w:ins w:id="140" w:author="John Moehrke" w:date="2020-02-19T19:17:00Z">
        <w:r>
          <w:rPr>
            <w:noProof/>
            <w:webHidden/>
          </w:rPr>
          <w:t>46</w:t>
        </w:r>
        <w:r>
          <w:rPr>
            <w:noProof/>
            <w:webHidden/>
          </w:rPr>
          <w:fldChar w:fldCharType="end"/>
        </w:r>
        <w:r w:rsidRPr="009F1756">
          <w:rPr>
            <w:rStyle w:val="Hyperlink"/>
            <w:noProof/>
          </w:rPr>
          <w:fldChar w:fldCharType="end"/>
        </w:r>
      </w:ins>
    </w:p>
    <w:p w14:paraId="34DA987C" w14:textId="57BFCEE3" w:rsidR="00E10D98" w:rsidRDefault="00E10D98">
      <w:pPr>
        <w:pStyle w:val="TOC4"/>
        <w:rPr>
          <w:ins w:id="141" w:author="John Moehrke" w:date="2020-02-19T19:17:00Z"/>
          <w:rFonts w:asciiTheme="minorHAnsi" w:eastAsiaTheme="minorEastAsia" w:hAnsiTheme="minorHAnsi" w:cstheme="minorBidi"/>
          <w:noProof/>
          <w:sz w:val="22"/>
          <w:szCs w:val="22"/>
        </w:rPr>
      </w:pPr>
      <w:ins w:id="14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"_Toc33032289"</w:instrText>
        </w:r>
        <w:r w:rsidRPr="009F1756">
          <w:rPr>
            <w:rStyle w:val="Hyperlink"/>
            <w:noProof/>
          </w:rPr>
          <w:instrText xml:space="preserve"> </w:instrText>
        </w:r>
        <w:r w:rsidRPr="009F1756">
          <w:rPr>
            <w:rStyle w:val="Hyperlink"/>
            <w:noProof/>
          </w:rPr>
          <w:fldChar w:fldCharType="separate"/>
        </w:r>
        <w:r w:rsidRPr="009F1756">
          <w:rPr>
            <w:rStyle w:val="Hyperlink"/>
            <w:noProof/>
          </w:rPr>
          <w:t>X.7.2.2 Document Sharing Governance</w:t>
        </w:r>
        <w:r>
          <w:rPr>
            <w:noProof/>
            <w:webHidden/>
          </w:rPr>
          <w:tab/>
        </w:r>
        <w:r>
          <w:rPr>
            <w:noProof/>
            <w:webHidden/>
          </w:rPr>
          <w:fldChar w:fldCharType="begin"/>
        </w:r>
        <w:r>
          <w:rPr>
            <w:noProof/>
            <w:webHidden/>
          </w:rPr>
          <w:instrText xml:space="preserve"> PAGEREF _Toc33032289 \h </w:instrText>
        </w:r>
      </w:ins>
      <w:r>
        <w:rPr>
          <w:noProof/>
          <w:webHidden/>
        </w:rPr>
      </w:r>
      <w:r>
        <w:rPr>
          <w:noProof/>
          <w:webHidden/>
        </w:rPr>
        <w:fldChar w:fldCharType="separate"/>
      </w:r>
      <w:ins w:id="143" w:author="John Moehrke" w:date="2020-02-19T19:17:00Z">
        <w:r>
          <w:rPr>
            <w:noProof/>
            <w:webHidden/>
          </w:rPr>
          <w:t>47</w:t>
        </w:r>
        <w:r>
          <w:rPr>
            <w:noProof/>
            <w:webHidden/>
          </w:rPr>
          <w:fldChar w:fldCharType="end"/>
        </w:r>
        <w:r w:rsidRPr="009F1756">
          <w:rPr>
            <w:rStyle w:val="Hyperlink"/>
            <w:noProof/>
          </w:rPr>
          <w:fldChar w:fldCharType="end"/>
        </w:r>
      </w:ins>
    </w:p>
    <w:p w14:paraId="41188AB7" w14:textId="14F88426" w:rsidR="00E10D98" w:rsidRDefault="00E10D98">
      <w:pPr>
        <w:pStyle w:val="TOC4"/>
        <w:rPr>
          <w:ins w:id="144" w:author="John Moehrke" w:date="2020-02-19T19:17:00Z"/>
          <w:rFonts w:asciiTheme="minorHAnsi" w:eastAsiaTheme="minorEastAsia" w:hAnsiTheme="minorHAnsi" w:cstheme="minorBidi"/>
          <w:noProof/>
          <w:sz w:val="22"/>
          <w:szCs w:val="22"/>
        </w:rPr>
      </w:pPr>
      <w:ins w:id="14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"_Toc33032290"</w:instrText>
        </w:r>
        <w:r w:rsidRPr="009F1756">
          <w:rPr>
            <w:rStyle w:val="Hyperlink"/>
            <w:noProof/>
          </w:rPr>
          <w:instrText xml:space="preserve"> </w:instrText>
        </w:r>
        <w:r w:rsidRPr="009F1756">
          <w:rPr>
            <w:rStyle w:val="Hyperlink"/>
            <w:noProof/>
          </w:rPr>
          <w:fldChar w:fldCharType="separate"/>
        </w:r>
        <w:r w:rsidRPr="009F1756">
          <w:rPr>
            <w:rStyle w:val="Hyperlink"/>
            <w:noProof/>
          </w:rPr>
          <w:t>X.7.2.3 Distinction between Documents and Messages</w:t>
        </w:r>
        <w:r>
          <w:rPr>
            <w:noProof/>
            <w:webHidden/>
          </w:rPr>
          <w:tab/>
        </w:r>
        <w:r>
          <w:rPr>
            <w:noProof/>
            <w:webHidden/>
          </w:rPr>
          <w:fldChar w:fldCharType="begin"/>
        </w:r>
        <w:r>
          <w:rPr>
            <w:noProof/>
            <w:webHidden/>
          </w:rPr>
          <w:instrText xml:space="preserve"> PAGEREF _Toc33032290 \h </w:instrText>
        </w:r>
      </w:ins>
      <w:r>
        <w:rPr>
          <w:noProof/>
          <w:webHidden/>
        </w:rPr>
      </w:r>
      <w:r>
        <w:rPr>
          <w:noProof/>
          <w:webHidden/>
        </w:rPr>
        <w:fldChar w:fldCharType="separate"/>
      </w:r>
      <w:ins w:id="146" w:author="John Moehrke" w:date="2020-02-19T19:17:00Z">
        <w:r>
          <w:rPr>
            <w:noProof/>
            <w:webHidden/>
          </w:rPr>
          <w:t>48</w:t>
        </w:r>
        <w:r>
          <w:rPr>
            <w:noProof/>
            <w:webHidden/>
          </w:rPr>
          <w:fldChar w:fldCharType="end"/>
        </w:r>
        <w:r w:rsidRPr="009F1756">
          <w:rPr>
            <w:rStyle w:val="Hyperlink"/>
            <w:noProof/>
          </w:rPr>
          <w:fldChar w:fldCharType="end"/>
        </w:r>
      </w:ins>
    </w:p>
    <w:p w14:paraId="658E54C3" w14:textId="056443A7" w:rsidR="00E10D98" w:rsidRDefault="00E10D98">
      <w:pPr>
        <w:pStyle w:val="TOC4"/>
        <w:rPr>
          <w:ins w:id="147" w:author="John Moehrke" w:date="2020-02-19T19:17:00Z"/>
          <w:rFonts w:asciiTheme="minorHAnsi" w:eastAsiaTheme="minorEastAsia" w:hAnsiTheme="minorHAnsi" w:cstheme="minorBidi"/>
          <w:noProof/>
          <w:sz w:val="22"/>
          <w:szCs w:val="22"/>
        </w:rPr>
      </w:pPr>
      <w:ins w:id="14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"_Toc33032291"</w:instrText>
        </w:r>
        <w:r w:rsidRPr="009F1756">
          <w:rPr>
            <w:rStyle w:val="Hyperlink"/>
            <w:noProof/>
          </w:rPr>
          <w:instrText xml:space="preserve"> </w:instrText>
        </w:r>
        <w:r w:rsidRPr="009F1756">
          <w:rPr>
            <w:rStyle w:val="Hyperlink"/>
            <w:noProof/>
          </w:rPr>
          <w:fldChar w:fldCharType="separate"/>
        </w:r>
        <w:r w:rsidRPr="009F1756">
          <w:rPr>
            <w:rStyle w:val="Hyperlink"/>
            <w:noProof/>
          </w:rPr>
          <w:t>X.7.2.4 Longitudinal Patient Record</w:t>
        </w:r>
        <w:r>
          <w:rPr>
            <w:noProof/>
            <w:webHidden/>
          </w:rPr>
          <w:tab/>
        </w:r>
        <w:r>
          <w:rPr>
            <w:noProof/>
            <w:webHidden/>
          </w:rPr>
          <w:fldChar w:fldCharType="begin"/>
        </w:r>
        <w:r>
          <w:rPr>
            <w:noProof/>
            <w:webHidden/>
          </w:rPr>
          <w:instrText xml:space="preserve"> PAGEREF _Toc33032291 \h </w:instrText>
        </w:r>
      </w:ins>
      <w:r>
        <w:rPr>
          <w:noProof/>
          <w:webHidden/>
        </w:rPr>
      </w:r>
      <w:r>
        <w:rPr>
          <w:noProof/>
          <w:webHidden/>
        </w:rPr>
        <w:fldChar w:fldCharType="separate"/>
      </w:r>
      <w:ins w:id="149" w:author="John Moehrke" w:date="2020-02-19T19:17:00Z">
        <w:r>
          <w:rPr>
            <w:noProof/>
            <w:webHidden/>
          </w:rPr>
          <w:t>48</w:t>
        </w:r>
        <w:r>
          <w:rPr>
            <w:noProof/>
            <w:webHidden/>
          </w:rPr>
          <w:fldChar w:fldCharType="end"/>
        </w:r>
        <w:r w:rsidRPr="009F1756">
          <w:rPr>
            <w:rStyle w:val="Hyperlink"/>
            <w:noProof/>
          </w:rPr>
          <w:fldChar w:fldCharType="end"/>
        </w:r>
      </w:ins>
    </w:p>
    <w:p w14:paraId="2056A538" w14:textId="0DAF0C2D" w:rsidR="00E10D98" w:rsidRDefault="00E10D98">
      <w:pPr>
        <w:pStyle w:val="TOC4"/>
        <w:rPr>
          <w:ins w:id="150" w:author="John Moehrke" w:date="2020-02-19T19:17:00Z"/>
          <w:rFonts w:asciiTheme="minorHAnsi" w:eastAsiaTheme="minorEastAsia" w:hAnsiTheme="minorHAnsi" w:cstheme="minorBidi"/>
          <w:noProof/>
          <w:sz w:val="22"/>
          <w:szCs w:val="22"/>
        </w:rPr>
      </w:pPr>
      <w:ins w:id="15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"_Toc33032292"</w:instrText>
        </w:r>
        <w:r w:rsidRPr="009F1756">
          <w:rPr>
            <w:rStyle w:val="Hyperlink"/>
            <w:noProof/>
          </w:rPr>
          <w:instrText xml:space="preserve"> </w:instrText>
        </w:r>
        <w:r w:rsidRPr="009F1756">
          <w:rPr>
            <w:rStyle w:val="Hyperlink"/>
            <w:noProof/>
          </w:rPr>
          <w:fldChar w:fldCharType="separate"/>
        </w:r>
        <w:r w:rsidRPr="009F1756">
          <w:rPr>
            <w:rStyle w:val="Hyperlink"/>
            <w:noProof/>
          </w:rPr>
          <w:t>X.7.2.5 Use of Documents</w:t>
        </w:r>
        <w:r>
          <w:rPr>
            <w:noProof/>
            <w:webHidden/>
          </w:rPr>
          <w:tab/>
        </w:r>
        <w:r>
          <w:rPr>
            <w:noProof/>
            <w:webHidden/>
          </w:rPr>
          <w:fldChar w:fldCharType="begin"/>
        </w:r>
        <w:r>
          <w:rPr>
            <w:noProof/>
            <w:webHidden/>
          </w:rPr>
          <w:instrText xml:space="preserve"> PAGEREF _Toc33032292 \h </w:instrText>
        </w:r>
      </w:ins>
      <w:r>
        <w:rPr>
          <w:noProof/>
          <w:webHidden/>
        </w:rPr>
      </w:r>
      <w:r>
        <w:rPr>
          <w:noProof/>
          <w:webHidden/>
        </w:rPr>
        <w:fldChar w:fldCharType="separate"/>
      </w:r>
      <w:ins w:id="152" w:author="John Moehrke" w:date="2020-02-19T19:17:00Z">
        <w:r>
          <w:rPr>
            <w:noProof/>
            <w:webHidden/>
          </w:rPr>
          <w:t>49</w:t>
        </w:r>
        <w:r>
          <w:rPr>
            <w:noProof/>
            <w:webHidden/>
          </w:rPr>
          <w:fldChar w:fldCharType="end"/>
        </w:r>
        <w:r w:rsidRPr="009F1756">
          <w:rPr>
            <w:rStyle w:val="Hyperlink"/>
            <w:noProof/>
          </w:rPr>
          <w:fldChar w:fldCharType="end"/>
        </w:r>
      </w:ins>
    </w:p>
    <w:p w14:paraId="370D09CB" w14:textId="2FB0AEF6" w:rsidR="00E10D98" w:rsidRDefault="00E10D98">
      <w:pPr>
        <w:pStyle w:val="TOC4"/>
        <w:rPr>
          <w:ins w:id="153" w:author="John Moehrke" w:date="2020-02-19T19:17:00Z"/>
          <w:rFonts w:asciiTheme="minorHAnsi" w:eastAsiaTheme="minorEastAsia" w:hAnsiTheme="minorHAnsi" w:cstheme="minorBidi"/>
          <w:noProof/>
          <w:sz w:val="22"/>
          <w:szCs w:val="22"/>
        </w:rPr>
      </w:pPr>
      <w:ins w:id="15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"_Toc33032293"</w:instrText>
        </w:r>
        <w:r w:rsidRPr="009F1756">
          <w:rPr>
            <w:rStyle w:val="Hyperlink"/>
            <w:noProof/>
          </w:rPr>
          <w:instrText xml:space="preserve"> </w:instrText>
        </w:r>
        <w:r w:rsidRPr="009F1756">
          <w:rPr>
            <w:rStyle w:val="Hyperlink"/>
            <w:noProof/>
          </w:rPr>
          <w:fldChar w:fldCharType="separate"/>
        </w:r>
        <w:r w:rsidRPr="009F1756">
          <w:rPr>
            <w:rStyle w:val="Hyperlink"/>
            <w:noProof/>
          </w:rPr>
          <w:t>X.7.2.6 Value of Metadata</w:t>
        </w:r>
        <w:r>
          <w:rPr>
            <w:noProof/>
            <w:webHidden/>
          </w:rPr>
          <w:tab/>
        </w:r>
        <w:r>
          <w:rPr>
            <w:noProof/>
            <w:webHidden/>
          </w:rPr>
          <w:fldChar w:fldCharType="begin"/>
        </w:r>
        <w:r>
          <w:rPr>
            <w:noProof/>
            <w:webHidden/>
          </w:rPr>
          <w:instrText xml:space="preserve"> PAGEREF _Toc33032293 \h </w:instrText>
        </w:r>
      </w:ins>
      <w:r>
        <w:rPr>
          <w:noProof/>
          <w:webHidden/>
        </w:rPr>
      </w:r>
      <w:r>
        <w:rPr>
          <w:noProof/>
          <w:webHidden/>
        </w:rPr>
        <w:fldChar w:fldCharType="separate"/>
      </w:r>
      <w:ins w:id="155" w:author="John Moehrke" w:date="2020-02-19T19:17:00Z">
        <w:r>
          <w:rPr>
            <w:noProof/>
            <w:webHidden/>
          </w:rPr>
          <w:t>50</w:t>
        </w:r>
        <w:r>
          <w:rPr>
            <w:noProof/>
            <w:webHidden/>
          </w:rPr>
          <w:fldChar w:fldCharType="end"/>
        </w:r>
        <w:r w:rsidRPr="009F1756">
          <w:rPr>
            <w:rStyle w:val="Hyperlink"/>
            <w:noProof/>
          </w:rPr>
          <w:fldChar w:fldCharType="end"/>
        </w:r>
      </w:ins>
    </w:p>
    <w:p w14:paraId="0A3D9049" w14:textId="2A2F6A21" w:rsidR="00E10D98" w:rsidRDefault="00E10D98">
      <w:pPr>
        <w:pStyle w:val="TOC4"/>
        <w:rPr>
          <w:ins w:id="156" w:author="John Moehrke" w:date="2020-02-19T19:17:00Z"/>
          <w:rFonts w:asciiTheme="minorHAnsi" w:eastAsiaTheme="minorEastAsia" w:hAnsiTheme="minorHAnsi" w:cstheme="minorBidi"/>
          <w:noProof/>
          <w:sz w:val="22"/>
          <w:szCs w:val="22"/>
        </w:rPr>
      </w:pPr>
      <w:ins w:id="15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"_Toc33032294"</w:instrText>
        </w:r>
        <w:r w:rsidRPr="009F1756">
          <w:rPr>
            <w:rStyle w:val="Hyperlink"/>
            <w:noProof/>
          </w:rPr>
          <w:instrText xml:space="preserve"> </w:instrText>
        </w:r>
        <w:r w:rsidRPr="009F1756">
          <w:rPr>
            <w:rStyle w:val="Hyperlink"/>
            <w:noProof/>
          </w:rPr>
          <w:fldChar w:fldCharType="separate"/>
        </w:r>
        <w:r w:rsidRPr="009F1756">
          <w:rPr>
            <w:rStyle w:val="Hyperlink"/>
            <w:noProof/>
          </w:rPr>
          <w:t>X.7.2.6 Document Relationships</w:t>
        </w:r>
        <w:r>
          <w:rPr>
            <w:noProof/>
            <w:webHidden/>
          </w:rPr>
          <w:tab/>
        </w:r>
        <w:r>
          <w:rPr>
            <w:noProof/>
            <w:webHidden/>
          </w:rPr>
          <w:fldChar w:fldCharType="begin"/>
        </w:r>
        <w:r>
          <w:rPr>
            <w:noProof/>
            <w:webHidden/>
          </w:rPr>
          <w:instrText xml:space="preserve"> PAGEREF _Toc33032294 \h </w:instrText>
        </w:r>
      </w:ins>
      <w:r>
        <w:rPr>
          <w:noProof/>
          <w:webHidden/>
        </w:rPr>
      </w:r>
      <w:r>
        <w:rPr>
          <w:noProof/>
          <w:webHidden/>
        </w:rPr>
        <w:fldChar w:fldCharType="separate"/>
      </w:r>
      <w:ins w:id="158" w:author="John Moehrke" w:date="2020-02-19T19:17:00Z">
        <w:r>
          <w:rPr>
            <w:noProof/>
            <w:webHidden/>
          </w:rPr>
          <w:t>51</w:t>
        </w:r>
        <w:r>
          <w:rPr>
            <w:noProof/>
            <w:webHidden/>
          </w:rPr>
          <w:fldChar w:fldCharType="end"/>
        </w:r>
        <w:r w:rsidRPr="009F1756">
          <w:rPr>
            <w:rStyle w:val="Hyperlink"/>
            <w:noProof/>
          </w:rPr>
          <w:fldChar w:fldCharType="end"/>
        </w:r>
      </w:ins>
    </w:p>
    <w:p w14:paraId="76D4E455" w14:textId="2B6A8965" w:rsidR="00E10D98" w:rsidRDefault="00E10D98">
      <w:pPr>
        <w:pStyle w:val="TOC4"/>
        <w:rPr>
          <w:ins w:id="159" w:author="John Moehrke" w:date="2020-02-19T19:17:00Z"/>
          <w:rFonts w:asciiTheme="minorHAnsi" w:eastAsiaTheme="minorEastAsia" w:hAnsiTheme="minorHAnsi" w:cstheme="minorBidi"/>
          <w:noProof/>
          <w:sz w:val="22"/>
          <w:szCs w:val="22"/>
        </w:rPr>
      </w:pPr>
      <w:ins w:id="16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"_Toc33032295"</w:instrText>
        </w:r>
        <w:r w:rsidRPr="009F1756">
          <w:rPr>
            <w:rStyle w:val="Hyperlink"/>
            <w:noProof/>
          </w:rPr>
          <w:instrText xml:space="preserve"> </w:instrText>
        </w:r>
        <w:r w:rsidRPr="009F1756">
          <w:rPr>
            <w:rStyle w:val="Hyperlink"/>
            <w:noProof/>
          </w:rPr>
          <w:fldChar w:fldCharType="separate"/>
        </w:r>
        <w:r w:rsidRPr="009F1756">
          <w:rPr>
            <w:rStyle w:val="Hyperlink"/>
            <w:noProof/>
          </w:rPr>
          <w:t>X.7.2.8 Document Sharing Models</w:t>
        </w:r>
        <w:r>
          <w:rPr>
            <w:noProof/>
            <w:webHidden/>
          </w:rPr>
          <w:tab/>
        </w:r>
        <w:r>
          <w:rPr>
            <w:noProof/>
            <w:webHidden/>
          </w:rPr>
          <w:fldChar w:fldCharType="begin"/>
        </w:r>
        <w:r>
          <w:rPr>
            <w:noProof/>
            <w:webHidden/>
          </w:rPr>
          <w:instrText xml:space="preserve"> PAGEREF _Toc33032295 \h </w:instrText>
        </w:r>
      </w:ins>
      <w:r>
        <w:rPr>
          <w:noProof/>
          <w:webHidden/>
        </w:rPr>
      </w:r>
      <w:r>
        <w:rPr>
          <w:noProof/>
          <w:webHidden/>
        </w:rPr>
        <w:fldChar w:fldCharType="separate"/>
      </w:r>
      <w:ins w:id="161" w:author="John Moehrke" w:date="2020-02-19T19:17:00Z">
        <w:r>
          <w:rPr>
            <w:noProof/>
            <w:webHidden/>
          </w:rPr>
          <w:t>52</w:t>
        </w:r>
        <w:r>
          <w:rPr>
            <w:noProof/>
            <w:webHidden/>
          </w:rPr>
          <w:fldChar w:fldCharType="end"/>
        </w:r>
        <w:r w:rsidRPr="009F1756">
          <w:rPr>
            <w:rStyle w:val="Hyperlink"/>
            <w:noProof/>
          </w:rPr>
          <w:fldChar w:fldCharType="end"/>
        </w:r>
      </w:ins>
    </w:p>
    <w:p w14:paraId="60488A56" w14:textId="0C3F4B1E" w:rsidR="00E10D98" w:rsidRDefault="00E10D98">
      <w:pPr>
        <w:pStyle w:val="TOC4"/>
        <w:rPr>
          <w:ins w:id="162" w:author="John Moehrke" w:date="2020-02-19T19:17:00Z"/>
          <w:rFonts w:asciiTheme="minorHAnsi" w:eastAsiaTheme="minorEastAsia" w:hAnsiTheme="minorHAnsi" w:cstheme="minorBidi"/>
          <w:noProof/>
          <w:sz w:val="22"/>
          <w:szCs w:val="22"/>
        </w:rPr>
      </w:pPr>
      <w:ins w:id="16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"_Toc33032296"</w:instrText>
        </w:r>
        <w:r w:rsidRPr="009F1756">
          <w:rPr>
            <w:rStyle w:val="Hyperlink"/>
            <w:noProof/>
          </w:rPr>
          <w:instrText xml:space="preserve"> </w:instrText>
        </w:r>
        <w:r w:rsidRPr="009F1756">
          <w:rPr>
            <w:rStyle w:val="Hyperlink"/>
            <w:noProof/>
          </w:rPr>
          <w:fldChar w:fldCharType="separate"/>
        </w:r>
        <w:r w:rsidRPr="009F1756">
          <w:rPr>
            <w:rStyle w:val="Hyperlink"/>
            <w:noProof/>
          </w:rPr>
          <w:t>X.7.2.9 Patient Identity Management</w:t>
        </w:r>
        <w:r>
          <w:rPr>
            <w:noProof/>
            <w:webHidden/>
          </w:rPr>
          <w:tab/>
        </w:r>
        <w:r>
          <w:rPr>
            <w:noProof/>
            <w:webHidden/>
          </w:rPr>
          <w:fldChar w:fldCharType="begin"/>
        </w:r>
        <w:r>
          <w:rPr>
            <w:noProof/>
            <w:webHidden/>
          </w:rPr>
          <w:instrText xml:space="preserve"> PAGEREF _Toc33032296 \h </w:instrText>
        </w:r>
      </w:ins>
      <w:r>
        <w:rPr>
          <w:noProof/>
          <w:webHidden/>
        </w:rPr>
      </w:r>
      <w:r>
        <w:rPr>
          <w:noProof/>
          <w:webHidden/>
        </w:rPr>
        <w:fldChar w:fldCharType="separate"/>
      </w:r>
      <w:ins w:id="164" w:author="John Moehrke" w:date="2020-02-19T19:17:00Z">
        <w:r>
          <w:rPr>
            <w:noProof/>
            <w:webHidden/>
          </w:rPr>
          <w:t>52</w:t>
        </w:r>
        <w:r>
          <w:rPr>
            <w:noProof/>
            <w:webHidden/>
          </w:rPr>
          <w:fldChar w:fldCharType="end"/>
        </w:r>
        <w:r w:rsidRPr="009F1756">
          <w:rPr>
            <w:rStyle w:val="Hyperlink"/>
            <w:noProof/>
          </w:rPr>
          <w:fldChar w:fldCharType="end"/>
        </w:r>
      </w:ins>
    </w:p>
    <w:p w14:paraId="59EFF004" w14:textId="75D6E738" w:rsidR="00E10D98" w:rsidRDefault="00E10D98">
      <w:pPr>
        <w:pStyle w:val="TOC4"/>
        <w:rPr>
          <w:ins w:id="165" w:author="John Moehrke" w:date="2020-02-19T19:17:00Z"/>
          <w:rFonts w:asciiTheme="minorHAnsi" w:eastAsiaTheme="minorEastAsia" w:hAnsiTheme="minorHAnsi" w:cstheme="minorBidi"/>
          <w:noProof/>
          <w:sz w:val="22"/>
          <w:szCs w:val="22"/>
        </w:rPr>
      </w:pPr>
      <w:ins w:id="16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"_Toc33032297"</w:instrText>
        </w:r>
        <w:r w:rsidRPr="009F1756">
          <w:rPr>
            <w:rStyle w:val="Hyperlink"/>
            <w:noProof/>
          </w:rPr>
          <w:instrText xml:space="preserve"> </w:instrText>
        </w:r>
        <w:r w:rsidRPr="009F1756">
          <w:rPr>
            <w:rStyle w:val="Hyperlink"/>
            <w:noProof/>
          </w:rPr>
          <w:fldChar w:fldCharType="separate"/>
        </w:r>
        <w:r w:rsidRPr="009F1756">
          <w:rPr>
            <w:rStyle w:val="Hyperlink"/>
            <w:noProof/>
          </w:rPr>
          <w:t>X.7.2.10 Locating sharing partners</w:t>
        </w:r>
        <w:r>
          <w:rPr>
            <w:noProof/>
            <w:webHidden/>
          </w:rPr>
          <w:tab/>
        </w:r>
        <w:r>
          <w:rPr>
            <w:noProof/>
            <w:webHidden/>
          </w:rPr>
          <w:fldChar w:fldCharType="begin"/>
        </w:r>
        <w:r>
          <w:rPr>
            <w:noProof/>
            <w:webHidden/>
          </w:rPr>
          <w:instrText xml:space="preserve"> PAGEREF _Toc33032297 \h </w:instrText>
        </w:r>
      </w:ins>
      <w:r>
        <w:rPr>
          <w:noProof/>
          <w:webHidden/>
        </w:rPr>
      </w:r>
      <w:r>
        <w:rPr>
          <w:noProof/>
          <w:webHidden/>
        </w:rPr>
        <w:fldChar w:fldCharType="separate"/>
      </w:r>
      <w:ins w:id="167" w:author="John Moehrke" w:date="2020-02-19T19:17:00Z">
        <w:r>
          <w:rPr>
            <w:noProof/>
            <w:webHidden/>
          </w:rPr>
          <w:t>53</w:t>
        </w:r>
        <w:r>
          <w:rPr>
            <w:noProof/>
            <w:webHidden/>
          </w:rPr>
          <w:fldChar w:fldCharType="end"/>
        </w:r>
        <w:r w:rsidRPr="009F1756">
          <w:rPr>
            <w:rStyle w:val="Hyperlink"/>
            <w:noProof/>
          </w:rPr>
          <w:fldChar w:fldCharType="end"/>
        </w:r>
      </w:ins>
    </w:p>
    <w:p w14:paraId="64D79D12" w14:textId="6816081A" w:rsidR="00E10D98" w:rsidRDefault="00E10D98">
      <w:pPr>
        <w:pStyle w:val="TOC4"/>
        <w:rPr>
          <w:ins w:id="168" w:author="John Moehrke" w:date="2020-02-19T19:17:00Z"/>
          <w:rFonts w:asciiTheme="minorHAnsi" w:eastAsiaTheme="minorEastAsia" w:hAnsiTheme="minorHAnsi" w:cstheme="minorBidi"/>
          <w:noProof/>
          <w:sz w:val="22"/>
          <w:szCs w:val="22"/>
        </w:rPr>
      </w:pPr>
      <w:ins w:id="16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"_Toc33032298"</w:instrText>
        </w:r>
        <w:r w:rsidRPr="009F1756">
          <w:rPr>
            <w:rStyle w:val="Hyperlink"/>
            <w:noProof/>
          </w:rPr>
          <w:instrText xml:space="preserve"> </w:instrText>
        </w:r>
        <w:r w:rsidRPr="009F1756">
          <w:rPr>
            <w:rStyle w:val="Hyperlink"/>
            <w:noProof/>
          </w:rPr>
          <w:fldChar w:fldCharType="separate"/>
        </w:r>
        <w:r w:rsidRPr="009F1756">
          <w:rPr>
            <w:rStyle w:val="Hyperlink"/>
            <w:noProof/>
          </w:rPr>
          <w:t>X.7.2.11 Security/Privacy</w:t>
        </w:r>
        <w:r>
          <w:rPr>
            <w:noProof/>
            <w:webHidden/>
          </w:rPr>
          <w:tab/>
        </w:r>
        <w:r>
          <w:rPr>
            <w:noProof/>
            <w:webHidden/>
          </w:rPr>
          <w:fldChar w:fldCharType="begin"/>
        </w:r>
        <w:r>
          <w:rPr>
            <w:noProof/>
            <w:webHidden/>
          </w:rPr>
          <w:instrText xml:space="preserve"> PAGEREF _Toc33032298 \h </w:instrText>
        </w:r>
      </w:ins>
      <w:r>
        <w:rPr>
          <w:noProof/>
          <w:webHidden/>
        </w:rPr>
      </w:r>
      <w:r>
        <w:rPr>
          <w:noProof/>
          <w:webHidden/>
        </w:rPr>
        <w:fldChar w:fldCharType="separate"/>
      </w:r>
      <w:ins w:id="170" w:author="John Moehrke" w:date="2020-02-19T19:17:00Z">
        <w:r>
          <w:rPr>
            <w:noProof/>
            <w:webHidden/>
          </w:rPr>
          <w:t>53</w:t>
        </w:r>
        <w:r>
          <w:rPr>
            <w:noProof/>
            <w:webHidden/>
          </w:rPr>
          <w:fldChar w:fldCharType="end"/>
        </w:r>
        <w:r w:rsidRPr="009F1756">
          <w:rPr>
            <w:rStyle w:val="Hyperlink"/>
            <w:noProof/>
          </w:rPr>
          <w:fldChar w:fldCharType="end"/>
        </w:r>
      </w:ins>
    </w:p>
    <w:p w14:paraId="3EB1B0A7" w14:textId="1CB57D5E" w:rsidR="00E10D98" w:rsidRDefault="00E10D98">
      <w:pPr>
        <w:pStyle w:val="TOC3"/>
        <w:rPr>
          <w:ins w:id="171" w:author="John Moehrke" w:date="2020-02-19T19:17:00Z"/>
          <w:rFonts w:asciiTheme="minorHAnsi" w:eastAsiaTheme="minorEastAsia" w:hAnsiTheme="minorHAnsi" w:cstheme="minorBidi"/>
          <w:noProof/>
          <w:sz w:val="22"/>
          <w:szCs w:val="22"/>
        </w:rPr>
      </w:pPr>
      <w:ins w:id="17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"_Toc33032299"</w:instrText>
        </w:r>
        <w:r w:rsidRPr="009F1756">
          <w:rPr>
            <w:rStyle w:val="Hyperlink"/>
            <w:noProof/>
          </w:rPr>
          <w:instrText xml:space="preserve"> </w:instrText>
        </w:r>
        <w:r w:rsidRPr="009F1756">
          <w:rPr>
            <w:rStyle w:val="Hyperlink"/>
            <w:noProof/>
          </w:rPr>
          <w:fldChar w:fldCharType="separate"/>
        </w:r>
        <w:r w:rsidRPr="009F1756">
          <w:rPr>
            <w:rStyle w:val="Hyperlink"/>
            <w:noProof/>
          </w:rPr>
          <w:t>X.7.3 Document sharing profiles</w:t>
        </w:r>
        <w:r>
          <w:rPr>
            <w:noProof/>
            <w:webHidden/>
          </w:rPr>
          <w:tab/>
        </w:r>
        <w:r>
          <w:rPr>
            <w:noProof/>
            <w:webHidden/>
          </w:rPr>
          <w:fldChar w:fldCharType="begin"/>
        </w:r>
        <w:r>
          <w:rPr>
            <w:noProof/>
            <w:webHidden/>
          </w:rPr>
          <w:instrText xml:space="preserve"> PAGEREF _Toc33032299 \h </w:instrText>
        </w:r>
      </w:ins>
      <w:r>
        <w:rPr>
          <w:noProof/>
          <w:webHidden/>
        </w:rPr>
      </w:r>
      <w:r>
        <w:rPr>
          <w:noProof/>
          <w:webHidden/>
        </w:rPr>
        <w:fldChar w:fldCharType="separate"/>
      </w:r>
      <w:ins w:id="173" w:author="John Moehrke" w:date="2020-02-19T19:17:00Z">
        <w:r>
          <w:rPr>
            <w:noProof/>
            <w:webHidden/>
          </w:rPr>
          <w:t>54</w:t>
        </w:r>
        <w:r>
          <w:rPr>
            <w:noProof/>
            <w:webHidden/>
          </w:rPr>
          <w:fldChar w:fldCharType="end"/>
        </w:r>
        <w:r w:rsidRPr="009F1756">
          <w:rPr>
            <w:rStyle w:val="Hyperlink"/>
            <w:noProof/>
          </w:rPr>
          <w:fldChar w:fldCharType="end"/>
        </w:r>
      </w:ins>
    </w:p>
    <w:p w14:paraId="41D2CCD6" w14:textId="436BBB79" w:rsidR="00E10D98" w:rsidRDefault="00E10D98">
      <w:pPr>
        <w:pStyle w:val="TOC4"/>
        <w:rPr>
          <w:ins w:id="174" w:author="John Moehrke" w:date="2020-02-19T19:17:00Z"/>
          <w:rFonts w:asciiTheme="minorHAnsi" w:eastAsiaTheme="minorEastAsia" w:hAnsiTheme="minorHAnsi" w:cstheme="minorBidi"/>
          <w:noProof/>
          <w:sz w:val="22"/>
          <w:szCs w:val="22"/>
        </w:rPr>
      </w:pPr>
      <w:ins w:id="17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"_Toc33032300"</w:instrText>
        </w:r>
        <w:r w:rsidRPr="009F1756">
          <w:rPr>
            <w:rStyle w:val="Hyperlink"/>
            <w:noProof/>
          </w:rPr>
          <w:instrText xml:space="preserve"> </w:instrText>
        </w:r>
        <w:r w:rsidRPr="009F1756">
          <w:rPr>
            <w:rStyle w:val="Hyperlink"/>
            <w:noProof/>
          </w:rPr>
          <w:fldChar w:fldCharType="separate"/>
        </w:r>
        <w:r w:rsidRPr="009F1756">
          <w:rPr>
            <w:rStyle w:val="Hyperlink"/>
            <w:noProof/>
          </w:rPr>
          <w:t>X.7.3.1 Direct Push</w:t>
        </w:r>
        <w:r>
          <w:rPr>
            <w:noProof/>
            <w:webHidden/>
          </w:rPr>
          <w:tab/>
        </w:r>
        <w:r>
          <w:rPr>
            <w:noProof/>
            <w:webHidden/>
          </w:rPr>
          <w:fldChar w:fldCharType="begin"/>
        </w:r>
        <w:r>
          <w:rPr>
            <w:noProof/>
            <w:webHidden/>
          </w:rPr>
          <w:instrText xml:space="preserve"> PAGEREF _Toc33032300 \h </w:instrText>
        </w:r>
      </w:ins>
      <w:r>
        <w:rPr>
          <w:noProof/>
          <w:webHidden/>
        </w:rPr>
      </w:r>
      <w:r>
        <w:rPr>
          <w:noProof/>
          <w:webHidden/>
        </w:rPr>
        <w:fldChar w:fldCharType="separate"/>
      </w:r>
      <w:ins w:id="176" w:author="John Moehrke" w:date="2020-02-19T19:17:00Z">
        <w:r>
          <w:rPr>
            <w:noProof/>
            <w:webHidden/>
          </w:rPr>
          <w:t>55</w:t>
        </w:r>
        <w:r>
          <w:rPr>
            <w:noProof/>
            <w:webHidden/>
          </w:rPr>
          <w:fldChar w:fldCharType="end"/>
        </w:r>
        <w:r w:rsidRPr="009F1756">
          <w:rPr>
            <w:rStyle w:val="Hyperlink"/>
            <w:noProof/>
          </w:rPr>
          <w:fldChar w:fldCharType="end"/>
        </w:r>
      </w:ins>
    </w:p>
    <w:p w14:paraId="4F09033C" w14:textId="10E6959D" w:rsidR="00E10D98" w:rsidRDefault="00E10D98">
      <w:pPr>
        <w:pStyle w:val="TOC4"/>
        <w:rPr>
          <w:ins w:id="177" w:author="John Moehrke" w:date="2020-02-19T19:17:00Z"/>
          <w:rFonts w:asciiTheme="minorHAnsi" w:eastAsiaTheme="minorEastAsia" w:hAnsiTheme="minorHAnsi" w:cstheme="minorBidi"/>
          <w:noProof/>
          <w:sz w:val="22"/>
          <w:szCs w:val="22"/>
        </w:rPr>
      </w:pPr>
      <w:ins w:id="178"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"_Toc33032301"</w:instrText>
        </w:r>
        <w:r w:rsidRPr="009F1756">
          <w:rPr>
            <w:rStyle w:val="Hyperlink"/>
            <w:noProof/>
          </w:rPr>
          <w:instrText xml:space="preserve"> </w:instrText>
        </w:r>
        <w:r w:rsidRPr="009F1756">
          <w:rPr>
            <w:rStyle w:val="Hyperlink"/>
            <w:noProof/>
          </w:rPr>
          <w:fldChar w:fldCharType="separate"/>
        </w:r>
        <w:r w:rsidRPr="009F1756">
          <w:rPr>
            <w:rStyle w:val="Hyperlink"/>
            <w:noProof/>
          </w:rPr>
          <w:t>X.7.3.2 MHDS based Centralized Discovery and Retrieve</w:t>
        </w:r>
        <w:r>
          <w:rPr>
            <w:noProof/>
            <w:webHidden/>
          </w:rPr>
          <w:tab/>
        </w:r>
        <w:r>
          <w:rPr>
            <w:noProof/>
            <w:webHidden/>
          </w:rPr>
          <w:fldChar w:fldCharType="begin"/>
        </w:r>
        <w:r>
          <w:rPr>
            <w:noProof/>
            <w:webHidden/>
          </w:rPr>
          <w:instrText xml:space="preserve"> PAGEREF _Toc33032301 \h </w:instrText>
        </w:r>
      </w:ins>
      <w:r>
        <w:rPr>
          <w:noProof/>
          <w:webHidden/>
        </w:rPr>
      </w:r>
      <w:r>
        <w:rPr>
          <w:noProof/>
          <w:webHidden/>
        </w:rPr>
        <w:fldChar w:fldCharType="separate"/>
      </w:r>
      <w:ins w:id="179" w:author="John Moehrke" w:date="2020-02-19T19:17:00Z">
        <w:r>
          <w:rPr>
            <w:noProof/>
            <w:webHidden/>
          </w:rPr>
          <w:t>55</w:t>
        </w:r>
        <w:r>
          <w:rPr>
            <w:noProof/>
            <w:webHidden/>
          </w:rPr>
          <w:fldChar w:fldCharType="end"/>
        </w:r>
        <w:r w:rsidRPr="009F1756">
          <w:rPr>
            <w:rStyle w:val="Hyperlink"/>
            <w:noProof/>
          </w:rPr>
          <w:fldChar w:fldCharType="end"/>
        </w:r>
      </w:ins>
    </w:p>
    <w:p w14:paraId="27CDF84E" w14:textId="1EBCD2A1" w:rsidR="00E10D98" w:rsidRDefault="00E10D98">
      <w:pPr>
        <w:pStyle w:val="TOC5"/>
        <w:rPr>
          <w:ins w:id="180" w:author="John Moehrke" w:date="2020-02-19T19:17:00Z"/>
          <w:rFonts w:asciiTheme="minorHAnsi" w:eastAsiaTheme="minorEastAsia" w:hAnsiTheme="minorHAnsi" w:cstheme="minorBidi"/>
          <w:noProof/>
          <w:sz w:val="22"/>
          <w:szCs w:val="22"/>
        </w:rPr>
      </w:pPr>
      <w:ins w:id="181"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"_Toc33032302"</w:instrText>
        </w:r>
        <w:r w:rsidRPr="009F1756">
          <w:rPr>
            <w:rStyle w:val="Hyperlink"/>
            <w:noProof/>
          </w:rPr>
          <w:instrText xml:space="preserve"> </w:instrText>
        </w:r>
        <w:r w:rsidRPr="009F1756">
          <w:rPr>
            <w:rStyle w:val="Hyperlink"/>
            <w:noProof/>
          </w:rPr>
          <w:fldChar w:fldCharType="separate"/>
        </w:r>
        <w:r w:rsidRPr="009F1756">
          <w:rPr>
            <w:rStyle w:val="Hyperlink"/>
            <w:noProof/>
          </w:rPr>
          <w:t>X.7.3.2.1 Document Publishing</w:t>
        </w:r>
        <w:r>
          <w:rPr>
            <w:noProof/>
            <w:webHidden/>
          </w:rPr>
          <w:tab/>
        </w:r>
        <w:r>
          <w:rPr>
            <w:noProof/>
            <w:webHidden/>
          </w:rPr>
          <w:fldChar w:fldCharType="begin"/>
        </w:r>
        <w:r>
          <w:rPr>
            <w:noProof/>
            <w:webHidden/>
          </w:rPr>
          <w:instrText xml:space="preserve"> PAGEREF _Toc33032302 \h </w:instrText>
        </w:r>
      </w:ins>
      <w:r>
        <w:rPr>
          <w:noProof/>
          <w:webHidden/>
        </w:rPr>
      </w:r>
      <w:r>
        <w:rPr>
          <w:noProof/>
          <w:webHidden/>
        </w:rPr>
        <w:fldChar w:fldCharType="separate"/>
      </w:r>
      <w:ins w:id="182" w:author="John Moehrke" w:date="2020-02-19T19:17:00Z">
        <w:r>
          <w:rPr>
            <w:noProof/>
            <w:webHidden/>
          </w:rPr>
          <w:t>55</w:t>
        </w:r>
        <w:r>
          <w:rPr>
            <w:noProof/>
            <w:webHidden/>
          </w:rPr>
          <w:fldChar w:fldCharType="end"/>
        </w:r>
        <w:r w:rsidRPr="009F1756">
          <w:rPr>
            <w:rStyle w:val="Hyperlink"/>
            <w:noProof/>
          </w:rPr>
          <w:fldChar w:fldCharType="end"/>
        </w:r>
      </w:ins>
    </w:p>
    <w:p w14:paraId="23BB8435" w14:textId="507D477F" w:rsidR="00E10D98" w:rsidRDefault="00E10D98">
      <w:pPr>
        <w:pStyle w:val="TOC5"/>
        <w:rPr>
          <w:ins w:id="183" w:author="John Moehrke" w:date="2020-02-19T19:17:00Z"/>
          <w:rFonts w:asciiTheme="minorHAnsi" w:eastAsiaTheme="minorEastAsia" w:hAnsiTheme="minorHAnsi" w:cstheme="minorBidi"/>
          <w:noProof/>
          <w:sz w:val="22"/>
          <w:szCs w:val="22"/>
        </w:rPr>
      </w:pPr>
      <w:ins w:id="184"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"_Toc33032303"</w:instrText>
        </w:r>
        <w:r w:rsidRPr="009F1756">
          <w:rPr>
            <w:rStyle w:val="Hyperlink"/>
            <w:noProof/>
          </w:rPr>
          <w:instrText xml:space="preserve"> </w:instrText>
        </w:r>
        <w:r w:rsidRPr="009F1756">
          <w:rPr>
            <w:rStyle w:val="Hyperlink"/>
            <w:noProof/>
          </w:rPr>
          <w:fldChar w:fldCharType="separate"/>
        </w:r>
        <w:r w:rsidRPr="009F1756">
          <w:rPr>
            <w:rStyle w:val="Hyperlink"/>
            <w:noProof/>
          </w:rPr>
          <w:t>X.7.3.2.2 Document Discovery</w:t>
        </w:r>
        <w:r>
          <w:rPr>
            <w:noProof/>
            <w:webHidden/>
          </w:rPr>
          <w:tab/>
        </w:r>
        <w:r>
          <w:rPr>
            <w:noProof/>
            <w:webHidden/>
          </w:rPr>
          <w:fldChar w:fldCharType="begin"/>
        </w:r>
        <w:r>
          <w:rPr>
            <w:noProof/>
            <w:webHidden/>
          </w:rPr>
          <w:instrText xml:space="preserve"> PAGEREF _Toc33032303 \h </w:instrText>
        </w:r>
      </w:ins>
      <w:r>
        <w:rPr>
          <w:noProof/>
          <w:webHidden/>
        </w:rPr>
      </w:r>
      <w:r>
        <w:rPr>
          <w:noProof/>
          <w:webHidden/>
        </w:rPr>
        <w:fldChar w:fldCharType="separate"/>
      </w:r>
      <w:ins w:id="185" w:author="John Moehrke" w:date="2020-02-19T19:17:00Z">
        <w:r>
          <w:rPr>
            <w:noProof/>
            <w:webHidden/>
          </w:rPr>
          <w:t>56</w:t>
        </w:r>
        <w:r>
          <w:rPr>
            <w:noProof/>
            <w:webHidden/>
          </w:rPr>
          <w:fldChar w:fldCharType="end"/>
        </w:r>
        <w:r w:rsidRPr="009F1756">
          <w:rPr>
            <w:rStyle w:val="Hyperlink"/>
            <w:noProof/>
          </w:rPr>
          <w:fldChar w:fldCharType="end"/>
        </w:r>
      </w:ins>
    </w:p>
    <w:p w14:paraId="6BCB9DBF" w14:textId="3C8CCFEC" w:rsidR="00E10D98" w:rsidRDefault="00E10D98">
      <w:pPr>
        <w:pStyle w:val="TOC5"/>
        <w:rPr>
          <w:ins w:id="186" w:author="John Moehrke" w:date="2020-02-19T19:17:00Z"/>
          <w:rFonts w:asciiTheme="minorHAnsi" w:eastAsiaTheme="minorEastAsia" w:hAnsiTheme="minorHAnsi" w:cstheme="minorBidi"/>
          <w:noProof/>
          <w:sz w:val="22"/>
          <w:szCs w:val="22"/>
        </w:rPr>
      </w:pPr>
      <w:ins w:id="187"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"_Toc33032304"</w:instrText>
        </w:r>
        <w:r w:rsidRPr="009F1756">
          <w:rPr>
            <w:rStyle w:val="Hyperlink"/>
            <w:noProof/>
          </w:rPr>
          <w:instrText xml:space="preserve"> </w:instrText>
        </w:r>
        <w:r w:rsidRPr="009F1756">
          <w:rPr>
            <w:rStyle w:val="Hyperlink"/>
            <w:noProof/>
          </w:rPr>
          <w:fldChar w:fldCharType="separate"/>
        </w:r>
        <w:r w:rsidRPr="009F1756">
          <w:rPr>
            <w:rStyle w:val="Hyperlink"/>
            <w:noProof/>
          </w:rPr>
          <w:t>X.7.3.2.3 Governance</w:t>
        </w:r>
        <w:r>
          <w:rPr>
            <w:noProof/>
            <w:webHidden/>
          </w:rPr>
          <w:tab/>
        </w:r>
        <w:r>
          <w:rPr>
            <w:noProof/>
            <w:webHidden/>
          </w:rPr>
          <w:fldChar w:fldCharType="begin"/>
        </w:r>
        <w:r>
          <w:rPr>
            <w:noProof/>
            <w:webHidden/>
          </w:rPr>
          <w:instrText xml:space="preserve"> PAGEREF _Toc33032304 \h </w:instrText>
        </w:r>
      </w:ins>
      <w:r>
        <w:rPr>
          <w:noProof/>
          <w:webHidden/>
        </w:rPr>
      </w:r>
      <w:r>
        <w:rPr>
          <w:noProof/>
          <w:webHidden/>
        </w:rPr>
        <w:fldChar w:fldCharType="separate"/>
      </w:r>
      <w:ins w:id="188" w:author="John Moehrke" w:date="2020-02-19T19:17:00Z">
        <w:r>
          <w:rPr>
            <w:noProof/>
            <w:webHidden/>
          </w:rPr>
          <w:t>57</w:t>
        </w:r>
        <w:r>
          <w:rPr>
            <w:noProof/>
            <w:webHidden/>
          </w:rPr>
          <w:fldChar w:fldCharType="end"/>
        </w:r>
        <w:r w:rsidRPr="009F1756">
          <w:rPr>
            <w:rStyle w:val="Hyperlink"/>
            <w:noProof/>
          </w:rPr>
          <w:fldChar w:fldCharType="end"/>
        </w:r>
      </w:ins>
    </w:p>
    <w:p w14:paraId="7D6FA6F0" w14:textId="4FE5BAB0" w:rsidR="00E10D98" w:rsidRDefault="00E10D98">
      <w:pPr>
        <w:pStyle w:val="TOC5"/>
        <w:rPr>
          <w:ins w:id="189" w:author="John Moehrke" w:date="2020-02-19T19:17:00Z"/>
          <w:rFonts w:asciiTheme="minorHAnsi" w:eastAsiaTheme="minorEastAsia" w:hAnsiTheme="minorHAnsi" w:cstheme="minorBidi"/>
          <w:noProof/>
          <w:sz w:val="22"/>
          <w:szCs w:val="22"/>
        </w:rPr>
      </w:pPr>
      <w:ins w:id="190"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"_Toc33032305"</w:instrText>
        </w:r>
        <w:r w:rsidRPr="009F1756">
          <w:rPr>
            <w:rStyle w:val="Hyperlink"/>
            <w:noProof/>
          </w:rPr>
          <w:instrText xml:space="preserve"> </w:instrText>
        </w:r>
        <w:r w:rsidRPr="009F1756">
          <w:rPr>
            <w:rStyle w:val="Hyperlink"/>
            <w:noProof/>
          </w:rPr>
          <w:fldChar w:fldCharType="separate"/>
        </w:r>
        <w:r w:rsidRPr="009F1756">
          <w:rPr>
            <w:rStyle w:val="Hyperlink"/>
            <w:noProof/>
          </w:rPr>
          <w:t>X.7.3.2.4 Notifications</w:t>
        </w:r>
        <w:r>
          <w:rPr>
            <w:noProof/>
            <w:webHidden/>
          </w:rPr>
          <w:tab/>
        </w:r>
        <w:r>
          <w:rPr>
            <w:noProof/>
            <w:webHidden/>
          </w:rPr>
          <w:fldChar w:fldCharType="begin"/>
        </w:r>
        <w:r>
          <w:rPr>
            <w:noProof/>
            <w:webHidden/>
          </w:rPr>
          <w:instrText xml:space="preserve"> PAGEREF _Toc33032305 \h </w:instrText>
        </w:r>
      </w:ins>
      <w:r>
        <w:rPr>
          <w:noProof/>
          <w:webHidden/>
        </w:rPr>
      </w:r>
      <w:r>
        <w:rPr>
          <w:noProof/>
          <w:webHidden/>
        </w:rPr>
        <w:fldChar w:fldCharType="separate"/>
      </w:r>
      <w:ins w:id="191" w:author="John Moehrke" w:date="2020-02-19T19:17:00Z">
        <w:r>
          <w:rPr>
            <w:noProof/>
            <w:webHidden/>
          </w:rPr>
          <w:t>57</w:t>
        </w:r>
        <w:r>
          <w:rPr>
            <w:noProof/>
            <w:webHidden/>
          </w:rPr>
          <w:fldChar w:fldCharType="end"/>
        </w:r>
        <w:r w:rsidRPr="009F1756">
          <w:rPr>
            <w:rStyle w:val="Hyperlink"/>
            <w:noProof/>
          </w:rPr>
          <w:fldChar w:fldCharType="end"/>
        </w:r>
      </w:ins>
    </w:p>
    <w:p w14:paraId="3F643D73" w14:textId="28A7DE50" w:rsidR="00E10D98" w:rsidRDefault="00E10D98">
      <w:pPr>
        <w:pStyle w:val="TOC4"/>
        <w:rPr>
          <w:ins w:id="192" w:author="John Moehrke" w:date="2020-02-19T19:17:00Z"/>
          <w:rFonts w:asciiTheme="minorHAnsi" w:eastAsiaTheme="minorEastAsia" w:hAnsiTheme="minorHAnsi" w:cstheme="minorBidi"/>
          <w:noProof/>
          <w:sz w:val="22"/>
          <w:szCs w:val="22"/>
        </w:rPr>
      </w:pPr>
      <w:ins w:id="193"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"_Toc33032306"</w:instrText>
        </w:r>
        <w:r w:rsidRPr="009F1756">
          <w:rPr>
            <w:rStyle w:val="Hyperlink"/>
            <w:noProof/>
          </w:rPr>
          <w:instrText xml:space="preserve"> </w:instrText>
        </w:r>
        <w:r w:rsidRPr="009F1756">
          <w:rPr>
            <w:rStyle w:val="Hyperlink"/>
            <w:noProof/>
          </w:rPr>
          <w:fldChar w:fldCharType="separate"/>
        </w:r>
        <w:r w:rsidRPr="009F1756">
          <w:rPr>
            <w:rStyle w:val="Hyperlink"/>
            <w:noProof/>
          </w:rPr>
          <w:t>X.7.3.3 Federated Discovery and Retrieve</w:t>
        </w:r>
        <w:r>
          <w:rPr>
            <w:noProof/>
            <w:webHidden/>
          </w:rPr>
          <w:tab/>
        </w:r>
        <w:r>
          <w:rPr>
            <w:noProof/>
            <w:webHidden/>
          </w:rPr>
          <w:fldChar w:fldCharType="begin"/>
        </w:r>
        <w:r>
          <w:rPr>
            <w:noProof/>
            <w:webHidden/>
          </w:rPr>
          <w:instrText xml:space="preserve"> PAGEREF _Toc33032306 \h </w:instrText>
        </w:r>
      </w:ins>
      <w:r>
        <w:rPr>
          <w:noProof/>
          <w:webHidden/>
        </w:rPr>
      </w:r>
      <w:r>
        <w:rPr>
          <w:noProof/>
          <w:webHidden/>
        </w:rPr>
        <w:fldChar w:fldCharType="separate"/>
      </w:r>
      <w:ins w:id="194" w:author="John Moehrke" w:date="2020-02-19T19:17:00Z">
        <w:r>
          <w:rPr>
            <w:noProof/>
            <w:webHidden/>
          </w:rPr>
          <w:t>57</w:t>
        </w:r>
        <w:r>
          <w:rPr>
            <w:noProof/>
            <w:webHidden/>
          </w:rPr>
          <w:fldChar w:fldCharType="end"/>
        </w:r>
        <w:r w:rsidRPr="009F1756">
          <w:rPr>
            <w:rStyle w:val="Hyperlink"/>
            <w:noProof/>
          </w:rPr>
          <w:fldChar w:fldCharType="end"/>
        </w:r>
      </w:ins>
    </w:p>
    <w:p w14:paraId="03962CCA" w14:textId="015CDD14" w:rsidR="00E10D98" w:rsidRDefault="00E10D98">
      <w:pPr>
        <w:pStyle w:val="TOC3"/>
        <w:rPr>
          <w:ins w:id="195" w:author="John Moehrke" w:date="2020-02-19T19:17:00Z"/>
          <w:rFonts w:asciiTheme="minorHAnsi" w:eastAsiaTheme="minorEastAsia" w:hAnsiTheme="minorHAnsi" w:cstheme="minorBidi"/>
          <w:noProof/>
          <w:sz w:val="22"/>
          <w:szCs w:val="22"/>
        </w:rPr>
      </w:pPr>
      <w:ins w:id="196"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"_Toc33032307"</w:instrText>
        </w:r>
        <w:r w:rsidRPr="009F1756">
          <w:rPr>
            <w:rStyle w:val="Hyperlink"/>
            <w:noProof/>
          </w:rPr>
          <w:instrText xml:space="preserve"> </w:instrText>
        </w:r>
        <w:r w:rsidRPr="009F1756">
          <w:rPr>
            <w:rStyle w:val="Hyperlink"/>
            <w:noProof/>
          </w:rPr>
          <w:fldChar w:fldCharType="separate"/>
        </w:r>
        <w:r w:rsidRPr="009F1756">
          <w:rPr>
            <w:rStyle w:val="Hyperlink"/>
            <w:noProof/>
          </w:rPr>
          <w:t>X.7.4 Patient identity management</w:t>
        </w:r>
        <w:r>
          <w:rPr>
            <w:noProof/>
            <w:webHidden/>
          </w:rPr>
          <w:tab/>
        </w:r>
        <w:r>
          <w:rPr>
            <w:noProof/>
            <w:webHidden/>
          </w:rPr>
          <w:fldChar w:fldCharType="begin"/>
        </w:r>
        <w:r>
          <w:rPr>
            <w:noProof/>
            <w:webHidden/>
          </w:rPr>
          <w:instrText xml:space="preserve"> PAGEREF _Toc33032307 \h </w:instrText>
        </w:r>
      </w:ins>
      <w:r>
        <w:rPr>
          <w:noProof/>
          <w:webHidden/>
        </w:rPr>
      </w:r>
      <w:r>
        <w:rPr>
          <w:noProof/>
          <w:webHidden/>
        </w:rPr>
        <w:fldChar w:fldCharType="separate"/>
      </w:r>
      <w:ins w:id="197" w:author="John Moehrke" w:date="2020-02-19T19:17:00Z">
        <w:r>
          <w:rPr>
            <w:noProof/>
            <w:webHidden/>
          </w:rPr>
          <w:t>58</w:t>
        </w:r>
        <w:r>
          <w:rPr>
            <w:noProof/>
            <w:webHidden/>
          </w:rPr>
          <w:fldChar w:fldCharType="end"/>
        </w:r>
        <w:r w:rsidRPr="009F1756">
          <w:rPr>
            <w:rStyle w:val="Hyperlink"/>
            <w:noProof/>
          </w:rPr>
          <w:fldChar w:fldCharType="end"/>
        </w:r>
      </w:ins>
    </w:p>
    <w:p w14:paraId="3340E3DA" w14:textId="3F4C2626" w:rsidR="00E10D98" w:rsidRDefault="00E10D98">
      <w:pPr>
        <w:pStyle w:val="TOC4"/>
        <w:rPr>
          <w:ins w:id="198" w:author="John Moehrke" w:date="2020-02-19T19:17:00Z"/>
          <w:rFonts w:asciiTheme="minorHAnsi" w:eastAsiaTheme="minorEastAsia" w:hAnsiTheme="minorHAnsi" w:cstheme="minorBidi"/>
          <w:noProof/>
          <w:sz w:val="22"/>
          <w:szCs w:val="22"/>
        </w:rPr>
      </w:pPr>
      <w:ins w:id="199"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"_Toc33032308"</w:instrText>
        </w:r>
        <w:r w:rsidRPr="009F1756">
          <w:rPr>
            <w:rStyle w:val="Hyperlink"/>
            <w:noProof/>
          </w:rPr>
          <w:instrText xml:space="preserve"> </w:instrText>
        </w:r>
        <w:r w:rsidRPr="009F1756">
          <w:rPr>
            <w:rStyle w:val="Hyperlink"/>
            <w:noProof/>
          </w:rPr>
          <w:fldChar w:fldCharType="separate"/>
        </w:r>
        <w:r w:rsidRPr="009F1756">
          <w:rPr>
            <w:rStyle w:val="Hyperlink"/>
            <w:noProof/>
          </w:rPr>
          <w:t>X.7.4.1 Patient Identity Cross-Reference for Mobile (PIXm)</w:t>
        </w:r>
        <w:r>
          <w:rPr>
            <w:noProof/>
            <w:webHidden/>
          </w:rPr>
          <w:tab/>
        </w:r>
        <w:r>
          <w:rPr>
            <w:noProof/>
            <w:webHidden/>
          </w:rPr>
          <w:fldChar w:fldCharType="begin"/>
        </w:r>
        <w:r>
          <w:rPr>
            <w:noProof/>
            <w:webHidden/>
          </w:rPr>
          <w:instrText xml:space="preserve"> PAGEREF _Toc33032308 \h </w:instrText>
        </w:r>
      </w:ins>
      <w:r>
        <w:rPr>
          <w:noProof/>
          <w:webHidden/>
        </w:rPr>
      </w:r>
      <w:r>
        <w:rPr>
          <w:noProof/>
          <w:webHidden/>
        </w:rPr>
        <w:fldChar w:fldCharType="separate"/>
      </w:r>
      <w:ins w:id="200" w:author="John Moehrke" w:date="2020-02-19T19:17:00Z">
        <w:r>
          <w:rPr>
            <w:noProof/>
            <w:webHidden/>
          </w:rPr>
          <w:t>58</w:t>
        </w:r>
        <w:r>
          <w:rPr>
            <w:noProof/>
            <w:webHidden/>
          </w:rPr>
          <w:fldChar w:fldCharType="end"/>
        </w:r>
        <w:r w:rsidRPr="009F1756">
          <w:rPr>
            <w:rStyle w:val="Hyperlink"/>
            <w:noProof/>
          </w:rPr>
          <w:fldChar w:fldCharType="end"/>
        </w:r>
      </w:ins>
    </w:p>
    <w:p w14:paraId="5B71EAF3" w14:textId="51221AFA" w:rsidR="00E10D98" w:rsidRDefault="00E10D98">
      <w:pPr>
        <w:pStyle w:val="TOC4"/>
        <w:rPr>
          <w:ins w:id="201" w:author="John Moehrke" w:date="2020-02-19T19:17:00Z"/>
          <w:rFonts w:asciiTheme="minorHAnsi" w:eastAsiaTheme="minorEastAsia" w:hAnsiTheme="minorHAnsi" w:cstheme="minorBidi"/>
          <w:noProof/>
          <w:sz w:val="22"/>
          <w:szCs w:val="22"/>
        </w:rPr>
      </w:pPr>
      <w:ins w:id="202"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"_Toc33032309"</w:instrText>
        </w:r>
        <w:r w:rsidRPr="009F1756">
          <w:rPr>
            <w:rStyle w:val="Hyperlink"/>
            <w:noProof/>
          </w:rPr>
          <w:instrText xml:space="preserve"> </w:instrText>
        </w:r>
        <w:r w:rsidRPr="009F1756">
          <w:rPr>
            <w:rStyle w:val="Hyperlink"/>
            <w:noProof/>
          </w:rPr>
          <w:fldChar w:fldCharType="separate"/>
        </w:r>
        <w:r w:rsidRPr="009F1756">
          <w:rPr>
            <w:rStyle w:val="Hyperlink"/>
            <w:noProof/>
          </w:rPr>
          <w:t>X.7.4.2 Patient Demographics Query for Mobile (PDQm)</w:t>
        </w:r>
        <w:r>
          <w:rPr>
            <w:noProof/>
            <w:webHidden/>
          </w:rPr>
          <w:tab/>
        </w:r>
        <w:r>
          <w:rPr>
            <w:noProof/>
            <w:webHidden/>
          </w:rPr>
          <w:fldChar w:fldCharType="begin"/>
        </w:r>
        <w:r>
          <w:rPr>
            <w:noProof/>
            <w:webHidden/>
          </w:rPr>
          <w:instrText xml:space="preserve"> PAGEREF _Toc33032309 \h </w:instrText>
        </w:r>
      </w:ins>
      <w:r>
        <w:rPr>
          <w:noProof/>
          <w:webHidden/>
        </w:rPr>
      </w:r>
      <w:r>
        <w:rPr>
          <w:noProof/>
          <w:webHidden/>
        </w:rPr>
        <w:fldChar w:fldCharType="separate"/>
      </w:r>
      <w:ins w:id="203" w:author="John Moehrke" w:date="2020-02-19T19:17:00Z">
        <w:r>
          <w:rPr>
            <w:noProof/>
            <w:webHidden/>
          </w:rPr>
          <w:t>60</w:t>
        </w:r>
        <w:r>
          <w:rPr>
            <w:noProof/>
            <w:webHidden/>
          </w:rPr>
          <w:fldChar w:fldCharType="end"/>
        </w:r>
        <w:r w:rsidRPr="009F1756">
          <w:rPr>
            <w:rStyle w:val="Hyperlink"/>
            <w:noProof/>
          </w:rPr>
          <w:fldChar w:fldCharType="end"/>
        </w:r>
      </w:ins>
    </w:p>
    <w:p w14:paraId="3C4F546E" w14:textId="2C17C877" w:rsidR="00E10D98" w:rsidRDefault="00E10D98">
      <w:pPr>
        <w:pStyle w:val="TOC3"/>
        <w:rPr>
          <w:ins w:id="204" w:author="John Moehrke" w:date="2020-02-19T19:17:00Z"/>
          <w:rFonts w:asciiTheme="minorHAnsi" w:eastAsiaTheme="minorEastAsia" w:hAnsiTheme="minorHAnsi" w:cstheme="minorBidi"/>
          <w:noProof/>
          <w:sz w:val="22"/>
          <w:szCs w:val="22"/>
        </w:rPr>
      </w:pPr>
      <w:ins w:id="205" w:author="John Moehrke" w:date="2020-02-19T19:17:00Z">
        <w:r w:rsidRPr="009F1756">
          <w:rPr>
            <w:rStyle w:val="Hyperlink"/>
            <w:noProof/>
          </w:rPr>
          <w:fldChar w:fldCharType="begin"/>
        </w:r>
        <w:r w:rsidRPr="009F1756">
          <w:rPr>
            <w:rStyle w:val="Hyperlink"/>
            <w:noProof/>
          </w:rPr>
          <w:instrText xml:space="preserve"> </w:instrText>
        </w:r>
        <w:r>
          <w:rPr>
            <w:noProof/>
          </w:rPr>
          <w:instrText>HYPERLINK \l "_Toc33032310"</w:instrText>
        </w:r>
        <w:r w:rsidRPr="009F1756">
          <w:rPr>
            <w:rStyle w:val="Hyperlink"/>
            <w:noProof/>
          </w:rPr>
          <w:instrText xml:space="preserve"> </w:instrText>
        </w:r>
        <w:r w:rsidRPr="009F1756">
          <w:rPr>
            <w:rStyle w:val="Hyperlink"/>
            <w:noProof/>
          </w:rPr>
          <w:fldChar w:fldCharType="separate"/>
        </w:r>
        <w:r w:rsidRPr="009F1756">
          <w:rPr>
            <w:rStyle w:val="Hyperlink"/>
            <w:noProof/>
          </w:rPr>
          <w:t>X.7.5 Common Provider Directory</w:t>
        </w:r>
        <w:r>
          <w:rPr>
            <w:noProof/>
            <w:webHidden/>
          </w:rPr>
          <w:tab/>
        </w:r>
        <w:r>
          <w:rPr>
            <w:noProof/>
            <w:webHidden/>
          </w:rPr>
          <w:fldChar w:fldCharType="begin"/>
        </w:r>
        <w:r>
          <w:rPr>
            <w:noProof/>
            <w:webHidden/>
          </w:rPr>
          <w:instrText xml:space="preserve"> PAGEREF _Toc33032310 \h </w:instrText>
        </w:r>
      </w:ins>
      <w:r>
        <w:rPr>
          <w:noProof/>
          <w:webHidden/>
        </w:rPr>
      </w:r>
      <w:r>
        <w:rPr>
          <w:noProof/>
          <w:webHidden/>
        </w:rPr>
        <w:fldChar w:fldCharType="separate"/>
      </w:r>
      <w:ins w:id="206" w:author="John Moehrke" w:date="2020-02-19T19:17:00Z">
        <w:r>
          <w:rPr>
            <w:noProof/>
            <w:webHidden/>
          </w:rPr>
          <w:t>60</w:t>
        </w:r>
        <w:r>
          <w:rPr>
            <w:noProof/>
            <w:webHidden/>
          </w:rPr>
          <w:fldChar w:fldCharType="end"/>
        </w:r>
        <w:r w:rsidRPr="009F1756">
          <w:rPr>
            <w:rStyle w:val="Hyperlink"/>
            <w:noProof/>
          </w:rPr>
          <w:fldChar w:fldCharType="end"/>
        </w:r>
      </w:ins>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207" w:name="_Toc201058865"/>
      <w:bookmarkStart w:id="208" w:name="_Toc201058970"/>
      <w:bookmarkEnd w:id="207"/>
      <w:bookmarkEnd w:id="208"/>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707892" w:rsidRPr="007117B8" w:rsidRDefault="00707892"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707892" w:rsidRPr="007117B8" w:rsidRDefault="00707892"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209" w:name="_Toc33032244"/>
      <w:r w:rsidRPr="00B51436">
        <w:rPr>
          <w:noProof w:val="0"/>
        </w:rPr>
        <w:t>Introduction to this Supplement</w:t>
      </w:r>
      <w:bookmarkEnd w:id="209"/>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3853C9F1" w:rsidR="00CF3A5D" w:rsidRPr="00B51436" w:rsidRDefault="00CF3A5D" w:rsidP="00CF3A5D">
      <w:pPr>
        <w:pStyle w:val="BodyText"/>
      </w:pPr>
      <w:r w:rsidRPr="00B51436">
        <w:t xml:space="preserve">The central HIE infrastructure defined in this Profile might be a single FHIR Server implementing all the defined </w:t>
      </w:r>
      <w:ins w:id="210" w:author="John Moehrke" w:date="2020-02-19T19:18:00Z">
        <w:r w:rsidR="00E10D98">
          <w:t xml:space="preserve">central </w:t>
        </w:r>
      </w:ins>
      <w:ins w:id="211" w:author="John Moehrke" w:date="2020-02-19T19:17:00Z">
        <w:r w:rsidR="00E10D98">
          <w:t xml:space="preserve">service </w:t>
        </w:r>
      </w:ins>
      <w:del w:id="212" w:author="John Moehrke" w:date="2020-02-19T19:18:00Z">
        <w:r w:rsidRPr="00B51436" w:rsidDel="00E10D98">
          <w:delText xml:space="preserve">profile </w:delText>
        </w:r>
      </w:del>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3C381A60" w:rsidR="00CF3A5D" w:rsidRPr="00B51436" w:rsidRDefault="00DC433A" w:rsidP="00A15C2E">
      <w:pPr>
        <w:pStyle w:val="ListBullet3"/>
      </w:pPr>
      <w:r w:rsidRPr="00B51436">
        <w:t xml:space="preserve">Enabling use of </w:t>
      </w:r>
      <w:ins w:id="213" w:author="John Moehrke" w:date="2020-02-18T23:09:00Z">
        <w:r w:rsidR="00DE754E">
          <w:t>m</w:t>
        </w:r>
      </w:ins>
      <w:r w:rsidRPr="00B51436">
        <w:t>CSD</w:t>
      </w:r>
      <w:del w:id="214" w:author="John Moehrke" w:date="2020-02-18T23:09:00Z">
        <w:r w:rsidRPr="00B51436" w:rsidDel="00DE754E">
          <w:delText>m</w:delText>
        </w:r>
      </w:del>
      <w:r w:rsidRPr="00B51436">
        <w:t xml:space="preserve">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215" w:name="_Toc345074641"/>
      <w:bookmarkStart w:id="216" w:name="_Toc33032245"/>
      <w:r w:rsidRPr="00B51436">
        <w:rPr>
          <w:noProof w:val="0"/>
        </w:rPr>
        <w:t>Open Issues and Questions</w:t>
      </w:r>
      <w:bookmarkEnd w:id="215"/>
      <w:bookmarkEnd w:id="216"/>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613310A" w14:textId="157CABE6" w:rsidR="00CF283F" w:rsidRPr="00282BF2" w:rsidDel="00722E7D" w:rsidRDefault="009131AF" w:rsidP="00A15C2E">
      <w:pPr>
        <w:pStyle w:val="ListNumber2"/>
        <w:rPr>
          <w:del w:id="217" w:author="John Moehrke" w:date="2020-02-19T19:09:00Z"/>
        </w:rPr>
      </w:pPr>
      <w:del w:id="218" w:author="John Moehrke" w:date="2020-02-19T19:09:00Z">
        <w:r w:rsidRPr="00FB0A3D" w:rsidDel="00722E7D">
          <w:delText xml:space="preserve">Is there a need to show interaction with XDS exchanges? Current presumption is that this is not minimally needed, but likely would be a future need. Those exchanges that want to be XDS based already have a solution in MHD. The goal of this profile is to provide a </w:delText>
        </w:r>
        <w:r w:rsidR="00A52021" w:rsidRPr="00FB0A3D" w:rsidDel="00722E7D">
          <w:delText>FHIR stack without XDS or HL7 v2 backend</w:delText>
        </w:r>
        <w:r w:rsidR="00B51436" w:rsidRPr="00FB0A3D" w:rsidDel="00722E7D">
          <w:delText xml:space="preserve">. </w:delText>
        </w:r>
        <w:r w:rsidR="00A52021" w:rsidRPr="00FB0A3D" w:rsidDel="00722E7D">
          <w:delText>Thus</w:delText>
        </w:r>
        <w:r w:rsidR="00D23E0F" w:rsidRPr="00FB0A3D" w:rsidDel="00722E7D">
          <w:delText>,</w:delText>
        </w:r>
        <w:r w:rsidR="00A52021" w:rsidRPr="00FB0A3D" w:rsidDel="00722E7D">
          <w:delText xml:space="preserve"> the only interaction one might see in the future is an XCA interface to this </w:delText>
        </w:r>
        <w:r w:rsidR="00177EFB" w:rsidRPr="00FB0A3D" w:rsidDel="00722E7D">
          <w:delText>MHDS</w:delText>
        </w:r>
        <w:r w:rsidR="00A52021" w:rsidRPr="00FB0A3D" w:rsidDel="00722E7D">
          <w:delText>.</w:delText>
        </w:r>
      </w:del>
    </w:p>
    <w:p w14:paraId="0327AE6B" w14:textId="3D6892AF" w:rsidR="00F71A15" w:rsidRPr="00FB0A3D" w:rsidRDefault="00F71A15" w:rsidP="00A15C2E">
      <w:pPr>
        <w:pStyle w:val="ListNumber2"/>
      </w:pPr>
      <w:del w:id="219" w:author="John Moehrke" w:date="2020-02-19T18:49:00Z">
        <w:r w:rsidRPr="00FB0A3D" w:rsidDel="00856192">
          <w:delText xml:space="preserve">Can </w:delText>
        </w:r>
      </w:del>
      <w:ins w:id="220" w:author="John Moehrke" w:date="2020-02-19T18:49:00Z">
        <w:r w:rsidR="00856192">
          <w:t xml:space="preserve">The MHDS environment allows for some normally contained </w:t>
        </w:r>
        <w:proofErr w:type="spellStart"/>
        <w:r w:rsidR="00856192">
          <w:t>Resources</w:t>
        </w:r>
      </w:ins>
      <w:del w:id="221" w:author="John Moehrke" w:date="2020-02-19T18:49:00Z">
        <w:r w:rsidRPr="00FB0A3D" w:rsidDel="00856192">
          <w:delText xml:space="preserve">Document Author </w:delText>
        </w:r>
      </w:del>
      <w:r w:rsidRPr="00FB0A3D">
        <w:t>be</w:t>
      </w:r>
      <w:proofErr w:type="spellEnd"/>
      <w:r w:rsidRPr="00FB0A3D">
        <w:t xml:space="preserve"> recorded as a link to data in the mCSD managed Directory</w:t>
      </w:r>
      <w:ins w:id="222" w:author="John Moehrke" w:date="2020-02-19T18:49:00Z">
        <w:r w:rsidR="00856192">
          <w:t xml:space="preserve"> or PMIR Patient Identity Manager</w:t>
        </w:r>
      </w:ins>
      <w:del w:id="223" w:author="John Moehrke" w:date="2020-02-19T18:49:00Z">
        <w:r w:rsidRPr="00FB0A3D" w:rsidDel="00856192">
          <w:delText xml:space="preserve">, or must it continue to be mandated to be ‘contained’? Clearly it can be included as </w:delText>
        </w:r>
        <w:r w:rsidR="00C57D08" w:rsidRPr="00FB0A3D" w:rsidDel="00856192">
          <w:delText>contained but</w:delText>
        </w:r>
        <w:r w:rsidRPr="00FB0A3D" w:rsidDel="00856192">
          <w:delText xml:space="preserve"> is this still a mandate when the Organization and Practitioner are known to be managed</w:delText>
        </w:r>
      </w:del>
      <w:ins w:id="224" w:author="John Moehrke" w:date="2020-02-19T18:49:00Z">
        <w:r w:rsidR="00856192">
          <w:t>. This is de</w:t>
        </w:r>
      </w:ins>
      <w:ins w:id="225" w:author="John Moehrke" w:date="2020-02-19T18:50:00Z">
        <w:r w:rsidR="00856192">
          <w:t>fined in the “</w:t>
        </w:r>
        <w:proofErr w:type="spellStart"/>
        <w:r w:rsidR="00856192">
          <w:t>UnContained</w:t>
        </w:r>
        <w:proofErr w:type="spellEnd"/>
        <w:r w:rsidR="00856192">
          <w:t xml:space="preserve"> Reference Option”</w:t>
        </w:r>
      </w:ins>
      <w:r w:rsidRPr="00FB0A3D">
        <w:t>.</w:t>
      </w:r>
    </w:p>
    <w:p w14:paraId="081C14E4" w14:textId="394D22EE" w:rsidR="00502BE8" w:rsidRPr="00B51436" w:rsidRDefault="00D42E3D" w:rsidP="00856192">
      <w:pPr>
        <w:pStyle w:val="ListNumber3"/>
        <w:numPr>
          <w:ilvl w:val="0"/>
          <w:numId w:val="33"/>
        </w:numPr>
      </w:pPr>
      <w:del w:id="226" w:author="John Moehrke" w:date="2020-02-19T18:50:00Z">
        <w:r w:rsidRPr="00B51436" w:rsidDel="00856192">
          <w:delText xml:space="preserve">This profile includes an option that allows the Document Registry to authorize the use of References where MHD forces contained. </w:delText>
        </w:r>
      </w:del>
      <w:r w:rsidRPr="00B51436">
        <w:t xml:space="preserve">The necessary change to MHD has not been done yet in order to get </w:t>
      </w:r>
      <w:r w:rsidR="005D56DF" w:rsidRPr="00B51436">
        <w:t>feedback</w:t>
      </w:r>
      <w:r w:rsidRPr="00B51436">
        <w:t xml:space="preserve"> from Public Comment.</w:t>
      </w:r>
      <w:ins w:id="227" w:author="John Moehrke" w:date="2020-02-19T18:50:00Z">
        <w:r w:rsidR="00856192">
          <w:t xml:space="preserve"> </w:t>
        </w:r>
      </w:ins>
      <w:ins w:id="228" w:author="John Moehrke" w:date="2020-02-19T14:48:00Z">
        <w:r w:rsidR="00502BE8">
          <w:t>CP-ITI-1200 will be updating M</w:t>
        </w:r>
      </w:ins>
      <w:ins w:id="229" w:author="John Moehrke" w:date="2020-02-19T14:49:00Z">
        <w:r w:rsidR="00502BE8">
          <w:t>HD to add an</w:t>
        </w:r>
      </w:ins>
      <w:ins w:id="230" w:author="John Moehrke" w:date="2020-02-19T18:50:00Z">
        <w:r w:rsidR="00856192">
          <w:t xml:space="preserve"> </w:t>
        </w:r>
        <w:proofErr w:type="spellStart"/>
        <w:r w:rsidR="00856192">
          <w:t>UnContained</w:t>
        </w:r>
        <w:proofErr w:type="spellEnd"/>
        <w:r w:rsidR="00856192">
          <w:t xml:space="preserve"> Reference</w:t>
        </w:r>
      </w:ins>
      <w:ins w:id="231" w:author="John Moehrke" w:date="2020-02-19T14:49:00Z">
        <w:r w:rsidR="00502BE8">
          <w:t xml:space="preserve"> option for this support</w:t>
        </w:r>
      </w:ins>
    </w:p>
    <w:p w14:paraId="0E72C659" w14:textId="40704055" w:rsidR="00F71A15" w:rsidRPr="00282BF2" w:rsidDel="00722E7D" w:rsidRDefault="00F71A15" w:rsidP="00A15C2E">
      <w:pPr>
        <w:pStyle w:val="ListNumber2"/>
        <w:rPr>
          <w:del w:id="232" w:author="John Moehrke" w:date="2020-02-19T19:12:00Z"/>
        </w:rPr>
      </w:pPr>
      <w:del w:id="233" w:author="John Moehrke" w:date="2020-02-19T19:12:00Z">
        <w:r w:rsidRPr="00FB0A3D" w:rsidDel="00722E7D">
          <w:delText>Can sourcePatientInfo be a version specific link to the centrally managed (</w:delText>
        </w:r>
        <w:r w:rsidR="00177EFB" w:rsidRPr="00FB0A3D" w:rsidDel="00722E7D">
          <w:delText>PMIR</w:delText>
        </w:r>
        <w:r w:rsidRPr="00FB0A3D" w:rsidDel="00722E7D">
          <w:delText xml:space="preserve">) identity? Clearly it can continue to be </w:delText>
        </w:r>
        <w:r w:rsidR="00A06774" w:rsidRPr="00FB0A3D" w:rsidDel="00722E7D">
          <w:delText>contained but</w:delText>
        </w:r>
        <w:r w:rsidRPr="00FB0A3D" w:rsidDel="00722E7D">
          <w:delText xml:space="preserve"> is this still a mandate when the Patient is known to be managed.</w:delText>
        </w:r>
      </w:del>
    </w:p>
    <w:p w14:paraId="685B5B96" w14:textId="7FD15DDB" w:rsidR="00D42E3D" w:rsidRPr="00FB0A3D" w:rsidDel="00722E7D" w:rsidRDefault="00D42E3D" w:rsidP="00A15C2E">
      <w:pPr>
        <w:pStyle w:val="ListNumber3"/>
        <w:numPr>
          <w:ilvl w:val="0"/>
          <w:numId w:val="35"/>
        </w:numPr>
        <w:rPr>
          <w:del w:id="234" w:author="John Moehrke" w:date="2020-02-19T19:12:00Z"/>
        </w:rPr>
      </w:pPr>
      <w:del w:id="235" w:author="John Moehrke" w:date="2020-02-19T19:12:00Z">
        <w:r w:rsidRPr="00B51436" w:rsidDel="00722E7D">
          <w:lastRenderedPageBreak/>
          <w:delText>There seems to be feedback that the need identified in XDS for sourcePatientInfo has not been important. Many exchanges recommend this element be left empty as one either has good control of patient identity. If one doesn’t have good control, the sourcePatientInfo element is only going to add to the confusion.</w:delText>
        </w:r>
      </w:del>
    </w:p>
    <w:p w14:paraId="14272476" w14:textId="100BC1A5" w:rsidR="00F71A15" w:rsidRPr="00282BF2" w:rsidDel="00722E7D" w:rsidRDefault="00D23E0F" w:rsidP="00A15C2E">
      <w:pPr>
        <w:pStyle w:val="ListNumber2"/>
        <w:rPr>
          <w:moveFrom w:id="236" w:author="John Moehrke" w:date="2020-02-19T19:12:00Z"/>
        </w:rPr>
      </w:pPr>
      <w:moveFromRangeStart w:id="237" w:author="John Moehrke" w:date="2020-02-19T19:12:00Z" w:name="move33031976"/>
      <w:moveFrom w:id="238" w:author="John Moehrke" w:date="2020-02-19T19:12:00Z">
        <w:r w:rsidRPr="00FB0A3D" w:rsidDel="00722E7D">
          <w:t>In this profile,</w:t>
        </w:r>
        <w:r w:rsidR="00F71A15" w:rsidRPr="00FB0A3D" w:rsidDel="00722E7D">
          <w:t xml:space="preserve"> there is no formal Document Repository, although the functionality is provided virtually</w:t>
        </w:r>
        <w:r w:rsidRPr="00FB0A3D" w:rsidDel="00722E7D">
          <w:t xml:space="preserve"> when a Document</w:t>
        </w:r>
        <w:r w:rsidR="00F71A15" w:rsidRPr="00FB0A3D" w:rsidDel="00722E7D">
          <w:t xml:space="preserve"> Source choose</w:t>
        </w:r>
        <w:r w:rsidRPr="00FB0A3D" w:rsidDel="00722E7D">
          <w:t>s</w:t>
        </w:r>
        <w:r w:rsidR="00F71A15" w:rsidRPr="00FB0A3D" w:rsidDel="00722E7D">
          <w:t xml:space="preserve"> to not include the document as a Binary resource, but rather include a URL to a repository that is recognized as part of the trust domain. This distinction is available in MHD today, although it is not pointed out as such and thus not well known</w:t>
        </w:r>
        <w:r w:rsidR="00B51436" w:rsidRPr="00FB0A3D" w:rsidDel="00722E7D">
          <w:t xml:space="preserve">. </w:t>
        </w:r>
        <w:r w:rsidR="00F71A15" w:rsidRPr="00FB0A3D" w:rsidDel="00722E7D">
          <w:t xml:space="preserve">The only value to creating a Document Repository is to define input transaction as different from output transaction. </w:t>
        </w:r>
        <w:r w:rsidRPr="00FB0A3D" w:rsidDel="00722E7D">
          <w:t>By s</w:t>
        </w:r>
        <w:r w:rsidR="00806225" w:rsidRPr="00FB0A3D" w:rsidDel="00722E7D">
          <w:t xml:space="preserve">pecifically </w:t>
        </w:r>
        <w:r w:rsidRPr="00FB0A3D" w:rsidDel="00722E7D">
          <w:t>d</w:t>
        </w:r>
        <w:r w:rsidR="00806225" w:rsidRPr="00FB0A3D" w:rsidDel="00722E7D">
          <w:t xml:space="preserve">efining a Document Repository we enable third-party Repository systems. A Document Repository could be supported as is today but is not defined by IHE MHDS </w:t>
        </w:r>
        <w:r w:rsidR="00C10DDE" w:rsidDel="00722E7D">
          <w:t>Profile</w:t>
        </w:r>
        <w:r w:rsidR="00806225" w:rsidRPr="00FB0A3D" w:rsidDel="00722E7D">
          <w:t>.</w:t>
        </w:r>
        <w:r w:rsidRPr="00FB0A3D" w:rsidDel="00722E7D">
          <w:t xml:space="preserve"> Please comment for and against the need to create a formal Document Repository Actor</w:t>
        </w:r>
        <w:r w:rsidR="00B51436" w:rsidRPr="00FB0A3D" w:rsidDel="00722E7D">
          <w:t xml:space="preserve">. </w:t>
        </w:r>
      </w:moveFrom>
    </w:p>
    <w:moveFromRangeEnd w:id="237"/>
    <w:p w14:paraId="0C9F07FD" w14:textId="6067F150" w:rsidR="007C788C" w:rsidRPr="00282BF2" w:rsidDel="00722E7D" w:rsidRDefault="007C788C" w:rsidP="00A15C2E">
      <w:pPr>
        <w:pStyle w:val="ListNumber2"/>
        <w:rPr>
          <w:del w:id="239" w:author="John Moehrke" w:date="2020-02-19T19:13:00Z"/>
        </w:rPr>
      </w:pPr>
      <w:del w:id="240" w:author="John Moehrke" w:date="2020-02-19T19:13:00Z">
        <w:r w:rsidRPr="00FB0A3D" w:rsidDel="00722E7D">
          <w:delText>The Figure X.1</w:delText>
        </w:r>
        <w:r w:rsidR="00DC433A" w:rsidRPr="00FB0A3D" w:rsidDel="00722E7D">
          <w:delText>-</w:delText>
        </w:r>
        <w:r w:rsidRPr="00FB0A3D" w:rsidDel="00722E7D">
          <w:delText>1 is a high-level picture of the overall solution. It is not typical picture for an IHE profile. This high-level picture is used in the appendix in more detail. Is there comments or recommendations on how to improve this diagram?</w:delText>
        </w:r>
      </w:del>
    </w:p>
    <w:p w14:paraId="294D049B" w14:textId="77777777" w:rsidR="00CF283F" w:rsidRPr="00B51436" w:rsidRDefault="00CF283F" w:rsidP="008616CB">
      <w:pPr>
        <w:pStyle w:val="Heading2"/>
        <w:numPr>
          <w:ilvl w:val="0"/>
          <w:numId w:val="0"/>
        </w:numPr>
        <w:rPr>
          <w:noProof w:val="0"/>
        </w:rPr>
      </w:pPr>
      <w:bookmarkStart w:id="241" w:name="_Toc345074642"/>
      <w:bookmarkStart w:id="242" w:name="_Toc33032246"/>
      <w:bookmarkStart w:id="243" w:name="_Toc473170357"/>
      <w:bookmarkStart w:id="244" w:name="_Toc504625754"/>
      <w:r w:rsidRPr="00B51436">
        <w:rPr>
          <w:noProof w:val="0"/>
        </w:rPr>
        <w:t>Closed Issues</w:t>
      </w:r>
      <w:bookmarkEnd w:id="241"/>
      <w:bookmarkEnd w:id="242"/>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5083FBC8" w:rsidR="00811A17" w:rsidRDefault="00811A17" w:rsidP="00A15C2E">
      <w:pPr>
        <w:pStyle w:val="ListNumber2"/>
        <w:rPr>
          <w:ins w:id="245" w:author="John Moehrke" w:date="2020-02-19T19:09:00Z"/>
        </w:rPr>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left this action undefined. It is expected that a Delete action is </w:t>
      </w:r>
      <w:r w:rsidR="00D23E0F" w:rsidRPr="00B51436">
        <w:t>unusual,</w:t>
      </w:r>
      <w:r w:rsidRPr="00B51436">
        <w:t xml:space="preserve"> and that administrative user interface may be the better solution.</w:t>
      </w:r>
    </w:p>
    <w:p w14:paraId="725F0D68" w14:textId="0B8E85A6" w:rsidR="00722E7D" w:rsidRDefault="00722E7D" w:rsidP="00A15C2E">
      <w:pPr>
        <w:pStyle w:val="ListNumber2"/>
        <w:rPr>
          <w:ins w:id="246" w:author="John Moehrke" w:date="2020-02-19T19:10:00Z"/>
        </w:rPr>
      </w:pPr>
      <w:ins w:id="247" w:author="John Moehrke" w:date="2020-02-19T19:09:00Z">
        <w:r>
          <w:t>Where XDS</w:t>
        </w:r>
      </w:ins>
      <w:ins w:id="248" w:author="John Moehrke" w:date="2020-02-19T19:10:00Z">
        <w:r>
          <w:t>/XCA</w:t>
        </w:r>
      </w:ins>
      <w:ins w:id="249" w:author="John Moehrke" w:date="2020-02-19T19:09:00Z">
        <w:r>
          <w:t xml:space="preserve"> is used the MHDS profile does not apply, as the MHD profile provides the API functionality to XDS/XCA</w:t>
        </w:r>
      </w:ins>
    </w:p>
    <w:p w14:paraId="75A9F962" w14:textId="2311E1DA" w:rsidR="00722E7D" w:rsidRPr="00FB0A3D" w:rsidRDefault="00722E7D" w:rsidP="00A15C2E">
      <w:pPr>
        <w:pStyle w:val="ListNumber2"/>
      </w:pPr>
      <w:ins w:id="250" w:author="John Moehrke" w:date="2020-02-19T19:10:00Z">
        <w:r>
          <w:t>MHDS defines an OAuth scope for use with MHDS and IUA</w:t>
        </w:r>
      </w:ins>
      <w:ins w:id="251" w:author="John Moehrke" w:date="2020-02-19T19:11:00Z">
        <w:r>
          <w:t xml:space="preserve"> to support Patient Privacy Disclosure Consent functionality</w:t>
        </w:r>
      </w:ins>
      <w:ins w:id="252" w:author="John Moehrke" w:date="2020-02-19T19:10:00Z">
        <w:r>
          <w:t>. This scope is crafted to be minimally impacting on uses of IUA and SMART-on-FHIR. See the “Consent Management Option” for details</w:t>
        </w:r>
      </w:ins>
    </w:p>
    <w:p w14:paraId="2254E271" w14:textId="4AE532FF" w:rsidR="00722E7D" w:rsidRPr="00282BF2" w:rsidRDefault="00722E7D" w:rsidP="00722E7D">
      <w:pPr>
        <w:pStyle w:val="ListNumber2"/>
        <w:rPr>
          <w:moveTo w:id="253" w:author="John Moehrke" w:date="2020-02-19T19:12:00Z"/>
        </w:rPr>
      </w:pPr>
      <w:moveToRangeStart w:id="254" w:author="John Moehrke" w:date="2020-02-19T19:12:00Z" w:name="move33031976"/>
      <w:moveTo w:id="255" w:author="John Moehrke" w:date="2020-02-19T19:12:00Z">
        <w:r w:rsidRPr="00FB0A3D">
          <w:t xml:space="preserve">In this profile, there is no formal Document Repository, although the functionality is provided virtually when a Document Source chooses to not include the document as </w:t>
        </w:r>
        <w:r w:rsidRPr="00FB0A3D">
          <w:lastRenderedPageBreak/>
          <w:t xml:space="preserve">a Binary resource, but rather include a URL to a repository that is recognized as part of the trust domain. This distinction is available in MHD today, although it is not pointed out as such and thus not well known. </w:t>
        </w:r>
        <w:del w:id="256" w:author="John Moehrke" w:date="2020-02-19T19:13:00Z">
          <w:r w:rsidRPr="00FB0A3D" w:rsidDel="00722E7D">
            <w:delText xml:space="preserve">The only value to creating a Document Repository is to define input transaction as different from output transaction. By specifically defining a Document Repository we enable third-party Repository systems. A Document Repository could be supported as is today but is not defined by IHE MHDS </w:delText>
          </w:r>
          <w:r w:rsidDel="00722E7D">
            <w:delText>Profile</w:delText>
          </w:r>
          <w:r w:rsidRPr="00FB0A3D" w:rsidDel="00722E7D">
            <w:delText xml:space="preserve">. Please comment for and against the need to create a formal Document Repository Actor. </w:delText>
          </w:r>
        </w:del>
      </w:moveTo>
      <w:ins w:id="257" w:author="John Moehrke" w:date="2020-02-19T19:13:00Z">
        <w:r>
          <w:t>There is description of this virtual Document Repository functionality.</w:t>
        </w:r>
      </w:ins>
    </w:p>
    <w:moveToRangeEnd w:id="254"/>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258" w:name="_Toc345074643"/>
      <w:bookmarkStart w:id="259" w:name="_Toc33032247"/>
      <w:r w:rsidRPr="00B51436">
        <w:rPr>
          <w:noProof w:val="0"/>
        </w:rPr>
        <w:lastRenderedPageBreak/>
        <w:t>General Introduction</w:t>
      </w:r>
      <w:bookmarkEnd w:id="258"/>
      <w:r w:rsidR="00623829" w:rsidRPr="00B51436">
        <w:rPr>
          <w:noProof w:val="0"/>
        </w:rPr>
        <w:t xml:space="preserve"> and Shared Appendices</w:t>
      </w:r>
      <w:bookmarkEnd w:id="259"/>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260" w:name="_Toc345074644"/>
      <w:bookmarkStart w:id="261" w:name="_Toc33032248"/>
      <w:r w:rsidRPr="00B51436">
        <w:rPr>
          <w:noProof w:val="0"/>
        </w:rPr>
        <w:t xml:space="preserve">Appendix A </w:t>
      </w:r>
      <w:bookmarkStart w:id="262" w:name="OLE_LINK1"/>
      <w:bookmarkStart w:id="263" w:name="OLE_LINK2"/>
      <w:r w:rsidR="00883B13" w:rsidRPr="00B51436">
        <w:rPr>
          <w:noProof w:val="0"/>
        </w:rPr>
        <w:t>–</w:t>
      </w:r>
      <w:bookmarkEnd w:id="262"/>
      <w:bookmarkEnd w:id="263"/>
      <w:r w:rsidRPr="00B51436">
        <w:rPr>
          <w:noProof w:val="0"/>
        </w:rPr>
        <w:t xml:space="preserve"> Actor Summary Definitions</w:t>
      </w:r>
      <w:bookmarkEnd w:id="260"/>
      <w:bookmarkEnd w:id="261"/>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264" w:name="_Toc345074645"/>
    </w:p>
    <w:p w14:paraId="43C7F1F4" w14:textId="2993640D" w:rsidR="00747676" w:rsidRPr="00B51436" w:rsidRDefault="00747676" w:rsidP="00EA3BCB">
      <w:pPr>
        <w:pStyle w:val="Heading1"/>
        <w:pageBreakBefore w:val="0"/>
        <w:numPr>
          <w:ilvl w:val="0"/>
          <w:numId w:val="0"/>
        </w:numPr>
        <w:rPr>
          <w:noProof w:val="0"/>
        </w:rPr>
      </w:pPr>
      <w:bookmarkStart w:id="265" w:name="_Toc33032249"/>
      <w:r w:rsidRPr="00B51436">
        <w:rPr>
          <w:noProof w:val="0"/>
        </w:rPr>
        <w:t xml:space="preserve">Appendix B </w:t>
      </w:r>
      <w:r w:rsidR="00883B13" w:rsidRPr="00B51436">
        <w:rPr>
          <w:noProof w:val="0"/>
        </w:rPr>
        <w:t>–</w:t>
      </w:r>
      <w:r w:rsidRPr="00B51436">
        <w:rPr>
          <w:noProof w:val="0"/>
        </w:rPr>
        <w:t xml:space="preserve"> Transaction Summary Definitions</w:t>
      </w:r>
      <w:bookmarkEnd w:id="264"/>
      <w:bookmarkEnd w:id="265"/>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266" w:name="_Toc345074646"/>
    </w:p>
    <w:p w14:paraId="533BB80E" w14:textId="77777777" w:rsidR="00747676" w:rsidRPr="00B51436" w:rsidRDefault="00814F76" w:rsidP="00EA3BCB">
      <w:pPr>
        <w:pStyle w:val="Heading1"/>
        <w:pageBreakBefore w:val="0"/>
        <w:numPr>
          <w:ilvl w:val="0"/>
          <w:numId w:val="0"/>
        </w:numPr>
        <w:rPr>
          <w:noProof w:val="0"/>
        </w:rPr>
      </w:pPr>
      <w:bookmarkStart w:id="267" w:name="_Toc33032250"/>
      <w:r w:rsidRPr="00B51436">
        <w:rPr>
          <w:noProof w:val="0"/>
        </w:rPr>
        <w:t xml:space="preserve">Appendix D – </w:t>
      </w:r>
      <w:r w:rsidR="00747676" w:rsidRPr="00B51436">
        <w:rPr>
          <w:noProof w:val="0"/>
        </w:rPr>
        <w:t>Glossary</w:t>
      </w:r>
      <w:bookmarkEnd w:id="266"/>
      <w:bookmarkEnd w:id="267"/>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268" w:name="_Toc345074647"/>
    </w:p>
    <w:p w14:paraId="76F7FE2C" w14:textId="77777777" w:rsidR="00CF283F" w:rsidRPr="00B51436" w:rsidRDefault="00CF283F" w:rsidP="008616CB">
      <w:pPr>
        <w:pStyle w:val="PartTitle"/>
      </w:pPr>
      <w:bookmarkStart w:id="269" w:name="_Toc33032251"/>
      <w:r w:rsidRPr="00B51436">
        <w:lastRenderedPageBreak/>
        <w:t xml:space="preserve">Volume </w:t>
      </w:r>
      <w:r w:rsidR="00B43198" w:rsidRPr="00B51436">
        <w:t>1</w:t>
      </w:r>
      <w:r w:rsidRPr="00B51436">
        <w:t xml:space="preserve"> –</w:t>
      </w:r>
      <w:r w:rsidR="003A09FE" w:rsidRPr="00B51436">
        <w:t xml:space="preserve"> </w:t>
      </w:r>
      <w:r w:rsidRPr="00B51436">
        <w:t>Profiles</w:t>
      </w:r>
      <w:bookmarkEnd w:id="268"/>
      <w:bookmarkEnd w:id="269"/>
    </w:p>
    <w:p w14:paraId="22DEE049" w14:textId="25C58608" w:rsidR="00B55350" w:rsidRPr="006941EA" w:rsidRDefault="00B55350" w:rsidP="00C62E65">
      <w:pPr>
        <w:pStyle w:val="Heading2"/>
        <w:numPr>
          <w:ilvl w:val="0"/>
          <w:numId w:val="0"/>
        </w:numPr>
        <w:rPr>
          <w:noProof w:val="0"/>
        </w:rPr>
      </w:pPr>
      <w:bookmarkStart w:id="270" w:name="_Toc345074648"/>
      <w:bookmarkStart w:id="271" w:name="_Toc33032252"/>
      <w:bookmarkStart w:id="272" w:name="_Toc530206507"/>
      <w:bookmarkStart w:id="273" w:name="_Toc1388427"/>
      <w:bookmarkStart w:id="274" w:name="_Toc1388581"/>
      <w:bookmarkStart w:id="275" w:name="_Toc1456608"/>
      <w:bookmarkStart w:id="276" w:name="_Toc37034633"/>
      <w:bookmarkStart w:id="277" w:name="_Toc38846111"/>
      <w:r w:rsidRPr="00A15C2E">
        <w:rPr>
          <w:noProof w:val="0"/>
        </w:rPr>
        <w:t xml:space="preserve">Copyright </w:t>
      </w:r>
      <w:r w:rsidR="00D22DE2" w:rsidRPr="00A15C2E">
        <w:rPr>
          <w:noProof w:val="0"/>
        </w:rPr>
        <w:t>Licenses</w:t>
      </w:r>
      <w:bookmarkEnd w:id="270"/>
      <w:bookmarkEnd w:id="271"/>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278" w:name="_Toc345074649"/>
      <w:bookmarkStart w:id="279" w:name="_Toc33032253"/>
      <w:r w:rsidRPr="00A15C2E">
        <w:rPr>
          <w:noProof w:val="0"/>
        </w:rPr>
        <w:t>Domain-specific additions</w:t>
      </w:r>
      <w:bookmarkEnd w:id="278"/>
      <w:bookmarkEnd w:id="279"/>
    </w:p>
    <w:p w14:paraId="15B9022B" w14:textId="6C88511A" w:rsidR="00303E20" w:rsidRPr="00A15C2E" w:rsidRDefault="006941EA">
      <w:pPr>
        <w:pStyle w:val="BodyText"/>
      </w:pPr>
      <w:bookmarkStart w:id="280" w:name="_Toc473170358"/>
      <w:bookmarkStart w:id="281" w:name="_Toc504625755"/>
      <w:bookmarkStart w:id="282" w:name="_Toc530206508"/>
      <w:bookmarkStart w:id="283" w:name="_Toc1388428"/>
      <w:bookmarkStart w:id="284" w:name="_Toc1388582"/>
      <w:bookmarkStart w:id="285" w:name="_Toc1456609"/>
      <w:bookmarkStart w:id="286" w:name="_Toc37034634"/>
      <w:bookmarkStart w:id="287" w:name="_Toc38846112"/>
      <w:bookmarkEnd w:id="243"/>
      <w:bookmarkEnd w:id="244"/>
      <w:bookmarkEnd w:id="272"/>
      <w:bookmarkEnd w:id="273"/>
      <w:bookmarkEnd w:id="274"/>
      <w:bookmarkEnd w:id="275"/>
      <w:bookmarkEnd w:id="276"/>
      <w:bookmarkEnd w:id="277"/>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288" w:name="_Toc345074650"/>
      <w:bookmarkStart w:id="289" w:name="_Toc33032254"/>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288"/>
      <w:bookmarkEnd w:id="289"/>
    </w:p>
    <w:p w14:paraId="3BC0502D" w14:textId="1BBC9DCF" w:rsidR="00177EFB" w:rsidRPr="00B51436" w:rsidRDefault="009163C5" w:rsidP="00B51436">
      <w:pPr>
        <w:pStyle w:val="BodyText"/>
        <w:rPr>
          <w:i/>
        </w:rPr>
      </w:pPr>
      <w:ins w:id="290" w:author="John Moehrke" w:date="2020-02-20T14:20:00Z">
        <w:r>
          <w:t xml:space="preserve">The </w:t>
        </w:r>
      </w:ins>
      <w:r w:rsidR="00177EFB" w:rsidRPr="00B51436">
        <w:t xml:space="preserve">MHDS Profile </w:t>
      </w:r>
      <w:r w:rsidR="00B97DBE" w:rsidRPr="00B51436">
        <w:t>specifies</w:t>
      </w:r>
      <w:r w:rsidR="00177EFB"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00177EFB"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26589B"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291" w:name="_Hlk32947626"/>
    <w:bookmarkStart w:id="292"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291"/>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292"/>
    <w:p w14:paraId="471737D5" w14:textId="1527605D" w:rsidR="00C936A8" w:rsidRDefault="00C936A8">
      <w:pPr>
        <w:rPr>
          <w:ins w:id="293" w:author="John Moehrke" w:date="2020-02-20T11:34:00Z"/>
        </w:rPr>
      </w:pPr>
      <w:r w:rsidRPr="00B51436">
        <w:t xml:space="preserve">This MHDS </w:t>
      </w:r>
      <w:r w:rsidR="00C10DDE">
        <w:t>Profile</w:t>
      </w:r>
      <w:r w:rsidRPr="00B51436">
        <w:t xml:space="preserve"> defines a Document Sharing Exchange that is based around the HL7 FHIR standard, following the principles described in the </w:t>
      </w:r>
      <w:ins w:id="294" w:author="John Moehrke" w:date="2020-02-18T19:45:00Z">
        <w:r w:rsidR="007851B5">
          <w:fldChar w:fldCharType="begin"/>
        </w:r>
        <w:r w:rsidR="007851B5">
          <w:instrText xml:space="preserve"> HYPERLINK "https://www.ihe.net/wp-content/uploads/Technical_Framework/upload/IHE_ITI_White-Paper_Enabling-doc-sharing-through-IHE-Profiles_Rev1-0_2012-01-24.pdf" \t "_blank" \o "Health Information Exchange: Enabling Document Sharing Using IHE Profiles" </w:instrText>
        </w:r>
        <w:r w:rsidR="007851B5">
          <w:fldChar w:fldCharType="separate"/>
        </w:r>
        <w:r w:rsidR="007851B5" w:rsidRPr="00A15C2E">
          <w:rPr>
            <w:rStyle w:val="Hyperlink"/>
          </w:rPr>
          <w:t>Health Information Exchange: Enabling Document Sharing Using IHE Profiles</w:t>
        </w:r>
        <w:r w:rsidR="007851B5">
          <w:rPr>
            <w:rStyle w:val="Hyperlink"/>
          </w:rPr>
          <w:fldChar w:fldCharType="end"/>
        </w:r>
        <w:r w:rsidR="00D35887">
          <w:rPr>
            <w:rStyle w:val="Hyperlink"/>
          </w:rPr>
          <w:t xml:space="preserve"> </w:t>
        </w:r>
      </w:ins>
      <w:r w:rsidRPr="00B51436">
        <w:t>whitepaper</w:t>
      </w:r>
      <w:del w:id="295" w:author="John Moehrke" w:date="2020-02-18T19:46:00Z">
        <w:r w:rsidRPr="00B51436" w:rsidDel="00D35887">
          <w:delText xml:space="preserve"> on Document Sharing</w:delText>
        </w:r>
      </w:del>
      <w:r w:rsidRPr="00B51436">
        <w:t xml:space="preserve">. This Document Sharing exchange requires the same management of metadata as described in the </w:t>
      </w:r>
      <w:ins w:id="296" w:author="John Moehrke" w:date="2020-02-18T19:46:00Z">
        <w:r w:rsidR="00D35887" w:rsidRPr="00A15C2E">
          <w:rPr>
            <w:rStyle w:val="Hyperlink"/>
          </w:rPr>
          <w:fldChar w:fldCharType="begin"/>
        </w:r>
        <w:r w:rsidR="00D35887" w:rsidRPr="00A15C2E">
          <w:rPr>
            <w:rStyle w:val="Hyperlink"/>
          </w:rPr>
          <w:instrText>HYPERLINK "https://www.ihe.net/uploadedFiles/Documents/ITI/IHE_ITI_Handbook_Metadata_Rev1-1_Pub_2018-08-20.pdf"</w:instrText>
        </w:r>
        <w:r w:rsidR="00D35887" w:rsidRPr="00A15C2E">
          <w:rPr>
            <w:rStyle w:val="Hyperlink"/>
          </w:rPr>
          <w:fldChar w:fldCharType="separate"/>
        </w:r>
        <w:r w:rsidR="00D35887" w:rsidRPr="00A15C2E">
          <w:rPr>
            <w:rStyle w:val="Hyperlink"/>
          </w:rPr>
          <w:t>Document Sharing Metadata Handbook</w:t>
        </w:r>
        <w:r w:rsidR="00D35887" w:rsidRPr="00A15C2E">
          <w:rPr>
            <w:rStyle w:val="Hyperlink"/>
          </w:rPr>
          <w:fldChar w:fldCharType="end"/>
        </w:r>
      </w:ins>
      <w:del w:id="297" w:author="John Moehrke" w:date="2020-02-18T19:46:00Z">
        <w:r w:rsidRPr="00B51436" w:rsidDel="00D35887">
          <w:delText>metadata handbook</w:delText>
        </w:r>
      </w:del>
      <w:ins w:id="298" w:author="John Moehrke" w:date="2020-02-18T19:47:00Z">
        <w:r w:rsidR="00D35887">
          <w:t>.</w:t>
        </w:r>
      </w:ins>
      <w:del w:id="299" w:author="John Moehrke" w:date="2020-02-18T19:47:00Z">
        <w:r w:rsidRPr="00B51436" w:rsidDel="00D35887">
          <w:delText>:</w:delText>
        </w:r>
      </w:del>
    </w:p>
    <w:p w14:paraId="7BBEE579" w14:textId="0C8B0920" w:rsidR="004E6DDB" w:rsidRPr="00B51436" w:rsidRDefault="004E6DDB" w:rsidP="004E6DDB">
      <w:pPr>
        <w:pStyle w:val="BodyText"/>
        <w:jc w:val="center"/>
        <w:rPr>
          <w:ins w:id="300" w:author="John Moehrke" w:date="2020-02-20T11:34:00Z"/>
        </w:rPr>
      </w:pPr>
      <w:ins w:id="301" w:author="John Moehrke" w:date="2020-02-20T11:40:00Z">
        <w:r>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65764B11" w14:textId="6A598F7F" w:rsidR="004E6DDB" w:rsidRPr="00B51436" w:rsidRDefault="004E6DDB" w:rsidP="004E6DDB">
      <w:pPr>
        <w:pStyle w:val="FigureTitle"/>
        <w:rPr>
          <w:ins w:id="302" w:author="John Moehrke" w:date="2020-02-20T11:34:00Z"/>
        </w:rPr>
      </w:pPr>
      <w:ins w:id="303" w:author="John Moehrke" w:date="2020-02-20T11:34:00Z">
        <w:r w:rsidRPr="00B51436">
          <w:lastRenderedPageBreak/>
          <w:t xml:space="preserve">Figure X-1: MHDS </w:t>
        </w:r>
        <w:r>
          <w:t>High Level View</w:t>
        </w:r>
        <w:r w:rsidRPr="00B51436">
          <w:t xml:space="preserve"> Diagram</w:t>
        </w:r>
      </w:ins>
    </w:p>
    <w:p w14:paraId="22A896F8" w14:textId="77777777" w:rsidR="004E6DDB" w:rsidRPr="00D35887" w:rsidRDefault="004E6DDB">
      <w:pPr>
        <w:rPr>
          <w:color w:val="0000FF"/>
          <w:u w:val="single"/>
          <w:rPrChange w:id="304" w:author="John Moehrke" w:date="2020-02-18T19:45:00Z">
            <w:rPr/>
          </w:rPrChange>
        </w:rPr>
        <w:pPrChange w:id="305" w:author="John Moehrke" w:date="2020-02-18T19:47:00Z">
          <w:pPr>
            <w:pStyle w:val="BodyText"/>
          </w:pPr>
        </w:pPrChange>
      </w:pPr>
    </w:p>
    <w:p w14:paraId="26EFC41B" w14:textId="502E0311"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del w:id="306" w:author="John Moehrke" w:date="2020-02-18T22:20:00Z">
        <w:r w:rsidRPr="00B51436" w:rsidDel="00B56A27">
          <w:delText>X.4</w:delText>
        </w:r>
      </w:del>
      <w:ins w:id="307" w:author="John Moehrke" w:date="2020-02-18T22:20:00Z">
        <w:r w:rsidR="00B56A27">
          <w:t>X.7</w:t>
        </w:r>
      </w:ins>
      <w:r w:rsidRPr="00B51436">
        <w:t xml:space="preserve"> below.</w:t>
      </w:r>
    </w:p>
    <w:p w14:paraId="09AA4275" w14:textId="302F68B5" w:rsidR="00A85861" w:rsidRPr="00B51436" w:rsidRDefault="00CF283F" w:rsidP="00D91815">
      <w:pPr>
        <w:pStyle w:val="Heading2"/>
        <w:numPr>
          <w:ilvl w:val="0"/>
          <w:numId w:val="0"/>
        </w:numPr>
        <w:rPr>
          <w:noProof w:val="0"/>
        </w:rPr>
      </w:pPr>
      <w:bookmarkStart w:id="308" w:name="_Toc345074651"/>
      <w:bookmarkStart w:id="309" w:name="_Toc33032255"/>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280"/>
      <w:bookmarkEnd w:id="281"/>
      <w:bookmarkEnd w:id="282"/>
      <w:bookmarkEnd w:id="283"/>
      <w:bookmarkEnd w:id="284"/>
      <w:bookmarkEnd w:id="285"/>
      <w:bookmarkEnd w:id="286"/>
      <w:bookmarkEnd w:id="287"/>
      <w:r w:rsidR="008608EF" w:rsidRPr="00B51436">
        <w:rPr>
          <w:noProof w:val="0"/>
        </w:rPr>
        <w:t>, and Content Modules</w:t>
      </w:r>
      <w:bookmarkStart w:id="310" w:name="_Toc473170359"/>
      <w:bookmarkStart w:id="311" w:name="_Toc504625756"/>
      <w:bookmarkStart w:id="312" w:name="_Toc530206509"/>
      <w:bookmarkStart w:id="313" w:name="_Toc1388429"/>
      <w:bookmarkStart w:id="314" w:name="_Toc1388583"/>
      <w:bookmarkStart w:id="315" w:name="_Toc1456610"/>
      <w:bookmarkStart w:id="316" w:name="_Toc37034635"/>
      <w:bookmarkStart w:id="317" w:name="_Toc38846113"/>
      <w:bookmarkEnd w:id="308"/>
      <w:bookmarkEnd w:id="309"/>
    </w:p>
    <w:p w14:paraId="2527D70C" w14:textId="5947411E" w:rsidR="003921A0" w:rsidRPr="00B51436" w:rsidDel="008C2D40" w:rsidRDefault="00BC69B5">
      <w:pPr>
        <w:pStyle w:val="BodyText"/>
        <w:rPr>
          <w:del w:id="318" w:author="John Moehrke" w:date="2020-02-20T11:58:00Z"/>
          <w:i/>
        </w:rPr>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del w:id="319" w:author="John Moehrke" w:date="2020-02-20T11:58:00Z">
        <w:r w:rsidR="00C936A8" w:rsidRPr="00B51436" w:rsidDel="008C2D40">
          <w:delText xml:space="preserve">Figure X.1-1 </w:delText>
        </w:r>
      </w:del>
      <w:del w:id="320" w:author="John Moehrke" w:date="2020-02-20T11:57:00Z">
        <w:r w:rsidR="00C936A8" w:rsidRPr="00B51436" w:rsidDel="008C2D40">
          <w:delText xml:space="preserve">is </w:delText>
        </w:r>
        <w:r w:rsidR="00A31857" w:rsidRPr="00B51436" w:rsidDel="008C2D40">
          <w:delText xml:space="preserve">a high-level </w:delText>
        </w:r>
      </w:del>
      <w:del w:id="321" w:author="John Moehrke" w:date="2020-02-20T11:58:00Z">
        <w:r w:rsidR="00A31857" w:rsidRPr="00B51436" w:rsidDel="008C2D40">
          <w:delText>diagram show</w:delText>
        </w:r>
      </w:del>
      <w:del w:id="322" w:author="John Moehrke" w:date="2020-02-20T11:57:00Z">
        <w:r w:rsidR="00A31857" w:rsidRPr="00B51436" w:rsidDel="008C2D40">
          <w:delText>ing</w:delText>
        </w:r>
      </w:del>
      <w:del w:id="323" w:author="John Moehrke" w:date="2020-02-20T11:58:00Z">
        <w:r w:rsidR="00A31857" w:rsidRPr="00B51436" w:rsidDel="008C2D40">
          <w:delText xml:space="preserve"> a set of </w:delText>
        </w:r>
        <w:r w:rsidR="00C10DDE" w:rsidDel="008C2D40">
          <w:delText>a</w:delText>
        </w:r>
        <w:r w:rsidR="00A31857" w:rsidRPr="00B51436" w:rsidDel="008C2D40">
          <w:delText>ctors that would be deployed in a virtual central infrastructure. They do not need to be deployed in the same physical location, but they will act as one central service.</w:delText>
        </w:r>
      </w:del>
    </w:p>
    <w:p w14:paraId="0CAD755F" w14:textId="7D39CFED" w:rsidR="00A31857" w:rsidRPr="00B51436" w:rsidRDefault="008C2D40" w:rsidP="00A31857">
      <w:pPr>
        <w:pStyle w:val="BodyText"/>
      </w:pPr>
      <w:ins w:id="324" w:author="John Moehrke" w:date="2020-02-20T11:57:00Z">
        <w:r>
          <w:t>Figure X.1-</w:t>
        </w:r>
      </w:ins>
      <w:ins w:id="325" w:author="John Moehrke" w:date="2020-02-20T11:58:00Z">
        <w:r>
          <w:t>1</w:t>
        </w:r>
      </w:ins>
      <w:ins w:id="326" w:author="John Moehrke" w:date="2020-02-20T11:57:00Z">
        <w:r>
          <w:t xml:space="preserve"> shows a detailed Actor diagram for the MHDS Document Registry. </w:t>
        </w:r>
      </w:ins>
    </w:p>
    <w:p w14:paraId="2C7BB3E4" w14:textId="77777777" w:rsidR="008C2D40" w:rsidRPr="00B51436" w:rsidRDefault="008C2D40" w:rsidP="008C2D40">
      <w:pPr>
        <w:pStyle w:val="BodyText"/>
        <w:jc w:val="center"/>
        <w:rPr>
          <w:ins w:id="327" w:author="John Moehrke" w:date="2020-02-20T11:56:00Z"/>
        </w:rPr>
      </w:pPr>
      <w:ins w:id="328" w:author="John Moehrke" w:date="2020-02-20T11:56:00Z">
        <w:r>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ins>
    </w:p>
    <w:p w14:paraId="20B10214" w14:textId="32073CD8" w:rsidR="008C2D40" w:rsidRPr="00B51436" w:rsidRDefault="008C2D40" w:rsidP="008C2D40">
      <w:pPr>
        <w:pStyle w:val="FigureTitle"/>
        <w:rPr>
          <w:ins w:id="329" w:author="John Moehrke" w:date="2020-02-20T11:56:00Z"/>
        </w:rPr>
      </w:pPr>
      <w:ins w:id="330" w:author="John Moehrke" w:date="2020-02-20T11:56:00Z">
        <w:r w:rsidRPr="00B51436">
          <w:t>Figure X.1-</w:t>
        </w:r>
        <w:r>
          <w:t>1</w:t>
        </w:r>
        <w:r w:rsidRPr="00B51436">
          <w:t>: MHDS Registry Actor Diagram</w:t>
        </w:r>
      </w:ins>
    </w:p>
    <w:p w14:paraId="757C697E" w14:textId="77777777" w:rsidR="00A31857" w:rsidRPr="00B51436" w:rsidRDefault="00A31857" w:rsidP="00A31857">
      <w:pPr>
        <w:pStyle w:val="BodyText"/>
      </w:pPr>
    </w:p>
    <w:p w14:paraId="37114EEB" w14:textId="29197E12" w:rsidR="008C2D40" w:rsidRDefault="008C2D40" w:rsidP="008C2D40">
      <w:pPr>
        <w:pStyle w:val="BodyText"/>
        <w:rPr>
          <w:ins w:id="331" w:author="John Moehrke" w:date="2020-02-20T12:01:00Z"/>
        </w:rPr>
      </w:pPr>
      <w:ins w:id="332" w:author="John Moehrke" w:date="2020-02-20T12:01:00Z">
        <w:r w:rsidRPr="00B51436">
          <w:t xml:space="preserve">The Document Registry is grouped with a set of </w:t>
        </w:r>
        <w:r>
          <w:t>a</w:t>
        </w:r>
        <w:r w:rsidRPr="00B51436">
          <w:t>ctors from other profiles</w:t>
        </w:r>
        <w:r>
          <w:t xml:space="preserve">. </w:t>
        </w:r>
      </w:ins>
    </w:p>
    <w:p w14:paraId="2E0D6B55" w14:textId="77777777" w:rsidR="008C2D40" w:rsidRDefault="008C2D40" w:rsidP="008C2D40">
      <w:pPr>
        <w:pStyle w:val="ListBullet2"/>
        <w:rPr>
          <w:ins w:id="333" w:author="John Moehrke" w:date="2020-02-20T12:01:00Z"/>
        </w:rPr>
      </w:pPr>
      <w:ins w:id="334" w:author="John Moehrke" w:date="2020-02-20T12:01:00Z">
        <w:r w:rsidRPr="00B23C15">
          <w:rPr>
            <w:b/>
            <w:bCs/>
          </w:rPr>
          <w:t>MHD</w:t>
        </w:r>
        <w:r>
          <w:rPr>
            <w:b/>
            <w:bCs/>
          </w:rPr>
          <w:t xml:space="preserve"> -</w:t>
        </w:r>
        <w:r w:rsidRPr="00B23C15">
          <w:rPr>
            <w:b/>
            <w:bCs/>
          </w:rPr>
          <w:t xml:space="preserve"> Document Responder</w:t>
        </w:r>
        <w:r w:rsidRPr="00B51436">
          <w:t xml:space="preserve"> </w:t>
        </w:r>
        <w:r>
          <w:t>supports publication requests by the MHD Document Source. The Comprehensive Metadata Option is required.</w:t>
        </w:r>
      </w:ins>
    </w:p>
    <w:p w14:paraId="53DB6D2D" w14:textId="77777777" w:rsidR="008C2D40" w:rsidRDefault="008C2D40" w:rsidP="008C2D40">
      <w:pPr>
        <w:pStyle w:val="ListBullet2"/>
        <w:rPr>
          <w:ins w:id="335" w:author="John Moehrke" w:date="2020-02-20T12:01:00Z"/>
        </w:rPr>
      </w:pPr>
      <w:ins w:id="336" w:author="John Moehrke" w:date="2020-02-20T12:01:00Z">
        <w:r w:rsidRPr="00B23C15">
          <w:rPr>
            <w:b/>
            <w:bCs/>
          </w:rPr>
          <w:t xml:space="preserve">MHD </w:t>
        </w:r>
        <w:r>
          <w:rPr>
            <w:b/>
            <w:bCs/>
          </w:rPr>
          <w:t xml:space="preserve">- </w:t>
        </w:r>
        <w:r w:rsidRPr="00B23C15">
          <w:rPr>
            <w:b/>
            <w:bCs/>
          </w:rPr>
          <w:t>Document Recipient</w:t>
        </w:r>
        <w:r w:rsidRPr="00B51436">
          <w:t xml:space="preserve"> </w:t>
        </w:r>
        <w:r>
          <w:t>supports the discovery and retrieval of documents by MHD Document Consumer.</w:t>
        </w:r>
      </w:ins>
    </w:p>
    <w:p w14:paraId="23F83443" w14:textId="77777777" w:rsidR="008C2D40" w:rsidRDefault="008C2D40" w:rsidP="008C2D40">
      <w:pPr>
        <w:pStyle w:val="ListBullet2"/>
        <w:rPr>
          <w:ins w:id="337" w:author="John Moehrke" w:date="2020-02-20T12:01:00Z"/>
        </w:rPr>
      </w:pPr>
      <w:ins w:id="338" w:author="John Moehrke" w:date="2020-02-20T12:01:00Z">
        <w:r w:rsidRPr="00B23C15">
          <w:rPr>
            <w:b/>
            <w:bCs/>
          </w:rPr>
          <w:lastRenderedPageBreak/>
          <w:t xml:space="preserve">PMIR </w:t>
        </w:r>
        <w:r>
          <w:rPr>
            <w:b/>
            <w:bCs/>
          </w:rPr>
          <w:t xml:space="preserve">- </w:t>
        </w:r>
        <w:r w:rsidRPr="00B23C15">
          <w:rPr>
            <w:b/>
            <w:bCs/>
          </w:rPr>
          <w:t>Patient Identity Consumer</w:t>
        </w:r>
        <w:r w:rsidRPr="00B51436">
          <w:t xml:space="preserve"> provide</w:t>
        </w:r>
        <w:r>
          <w:t>s</w:t>
        </w:r>
        <w:r w:rsidRPr="00B51436">
          <w:t xml:space="preserve"> patient identity synchronization and specifically the merge function to be applied to any data managed in the Document Registry. </w:t>
        </w:r>
      </w:ins>
    </w:p>
    <w:p w14:paraId="03F9AAD0" w14:textId="77777777" w:rsidR="008C2D40" w:rsidRDefault="008C2D40" w:rsidP="008C2D40">
      <w:pPr>
        <w:pStyle w:val="ListBullet2"/>
        <w:rPr>
          <w:ins w:id="339" w:author="John Moehrke" w:date="2020-02-20T12:01:00Z"/>
        </w:rPr>
      </w:pPr>
      <w:ins w:id="340" w:author="John Moehrke" w:date="2020-02-20T12:01:00Z">
        <w:r w:rsidRPr="00B23C15">
          <w:rPr>
            <w:b/>
            <w:bCs/>
          </w:rPr>
          <w:t xml:space="preserve">SVCM </w:t>
        </w:r>
        <w:r>
          <w:rPr>
            <w:b/>
            <w:bCs/>
          </w:rPr>
          <w:t xml:space="preserve">- </w:t>
        </w:r>
        <w:r w:rsidRPr="00B23C15">
          <w:rPr>
            <w:b/>
            <w:bCs/>
          </w:rPr>
          <w:t>Consumer</w:t>
        </w:r>
        <w:r w:rsidRPr="00B51436">
          <w:t xml:space="preserve"> enables the Document Registry to gain access to </w:t>
        </w:r>
        <w:proofErr w:type="spellStart"/>
        <w:r w:rsidRPr="00B51436">
          <w:t>ValueSets</w:t>
        </w:r>
        <w:proofErr w:type="spellEnd"/>
        <w:r w:rsidRPr="00B51436">
          <w:t xml:space="preserve"> that the Registry is enforcing Metadata consistency. </w:t>
        </w:r>
      </w:ins>
    </w:p>
    <w:p w14:paraId="1C1A9115" w14:textId="77777777" w:rsidR="008C2D40" w:rsidRDefault="008C2D40" w:rsidP="008C2D40">
      <w:pPr>
        <w:pStyle w:val="ListBullet2"/>
        <w:rPr>
          <w:ins w:id="341" w:author="John Moehrke" w:date="2020-02-20T12:01:00Z"/>
        </w:rPr>
      </w:pPr>
      <w:ins w:id="342" w:author="John Moehrke" w:date="2020-02-20T12:01:00Z">
        <w:r w:rsidRPr="00B23C15">
          <w:rPr>
            <w:b/>
            <w:bCs/>
          </w:rPr>
          <w:t xml:space="preserve">mCSD </w:t>
        </w:r>
        <w:r>
          <w:rPr>
            <w:b/>
            <w:bCs/>
          </w:rPr>
          <w:t xml:space="preserve">- </w:t>
        </w:r>
        <w:r w:rsidRPr="00B23C15">
          <w:rPr>
            <w:b/>
            <w:bCs/>
          </w:rPr>
          <w:t>Consumer</w:t>
        </w:r>
        <w:r w:rsidRPr="00B51436">
          <w:t xml:space="preserve"> enables the Registry to have access to Organization and Practitioner resources. </w:t>
        </w:r>
      </w:ins>
    </w:p>
    <w:p w14:paraId="423C89DA" w14:textId="77777777" w:rsidR="008C2D40" w:rsidRDefault="008C2D40" w:rsidP="008C2D40">
      <w:pPr>
        <w:pStyle w:val="ListBullet2"/>
        <w:rPr>
          <w:ins w:id="343" w:author="John Moehrke" w:date="2020-02-20T12:01:00Z"/>
        </w:rPr>
      </w:pPr>
      <w:ins w:id="344" w:author="John Moehrke" w:date="2020-02-20T12:01:00Z">
        <w:r w:rsidRPr="00B23C15">
          <w:rPr>
            <w:b/>
            <w:bCs/>
          </w:rPr>
          <w:t xml:space="preserve">IUA </w:t>
        </w:r>
        <w:r>
          <w:rPr>
            <w:b/>
            <w:bCs/>
          </w:rPr>
          <w:t xml:space="preserve">- </w:t>
        </w:r>
        <w:r w:rsidRPr="00B23C15">
          <w:rPr>
            <w:b/>
            <w:bCs/>
          </w:rPr>
          <w:t>Resource Service</w:t>
        </w:r>
        <w:r>
          <w:t xml:space="preserve"> enforces access control decisions.</w:t>
        </w:r>
        <w:r w:rsidRPr="00B51436">
          <w:t xml:space="preserve"> </w:t>
        </w:r>
      </w:ins>
    </w:p>
    <w:p w14:paraId="27814504" w14:textId="77777777" w:rsidR="008C2D40" w:rsidRDefault="008C2D40" w:rsidP="008C2D40">
      <w:pPr>
        <w:pStyle w:val="ListBullet2"/>
        <w:rPr>
          <w:ins w:id="345" w:author="John Moehrke" w:date="2020-02-20T12:01:00Z"/>
        </w:rPr>
      </w:pPr>
      <w:ins w:id="346" w:author="John Moehrke" w:date="2020-02-20T12:01:00Z">
        <w:r w:rsidRPr="00B23C15">
          <w:rPr>
            <w:b/>
            <w:bCs/>
          </w:rPr>
          <w:t xml:space="preserve">ATNA </w:t>
        </w:r>
        <w:r>
          <w:rPr>
            <w:b/>
            <w:bCs/>
          </w:rPr>
          <w:t xml:space="preserve">- </w:t>
        </w:r>
        <w:r w:rsidRPr="00B23C15">
          <w:rPr>
            <w:b/>
            <w:bCs/>
          </w:rPr>
          <w:t>Secure Node</w:t>
        </w:r>
        <w:r>
          <w:t xml:space="preserve"> </w:t>
        </w:r>
        <w:r w:rsidRPr="00B51436">
          <w:t>enable the Document Registry to be secure</w:t>
        </w:r>
        <w:r>
          <w:t>, record audit records,</w:t>
        </w:r>
        <w:r w:rsidRPr="00B51436">
          <w:t xml:space="preserve"> and support secure transactions</w:t>
        </w:r>
        <w:r>
          <w:t xml:space="preserve">. </w:t>
        </w:r>
      </w:ins>
    </w:p>
    <w:p w14:paraId="2541759C" w14:textId="77777777" w:rsidR="008C2D40" w:rsidRDefault="008C2D40" w:rsidP="008C2D40">
      <w:pPr>
        <w:pStyle w:val="ListBullet2"/>
        <w:rPr>
          <w:ins w:id="347" w:author="John Moehrke" w:date="2020-02-20T12:01:00Z"/>
        </w:rPr>
      </w:pPr>
      <w:ins w:id="348" w:author="John Moehrke" w:date="2020-02-20T12:01:00Z">
        <w:r w:rsidRPr="00B23C15">
          <w:rPr>
            <w:b/>
            <w:bCs/>
          </w:rPr>
          <w:t xml:space="preserve">CT </w:t>
        </w:r>
        <w:r>
          <w:rPr>
            <w:b/>
            <w:bCs/>
          </w:rPr>
          <w:t xml:space="preserve">- </w:t>
        </w:r>
        <w:r w:rsidRPr="00B23C15">
          <w:rPr>
            <w:b/>
            <w:bCs/>
          </w:rPr>
          <w:t>Time Client</w:t>
        </w:r>
        <w:r w:rsidRPr="00B51436">
          <w:t xml:space="preserve"> assures that all records of time done by the Document Registry are aligned with the Time Source. </w:t>
        </w:r>
      </w:ins>
    </w:p>
    <w:p w14:paraId="5B499C44" w14:textId="42C593B6" w:rsidR="008C2D40" w:rsidRPr="00B51436" w:rsidRDefault="008C2D40" w:rsidP="008C2D40">
      <w:pPr>
        <w:pStyle w:val="ListBullet2"/>
        <w:numPr>
          <w:ilvl w:val="0"/>
          <w:numId w:val="0"/>
        </w:numPr>
        <w:ind w:left="360"/>
        <w:rPr>
          <w:ins w:id="349" w:author="John Moehrke" w:date="2020-02-20T12:01:00Z"/>
        </w:rPr>
      </w:pPr>
      <w:ins w:id="350" w:author="John Moehrke" w:date="2020-02-20T12:01:00Z">
        <w:r w:rsidRPr="00B51436">
          <w:t>This Document Registr</w:t>
        </w:r>
        <w:r>
          <w:t>y relies upon services that would also be hosted within an HIE Central Infrastructure.</w:t>
        </w:r>
      </w:ins>
    </w:p>
    <w:p w14:paraId="46A14AE2" w14:textId="67EA754C" w:rsidR="0038698A" w:rsidRDefault="00C46378" w:rsidP="008C2D40">
      <w:pPr>
        <w:pStyle w:val="BodyText"/>
        <w:rPr>
          <w:ins w:id="351" w:author="John Moehrke" w:date="2020-02-19T18:14:00Z"/>
        </w:rPr>
      </w:pPr>
      <w:ins w:id="352" w:author="John Moehrke" w:date="2020-02-20T16:01:00Z">
        <w:r>
          <w:rPr>
            <w:noProof/>
          </w:rPr>
          <w:drawing>
            <wp:inline distT="0" distB="0" distL="0" distR="0" wp14:anchorId="3A0D4AC8" wp14:editId="2CF91114">
              <wp:extent cx="5943600"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23D8CA47" w14:textId="4329C616" w:rsidR="0038698A" w:rsidRDefault="0038698A">
      <w:pPr>
        <w:pStyle w:val="Caption"/>
        <w:rPr>
          <w:ins w:id="353" w:author="John Moehrke" w:date="2020-02-19T18:14:00Z"/>
        </w:rPr>
        <w:pPrChange w:id="354" w:author="John Moehrke" w:date="2020-02-19T18:14:00Z">
          <w:pPr>
            <w:pStyle w:val="BodyText"/>
          </w:pPr>
        </w:pPrChange>
      </w:pPr>
      <w:ins w:id="355" w:author="John Moehrke" w:date="2020-02-19T18:14:00Z">
        <w:r>
          <w:t>Figure X.1-</w:t>
        </w:r>
      </w:ins>
      <w:ins w:id="356" w:author="John Moehrke" w:date="2020-02-20T11:35:00Z">
        <w:r w:rsidR="004E6DDB">
          <w:t>1</w:t>
        </w:r>
      </w:ins>
      <w:ins w:id="357" w:author="John Moehrke" w:date="2020-02-19T18:14:00Z">
        <w:r>
          <w:t>: MHD</w:t>
        </w:r>
      </w:ins>
      <w:ins w:id="358" w:author="John Moehrke" w:date="2020-02-19T18:15:00Z">
        <w:r>
          <w:t>S</w:t>
        </w:r>
      </w:ins>
      <w:ins w:id="359" w:author="John Moehrke" w:date="2020-02-19T18:14:00Z">
        <w:r>
          <w:t xml:space="preserve"> Actor Diagram</w:t>
        </w:r>
      </w:ins>
    </w:p>
    <w:p w14:paraId="6123E56F" w14:textId="72258128" w:rsidR="00707604" w:rsidRPr="00B51436" w:rsidRDefault="00707604" w:rsidP="00707604">
      <w:pPr>
        <w:pStyle w:val="BodyText"/>
      </w:pPr>
      <w:r w:rsidRPr="00B51436">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lastRenderedPageBreak/>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t>ATNA – Audit Record Repository</w:t>
      </w:r>
      <w:r w:rsidRPr="00B51436">
        <w:t xml:space="preserve"> </w:t>
      </w:r>
      <w:ins w:id="360" w:author="John Moehrke" w:date="2020-02-18T20:48:00Z">
        <w:r w:rsidR="004E2400">
          <w:t xml:space="preserve">with support for the </w:t>
        </w:r>
        <w:r w:rsidR="004E2400" w:rsidRPr="00283502">
          <w:t>ATX: FHIR Feed Option</w:t>
        </w:r>
        <w:r w:rsidR="004E2400" w:rsidRPr="00B51436">
          <w:t xml:space="preserve"> </w:t>
        </w:r>
      </w:ins>
      <w:r w:rsidRPr="00B51436">
        <w:t>–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2A0E1440" w14:textId="187FA8AB" w:rsidR="00E6404A" w:rsidRPr="00B51436" w:rsidRDefault="00707604" w:rsidP="008C2D40">
      <w:pPr>
        <w:pStyle w:val="BodyText"/>
        <w:pPrChange w:id="361" w:author="John Moehrke" w:date="2020-02-20T12:03:00Z">
          <w:pPr>
            <w:pStyle w:val="FigureTitle"/>
            <w:jc w:val="left"/>
          </w:pPr>
        </w:pPrChange>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DE754E">
        <w:t xml:space="preserve"> </w:t>
      </w:r>
    </w:p>
    <w:p w14:paraId="1A089622" w14:textId="18EED0C4" w:rsidR="00AE0E39" w:rsidRDefault="00AE0E39">
      <w:pPr>
        <w:pStyle w:val="BodyText"/>
        <w:rPr>
          <w:ins w:id="362" w:author="John Moehrke" w:date="2020-02-18T20:22:00Z"/>
        </w:rPr>
      </w:pPr>
      <w:ins w:id="363" w:author="John Moehrke" w:date="2020-02-18T20:22:00Z">
        <w:r>
          <w:t xml:space="preserve">The Document Registry and </w:t>
        </w:r>
      </w:ins>
      <w:ins w:id="364" w:author="John Moehrke" w:date="2020-02-18T20:23:00Z">
        <w:r>
          <w:t>the supporting services listed above provide a set of services that make up a Document Sharing Infrastructure that is b</w:t>
        </w:r>
      </w:ins>
      <w:ins w:id="365" w:author="John Moehrke" w:date="2020-02-18T20:24:00Z">
        <w:r>
          <w:t xml:space="preserve">ased on FHIR. This set of services enable Systems that Publish Documents and Systems that Consume Documents. </w:t>
        </w:r>
      </w:ins>
      <w:ins w:id="366" w:author="John Moehrke" w:date="2020-02-20T09:13:00Z">
        <w:r w:rsidR="0026589B">
          <w:t>Additionally,</w:t>
        </w:r>
      </w:ins>
      <w:ins w:id="367" w:author="John Moehrke" w:date="2020-02-18T20:27:00Z">
        <w:r>
          <w:t xml:space="preserve"> the mXD</w:t>
        </w:r>
      </w:ins>
      <w:ins w:id="368" w:author="John Moehrke" w:date="2020-02-18T20:28:00Z">
        <w:r>
          <w:t xml:space="preserve">E profile may be used to make the information in the Document Sharing infrastructure more consumable as FHIR Resources using QEDm. </w:t>
        </w:r>
      </w:ins>
      <w:ins w:id="369" w:author="John Moehrke" w:date="2020-02-18T20:25:00Z">
        <w:r>
          <w:t>These client</w:t>
        </w:r>
      </w:ins>
      <w:ins w:id="370" w:author="John Moehrke" w:date="2020-02-18T20:26:00Z">
        <w:r>
          <w:t xml:space="preserve"> </w:t>
        </w:r>
      </w:ins>
      <w:ins w:id="371" w:author="John Moehrke" w:date="2020-02-18T20:28:00Z">
        <w:r>
          <w:t xml:space="preserve">of the MHDS services </w:t>
        </w:r>
      </w:ins>
      <w:ins w:id="372" w:author="John Moehrke" w:date="2020-02-18T20:26:00Z">
        <w:r>
          <w:t>use the existing profiles and are not specifically constrained by the MHDS profile</w:t>
        </w:r>
      </w:ins>
      <w:ins w:id="373" w:author="John Moehrke" w:date="2020-02-18T20:30:00Z">
        <w:r>
          <w:t xml:space="preserve">. See section X.6 for more details on </w:t>
        </w:r>
      </w:ins>
      <w:ins w:id="374" w:author="John Moehrke" w:date="2020-02-18T20:31:00Z">
        <w:r>
          <w:t>Cross Profile Considerations of System that publishes documents</w:t>
        </w:r>
        <w:r w:rsidR="00C46C5C">
          <w:t>, System that consumes documents, and System that consumers clinical data elements.</w:t>
        </w:r>
      </w:ins>
      <w:ins w:id="375" w:author="John Moehrke" w:date="2020-02-18T20:29:00Z">
        <w:r>
          <w:t xml:space="preserve"> </w:t>
        </w:r>
      </w:ins>
      <w:ins w:id="376" w:author="John Moehrke" w:date="2020-02-18T20:26:00Z">
        <w:r>
          <w:t xml:space="preserve"> </w:t>
        </w:r>
      </w:ins>
    </w:p>
    <w:p w14:paraId="296F6CAA" w14:textId="40E13059" w:rsidR="00E6404A" w:rsidRPr="00B51436" w:rsidRDefault="00CF283F">
      <w:pPr>
        <w:pStyle w:val="BodyText"/>
      </w:pPr>
      <w:r w:rsidRPr="00B51436">
        <w:lastRenderedPageBreak/>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Change w:id="377" w:author="John Moehrke" w:date="2020-02-18T22:52:00Z">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PrChange>
      </w:tblPr>
      <w:tblGrid>
        <w:gridCol w:w="1975"/>
        <w:gridCol w:w="1800"/>
        <w:gridCol w:w="2070"/>
        <w:gridCol w:w="1620"/>
        <w:gridCol w:w="1710"/>
        <w:tblGridChange w:id="378">
          <w:tblGrid>
            <w:gridCol w:w="1615"/>
            <w:gridCol w:w="2160"/>
            <w:gridCol w:w="2070"/>
            <w:gridCol w:w="1620"/>
            <w:gridCol w:w="1710"/>
          </w:tblGrid>
        </w:tblGridChange>
      </w:tblGrid>
      <w:tr w:rsidR="00547C57" w:rsidRPr="00B51436" w14:paraId="3B97826D" w14:textId="77777777" w:rsidTr="00711108">
        <w:trPr>
          <w:cantSplit/>
          <w:tblHeader/>
          <w:jc w:val="center"/>
          <w:trPrChange w:id="379" w:author="John Moehrke" w:date="2020-02-18T22:52:00Z">
            <w:trPr>
              <w:cantSplit/>
              <w:tblHeader/>
              <w:jc w:val="center"/>
            </w:trPr>
          </w:trPrChange>
        </w:trPr>
        <w:tc>
          <w:tcPr>
            <w:tcW w:w="1975" w:type="dxa"/>
            <w:tcBorders>
              <w:bottom w:val="single" w:sz="4" w:space="0" w:color="auto"/>
            </w:tcBorders>
            <w:shd w:val="pct15" w:color="auto" w:fill="FFFFFF"/>
            <w:tcPrChange w:id="380" w:author="John Moehrke" w:date="2020-02-18T22:52:00Z">
              <w:tcPr>
                <w:tcW w:w="1615" w:type="dxa"/>
                <w:tcBorders>
                  <w:bottom w:val="single" w:sz="4" w:space="0" w:color="auto"/>
                </w:tcBorders>
                <w:shd w:val="pct15" w:color="auto" w:fill="FFFFFF"/>
              </w:tcPr>
            </w:tcPrChange>
          </w:tcPr>
          <w:p w14:paraId="4CE0D5B8" w14:textId="77777777" w:rsidR="00547C57" w:rsidRPr="00B51436" w:rsidRDefault="00547C57" w:rsidP="00663624">
            <w:pPr>
              <w:pStyle w:val="TableEntryHeader"/>
            </w:pPr>
            <w:bookmarkStart w:id="381" w:name="_Hlk485053677"/>
            <w:r w:rsidRPr="00B51436">
              <w:t>Actors</w:t>
            </w:r>
          </w:p>
        </w:tc>
        <w:tc>
          <w:tcPr>
            <w:tcW w:w="1800" w:type="dxa"/>
            <w:shd w:val="pct15" w:color="auto" w:fill="FFFFFF"/>
            <w:tcPrChange w:id="382" w:author="John Moehrke" w:date="2020-02-18T22:52:00Z">
              <w:tcPr>
                <w:tcW w:w="2160" w:type="dxa"/>
                <w:shd w:val="pct15" w:color="auto" w:fill="FFFFFF"/>
              </w:tcPr>
            </w:tcPrChange>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Change w:id="383" w:author="John Moehrke" w:date="2020-02-18T22:52:00Z">
              <w:tcPr>
                <w:tcW w:w="2070" w:type="dxa"/>
                <w:shd w:val="pct15" w:color="auto" w:fill="FFFFFF"/>
              </w:tcPr>
            </w:tcPrChange>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Change w:id="384" w:author="John Moehrke" w:date="2020-02-18T22:52:00Z">
              <w:tcPr>
                <w:tcW w:w="1620" w:type="dxa"/>
                <w:shd w:val="pct15" w:color="auto" w:fill="FFFFFF"/>
              </w:tcPr>
            </w:tcPrChange>
          </w:tcPr>
          <w:p w14:paraId="0156D21A" w14:textId="77777777" w:rsidR="00547C57" w:rsidRPr="00B51436" w:rsidRDefault="00547C57" w:rsidP="00663624">
            <w:pPr>
              <w:pStyle w:val="TableEntryHeader"/>
            </w:pPr>
            <w:r w:rsidRPr="00B51436">
              <w:t>Optionality</w:t>
            </w:r>
          </w:p>
        </w:tc>
        <w:tc>
          <w:tcPr>
            <w:tcW w:w="1710" w:type="dxa"/>
            <w:shd w:val="pct15" w:color="auto" w:fill="FFFFFF"/>
            <w:tcPrChange w:id="385" w:author="John Moehrke" w:date="2020-02-18T22:52:00Z">
              <w:tcPr>
                <w:tcW w:w="1710" w:type="dxa"/>
                <w:shd w:val="pct15" w:color="auto" w:fill="FFFFFF"/>
              </w:tcPr>
            </w:tcPrChange>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381"/>
      <w:tr w:rsidR="00547C57" w:rsidRPr="00B51436" w14:paraId="711A5834" w14:textId="77777777" w:rsidTr="00711108">
        <w:trPr>
          <w:cantSplit/>
          <w:jc w:val="center"/>
          <w:trPrChange w:id="386" w:author="John Moehrke" w:date="2020-02-18T22:52:00Z">
            <w:trPr>
              <w:cantSplit/>
              <w:jc w:val="center"/>
            </w:trPr>
          </w:trPrChange>
        </w:trPr>
        <w:tc>
          <w:tcPr>
            <w:tcW w:w="1975" w:type="dxa"/>
            <w:tcBorders>
              <w:top w:val="single" w:sz="4" w:space="0" w:color="auto"/>
              <w:left w:val="single" w:sz="4" w:space="0" w:color="auto"/>
              <w:bottom w:val="single" w:sz="4" w:space="0" w:color="auto"/>
              <w:right w:val="single" w:sz="4" w:space="0" w:color="auto"/>
            </w:tcBorders>
            <w:tcPrChange w:id="387" w:author="John Moehrke" w:date="2020-02-18T22:52:00Z">
              <w:tcPr>
                <w:tcW w:w="1615" w:type="dxa"/>
                <w:tcBorders>
                  <w:top w:val="single" w:sz="4" w:space="0" w:color="auto"/>
                  <w:left w:val="single" w:sz="4" w:space="0" w:color="auto"/>
                  <w:bottom w:val="single" w:sz="4" w:space="0" w:color="auto"/>
                  <w:right w:val="single" w:sz="4" w:space="0" w:color="auto"/>
                </w:tcBorders>
              </w:tcPr>
            </w:tcPrChange>
          </w:tcPr>
          <w:p w14:paraId="3E7355CE" w14:textId="2FE32B78" w:rsidR="00547C57" w:rsidRPr="00B51436" w:rsidRDefault="00BC69B5" w:rsidP="00AD069D">
            <w:pPr>
              <w:pStyle w:val="TableEntry"/>
            </w:pPr>
            <w:r w:rsidRPr="00B51436">
              <w:t>Document Registry</w:t>
            </w:r>
          </w:p>
        </w:tc>
        <w:tc>
          <w:tcPr>
            <w:tcW w:w="1800" w:type="dxa"/>
            <w:tcBorders>
              <w:left w:val="single" w:sz="4" w:space="0" w:color="auto"/>
            </w:tcBorders>
            <w:tcPrChange w:id="388" w:author="John Moehrke" w:date="2020-02-18T22:52:00Z">
              <w:tcPr>
                <w:tcW w:w="2160" w:type="dxa"/>
                <w:tcBorders>
                  <w:left w:val="single" w:sz="4" w:space="0" w:color="auto"/>
                </w:tcBorders>
              </w:tcPr>
            </w:tcPrChange>
          </w:tcPr>
          <w:p w14:paraId="69AFA13E" w14:textId="5697D59E" w:rsidR="00547C57" w:rsidRPr="00B51436" w:rsidRDefault="00395932" w:rsidP="003579DA">
            <w:pPr>
              <w:pStyle w:val="TableEntry"/>
            </w:pPr>
            <w:r w:rsidRPr="00B51436">
              <w:t>(none)</w:t>
            </w:r>
          </w:p>
        </w:tc>
        <w:tc>
          <w:tcPr>
            <w:tcW w:w="2070" w:type="dxa"/>
            <w:tcPrChange w:id="389" w:author="John Moehrke" w:date="2020-02-18T22:52:00Z">
              <w:tcPr>
                <w:tcW w:w="2070" w:type="dxa"/>
              </w:tcPr>
            </w:tcPrChange>
          </w:tcPr>
          <w:p w14:paraId="11C9A676" w14:textId="77777777" w:rsidR="00547C57" w:rsidRPr="00B51436" w:rsidRDefault="00547C57" w:rsidP="00017E09">
            <w:pPr>
              <w:pStyle w:val="TableEntry"/>
            </w:pPr>
          </w:p>
        </w:tc>
        <w:tc>
          <w:tcPr>
            <w:tcW w:w="1620" w:type="dxa"/>
            <w:tcPrChange w:id="390" w:author="John Moehrke" w:date="2020-02-18T22:52:00Z">
              <w:tcPr>
                <w:tcW w:w="1620" w:type="dxa"/>
              </w:tcPr>
            </w:tcPrChange>
          </w:tcPr>
          <w:p w14:paraId="0003B5AB" w14:textId="77777777" w:rsidR="00547C57" w:rsidRPr="00B51436" w:rsidRDefault="00547C57" w:rsidP="00017E09">
            <w:pPr>
              <w:pStyle w:val="TableEntry"/>
            </w:pPr>
            <w:del w:id="391" w:author="John Moehrke" w:date="2020-02-18T22:51:00Z">
              <w:r w:rsidRPr="00B51436" w:rsidDel="00711108">
                <w:delText>R</w:delText>
              </w:r>
            </w:del>
          </w:p>
        </w:tc>
        <w:tc>
          <w:tcPr>
            <w:tcW w:w="1710" w:type="dxa"/>
            <w:tcPrChange w:id="392" w:author="John Moehrke" w:date="2020-02-18T22:52:00Z">
              <w:tcPr>
                <w:tcW w:w="1710" w:type="dxa"/>
              </w:tcPr>
            </w:tcPrChange>
          </w:tcPr>
          <w:p w14:paraId="295D0876" w14:textId="30852119" w:rsidR="00547C57" w:rsidRPr="00B51436" w:rsidRDefault="00395932" w:rsidP="00EF1E77">
            <w:pPr>
              <w:pStyle w:val="TableEntry"/>
            </w:pPr>
            <w:del w:id="393" w:author="John Moehrke" w:date="2020-02-18T22:51:00Z">
              <w:r w:rsidRPr="00B51436" w:rsidDel="00711108">
                <w:delText>ITI</w:delText>
              </w:r>
              <w:r w:rsidR="00547C57" w:rsidRPr="00B51436" w:rsidDel="00711108">
                <w:delText xml:space="preserve"> TF-2: 3.Y1</w:delText>
              </w:r>
            </w:del>
          </w:p>
        </w:tc>
      </w:tr>
    </w:tbl>
    <w:p w14:paraId="1370093D" w14:textId="77777777" w:rsidR="00B24ED6" w:rsidRDefault="00B24ED6" w:rsidP="00A15C2E">
      <w:pPr>
        <w:pStyle w:val="BodyText"/>
      </w:pPr>
      <w:bookmarkStart w:id="394" w:name="_Toc345074652"/>
      <w:bookmarkEnd w:id="310"/>
      <w:bookmarkEnd w:id="311"/>
      <w:bookmarkEnd w:id="312"/>
      <w:bookmarkEnd w:id="313"/>
      <w:bookmarkEnd w:id="314"/>
      <w:bookmarkEnd w:id="315"/>
      <w:bookmarkEnd w:id="316"/>
      <w:bookmarkEnd w:id="317"/>
    </w:p>
    <w:p w14:paraId="18D7594C" w14:textId="3A9F7C4A" w:rsidR="00FF4C4E" w:rsidRPr="00B51436" w:rsidRDefault="00FF4C4E" w:rsidP="00503AE1">
      <w:pPr>
        <w:pStyle w:val="Heading3"/>
        <w:numPr>
          <w:ilvl w:val="0"/>
          <w:numId w:val="0"/>
        </w:numPr>
        <w:rPr>
          <w:bCs/>
          <w:noProof w:val="0"/>
        </w:rPr>
      </w:pPr>
      <w:bookmarkStart w:id="395" w:name="_Toc33032256"/>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394"/>
      <w:bookmarkEnd w:id="395"/>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455439E7"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del w:id="396" w:author="John Moehrke" w:date="2020-02-20T13:31:00Z">
        <w:r w:rsidR="00177EFB" w:rsidRPr="00B51436" w:rsidDel="00BD5C96">
          <w:delText>SVCM</w:delText>
        </w:r>
        <w:r w:rsidR="006914C9" w:rsidRPr="00B51436" w:rsidDel="00BD5C96">
          <w:delText xml:space="preserve"> Service, mCSD Directory, ATNA </w:delText>
        </w:r>
      </w:del>
      <w:proofErr w:type="spellStart"/>
      <w:ins w:id="397" w:author="John Moehrke" w:date="2020-02-20T13:31:00Z">
        <w:r w:rsidR="00BD5C96">
          <w:t>Valueset</w:t>
        </w:r>
        <w:proofErr w:type="spellEnd"/>
        <w:r w:rsidR="00BD5C96">
          <w:t xml:space="preserve"> Management, Provider Directory, </w:t>
        </w:r>
      </w:ins>
      <w:r w:rsidR="006914C9" w:rsidRPr="00B51436">
        <w:t xml:space="preserve">Audit Record Repository, </w:t>
      </w:r>
      <w:del w:id="398" w:author="John Moehrke" w:date="2020-02-20T13:31:00Z">
        <w:r w:rsidR="00177EFB" w:rsidRPr="00B51436" w:rsidDel="00BD5C96">
          <w:delText>PMIR</w:delText>
        </w:r>
        <w:r w:rsidR="006914C9" w:rsidRPr="00B51436" w:rsidDel="00BD5C96">
          <w:delText xml:space="preserve"> </w:delText>
        </w:r>
      </w:del>
      <w:r w:rsidR="006914C9" w:rsidRPr="00B51436">
        <w:t xml:space="preserve">Patient </w:t>
      </w:r>
      <w:r w:rsidRPr="00B51436">
        <w:t xml:space="preserve">Identity </w:t>
      </w:r>
      <w:r w:rsidR="006914C9" w:rsidRPr="00B51436">
        <w:t xml:space="preserve">Manager, and </w:t>
      </w:r>
      <w:del w:id="399" w:author="John Moehrke" w:date="2020-02-20T13:31:00Z">
        <w:r w:rsidR="006914C9" w:rsidRPr="00B51436" w:rsidDel="00BD5C96">
          <w:delText xml:space="preserve">IUA </w:delText>
        </w:r>
      </w:del>
      <w:del w:id="400" w:author="John Moehrke" w:date="2020-02-18T21:12:00Z">
        <w:r w:rsidR="006914C9" w:rsidRPr="00B51436" w:rsidDel="00086D24">
          <w:delText xml:space="preserve">OAuth </w:delText>
        </w:r>
      </w:del>
      <w:ins w:id="401" w:author="John Moehrke" w:date="2020-02-18T21:12:00Z">
        <w:r w:rsidR="00086D24">
          <w:t>Authorization Service</w:t>
        </w:r>
      </w:ins>
      <w:del w:id="402" w:author="John Moehrke" w:date="2020-02-18T21:12:00Z">
        <w:r w:rsidR="006914C9" w:rsidRPr="00B51436" w:rsidDel="00086D24">
          <w:delText>authority</w:delText>
        </w:r>
      </w:del>
      <w:r w:rsidR="006914C9" w:rsidRPr="00B51436">
        <w:t xml:space="preserve">. </w:t>
      </w:r>
    </w:p>
    <w:p w14:paraId="751C3EF7" w14:textId="7DD442EF" w:rsidR="006914C9" w:rsidRPr="00B51436" w:rsidDel="00086D24" w:rsidRDefault="006914C9" w:rsidP="00395932">
      <w:pPr>
        <w:pStyle w:val="BodyText"/>
        <w:rPr>
          <w:del w:id="403" w:author="John Moehrke" w:date="2020-02-18T21:12:00Z"/>
        </w:rPr>
      </w:pPr>
      <w:del w:id="404" w:author="John Moehrke" w:date="2020-02-18T21:12:00Z">
        <w:r w:rsidRPr="00B51436" w:rsidDel="00086D24">
          <w:delText>Optional use of mXDE, QEDm, and mACM will also demand management by the HIE authority.</w:delText>
        </w:r>
      </w:del>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3"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405" w:name="_Toc345074653"/>
      <w:bookmarkStart w:id="406" w:name="_Toc33032257"/>
      <w:r w:rsidRPr="00B51436">
        <w:rPr>
          <w:noProof w:val="0"/>
        </w:rPr>
        <w:t xml:space="preserve">X.1.1.1 </w:t>
      </w:r>
      <w:bookmarkEnd w:id="405"/>
      <w:r w:rsidR="00395932" w:rsidRPr="00B51436">
        <w:rPr>
          <w:noProof w:val="0"/>
        </w:rPr>
        <w:t>Document Registry</w:t>
      </w:r>
      <w:bookmarkEnd w:id="406"/>
    </w:p>
    <w:p w14:paraId="636E5E0E" w14:textId="76DA561E" w:rsidR="00CC0693" w:rsidRPr="00B51436" w:rsidRDefault="00BD5C96" w:rsidP="00CC0693">
      <w:pPr>
        <w:pStyle w:val="BodyText"/>
      </w:pPr>
      <w:ins w:id="407" w:author="John Moehrke" w:date="2020-02-20T13:34:00Z">
        <w:r>
          <w:t xml:space="preserve">The functions of the MHDS Document Registry rely on grouped actors from the other IHE Profiles; see Section X.3. </w:t>
        </w:r>
      </w:ins>
      <w:r w:rsidR="00CC0693" w:rsidRPr="00B51436">
        <w:t xml:space="preserve">The Document Registry SHALL include a configuration management function to enable configuration of the grouped actors, including Metadata rules, policy, and security. </w:t>
      </w:r>
      <w:del w:id="408" w:author="John Moehrke" w:date="2020-02-20T13:35:00Z">
        <w:r w:rsidR="00CC0693" w:rsidRPr="00B51436" w:rsidDel="00BD5C96">
          <w:delText xml:space="preserve">This configuration management MAY be enabled by use of the NPFS </w:delText>
        </w:r>
        <w:r w:rsidR="00C10DDE" w:rsidDel="00BD5C96">
          <w:delText>Profile</w:delText>
        </w:r>
        <w:r w:rsidR="00E84808" w:rsidRPr="00B51436" w:rsidDel="00BD5C96">
          <w:delText>;</w:delText>
        </w:r>
        <w:r w:rsidR="00CC0693" w:rsidRPr="00B51436" w:rsidDel="00BD5C96">
          <w:delText xml:space="preserve"> however</w:delText>
        </w:r>
        <w:r w:rsidR="00E84808" w:rsidRPr="00B51436" w:rsidDel="00BD5C96">
          <w:delText>,</w:delText>
        </w:r>
        <w:r w:rsidR="00CC0693" w:rsidRPr="00B51436" w:rsidDel="00BD5C96">
          <w:delText xml:space="preserve"> the details of this mechanism is not further defined.</w:delText>
        </w:r>
        <w:r w:rsidR="00A62DB8" w:rsidRPr="00B51436" w:rsidDel="00BD5C96">
          <w:delText xml:space="preserve"> </w:delText>
        </w:r>
      </w:del>
    </w:p>
    <w:p w14:paraId="5C614185" w14:textId="13DD9361" w:rsidR="006914C9" w:rsidRPr="00B51436" w:rsidRDefault="006914C9" w:rsidP="00CC0693">
      <w:pPr>
        <w:pStyle w:val="BodyText"/>
      </w:pPr>
      <w:r w:rsidRPr="00B51436">
        <w:t xml:space="preserve">The Document Registry SHALL </w:t>
      </w:r>
      <w:del w:id="409" w:author="John Moehrke" w:date="2020-02-20T13:34:00Z">
        <w:r w:rsidRPr="00B51436" w:rsidDel="00BD5C96">
          <w:delText xml:space="preserve">utilize </w:delText>
        </w:r>
      </w:del>
      <w:ins w:id="410" w:author="John Moehrke" w:date="2020-02-20T13:34:00Z">
        <w:r w:rsidR="00BD5C96">
          <w:t>be grouped with</w:t>
        </w:r>
      </w:ins>
      <w:del w:id="411" w:author="John Moehrke" w:date="2020-02-20T13:34:00Z">
        <w:r w:rsidRPr="00B51436" w:rsidDel="00BD5C96">
          <w:delText>the</w:delText>
        </w:r>
      </w:del>
      <w:r w:rsidRPr="00B51436">
        <w:t xml:space="preserve"> CT – Time Client to keep internal clocks synchronized to the identified Time Source so that records of time are correlated.</w:t>
      </w:r>
    </w:p>
    <w:p w14:paraId="07B29776" w14:textId="447AD013" w:rsidR="006914C9" w:rsidRPr="00B51436" w:rsidDel="00BD5C96" w:rsidRDefault="006914C9" w:rsidP="00CC0693">
      <w:pPr>
        <w:pStyle w:val="BodyText"/>
        <w:rPr>
          <w:del w:id="412" w:author="John Moehrke" w:date="2020-02-20T13:36:00Z"/>
        </w:rPr>
      </w:pPr>
      <w:del w:id="413" w:author="John Moehrke" w:date="2020-02-20T13:36:00Z">
        <w:r w:rsidRPr="00B51436" w:rsidDel="00BD5C96">
          <w:delText>The Document Registry SHALL obtain a Digital Certificate from a</w:delText>
        </w:r>
        <w:r w:rsidR="00E84808" w:rsidRPr="00B51436" w:rsidDel="00BD5C96">
          <w:delText>n</w:delText>
        </w:r>
        <w:r w:rsidRPr="00B51436" w:rsidDel="00BD5C96">
          <w:delText xml:space="preserve"> HIE</w:delText>
        </w:r>
        <w:r w:rsidR="00E84808" w:rsidRPr="00B51436" w:rsidDel="00BD5C96">
          <w:delText>-</w:delText>
        </w:r>
        <w:r w:rsidRPr="00B51436" w:rsidDel="00BD5C96">
          <w:delText>defined Certificate Authority.</w:delText>
        </w:r>
      </w:del>
    </w:p>
    <w:p w14:paraId="52A19702" w14:textId="58E90ABF" w:rsidR="00BD5C96" w:rsidRDefault="00A62DB8" w:rsidP="00CC0693">
      <w:pPr>
        <w:pStyle w:val="BodyText"/>
        <w:rPr>
          <w:ins w:id="414" w:author="John Moehrke" w:date="2020-02-20T13:33:00Z"/>
        </w:rPr>
      </w:pPr>
      <w:r w:rsidRPr="00B51436">
        <w:t>The Document Registry SHALL</w:t>
      </w:r>
      <w:ins w:id="415" w:author="John Moehrke" w:date="2020-02-20T13:35:00Z">
        <w:r w:rsidR="00BD5C96">
          <w:t xml:space="preserve"> </w:t>
        </w:r>
        <w:r w:rsidR="00BD5C96" w:rsidRPr="00B51436">
          <w:t>be grouped with an ATNA Secure Node or Secure Application</w:t>
        </w:r>
      </w:ins>
      <w:ins w:id="416" w:author="John Moehrke" w:date="2020-02-20T13:33:00Z">
        <w:r w:rsidR="00BD5C96">
          <w:t>:</w:t>
        </w:r>
      </w:ins>
    </w:p>
    <w:p w14:paraId="7C6EB903" w14:textId="77777777" w:rsidR="00BD5C96" w:rsidRDefault="00A62DB8" w:rsidP="00BD5C96">
      <w:pPr>
        <w:pStyle w:val="ListBullet2"/>
        <w:rPr>
          <w:ins w:id="417" w:author="John Moehrke" w:date="2020-02-20T13:36:00Z"/>
        </w:rPr>
      </w:pPr>
      <w:del w:id="418" w:author="John Moehrke" w:date="2020-02-20T13:35:00Z">
        <w:r w:rsidRPr="00B51436" w:rsidDel="00BD5C96">
          <w:lastRenderedPageBreak/>
          <w:delText xml:space="preserve"> </w:delText>
        </w:r>
      </w:del>
      <w:ins w:id="419" w:author="John Moehrke" w:date="2020-02-20T13:35:00Z">
        <w:r w:rsidR="00BD5C96">
          <w:t xml:space="preserve">The Document Registry SHALL obtain a </w:t>
        </w:r>
      </w:ins>
      <w:ins w:id="420" w:author="John Moehrke" w:date="2020-02-20T13:36:00Z">
        <w:r w:rsidR="00BD5C96">
          <w:t>Digital Certificate from the HIE-defined Certificate Authority.</w:t>
        </w:r>
      </w:ins>
    </w:p>
    <w:p w14:paraId="62F60C5A" w14:textId="21C42290" w:rsidR="00BD5C96" w:rsidRDefault="00A62DB8" w:rsidP="00BD5C96">
      <w:pPr>
        <w:pStyle w:val="ListBullet2"/>
        <w:rPr>
          <w:ins w:id="421" w:author="John Moehrke" w:date="2020-02-20T13:33:00Z"/>
        </w:rPr>
      </w:pPr>
      <w:del w:id="422" w:author="John Moehrke" w:date="2020-02-20T13:35:00Z">
        <w:r w:rsidRPr="00B51436" w:rsidDel="00BD5C96">
          <w:delText>be grouped with an ATNA Secure Node or Secure Application</w:delText>
        </w:r>
      </w:del>
      <w:r w:rsidRPr="00B51436">
        <w:t xml:space="preserve">. The Document Registry SHALL support at least the ATNA “STX: TLS 1.2 Floor using BCP195” Option. </w:t>
      </w:r>
    </w:p>
    <w:p w14:paraId="7DEC93D7" w14:textId="77777777" w:rsidR="00BD5C96" w:rsidRDefault="00A62DB8" w:rsidP="00BD5C96">
      <w:pPr>
        <w:pStyle w:val="ListBullet2"/>
        <w:rPr>
          <w:ins w:id="423" w:author="John Moehrke" w:date="2020-02-20T13:36:00Z"/>
        </w:rPr>
      </w:pPr>
      <w:r w:rsidRPr="00B51436">
        <w:t xml:space="preserve">The Document Registry SHALL allow only authorized access to the protected resources managed by the Document Registry. </w:t>
      </w:r>
    </w:p>
    <w:p w14:paraId="6E3552EC" w14:textId="442FEEE5" w:rsidR="00A62DB8" w:rsidRPr="00B51436" w:rsidRDefault="00A62DB8" w:rsidP="00BD5C96">
      <w:pPr>
        <w:pStyle w:val="ListBullet2"/>
        <w:pPrChange w:id="424" w:author="John Moehrke" w:date="2020-02-20T13:36:00Z">
          <w:pPr>
            <w:pStyle w:val="BodyText"/>
          </w:pPr>
        </w:pPrChange>
      </w:pPr>
      <w:r w:rsidRPr="00B51436">
        <w:t>The Document Registry SHALL record all security relevant events to ATNA Audit Record Repository</w:t>
      </w:r>
      <w:ins w:id="425" w:author="John Moehrke" w:date="2020-02-18T20:47:00Z">
        <w:r w:rsidR="004E2400">
          <w:t xml:space="preserve"> with the “</w:t>
        </w:r>
        <w:r w:rsidR="004E2400" w:rsidRPr="00283502">
          <w:t>ATX: FHIR Feed</w:t>
        </w:r>
        <w:r w:rsidR="004E2400">
          <w:t>” Option</w:t>
        </w:r>
      </w:ins>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438C691C" w:rsidR="00CC0693" w:rsidRPr="00B51436" w:rsidRDefault="00C46378" w:rsidP="00CC0693">
      <w:pPr>
        <w:pStyle w:val="Heading5"/>
        <w:rPr>
          <w:noProof w:val="0"/>
        </w:rPr>
      </w:pPr>
      <w:bookmarkStart w:id="426" w:name="_Toc33032258"/>
      <w:ins w:id="427" w:author="John Moehrke" w:date="2020-02-20T16:08:00Z">
        <w:r>
          <w:rPr>
            <w:noProof w:val="0"/>
          </w:rPr>
          <w:t xml:space="preserve">X.1.1.1.1 </w:t>
        </w:r>
      </w:ins>
      <w:r w:rsidR="00CC0693" w:rsidRPr="00B51436">
        <w:rPr>
          <w:noProof w:val="0"/>
        </w:rPr>
        <w:t>When the grouped MHD – Document Recipient – is triggered</w:t>
      </w:r>
      <w:bookmarkEnd w:id="426"/>
    </w:p>
    <w:p w14:paraId="71D1149A" w14:textId="3AA8E3FB" w:rsidR="00CC0693" w:rsidRDefault="00CC0693" w:rsidP="00CC0693">
      <w:pPr>
        <w:pStyle w:val="BodyText"/>
        <w:rPr>
          <w:ins w:id="428" w:author="John Moehrke" w:date="2020-02-19T18:20:00Z"/>
        </w:rPr>
      </w:pPr>
      <w:r w:rsidRPr="00B51436">
        <w:t>Triggered by a: Provide Document Bundle [ITI-65] transaction:</w:t>
      </w:r>
    </w:p>
    <w:p w14:paraId="164F956C" w14:textId="1D1829BB" w:rsidR="0038698A" w:rsidRDefault="00C46378">
      <w:pPr>
        <w:pStyle w:val="BodyText"/>
        <w:keepNext/>
        <w:rPr>
          <w:ins w:id="429" w:author="John Moehrke" w:date="2020-02-19T18:20:00Z"/>
        </w:rPr>
        <w:pPrChange w:id="430" w:author="John Moehrke" w:date="2020-02-19T18:20:00Z">
          <w:pPr>
            <w:pStyle w:val="BodyText"/>
          </w:pPr>
        </w:pPrChange>
      </w:pPr>
      <w:ins w:id="431" w:author="John Moehrke" w:date="2020-02-20T16:02:00Z">
        <w:r>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7C3EF0F1" w14:textId="086D6B54" w:rsidR="0038698A" w:rsidRPr="00B51436" w:rsidRDefault="0038698A">
      <w:pPr>
        <w:pStyle w:val="Caption"/>
        <w:pPrChange w:id="432" w:author="John Moehrke" w:date="2020-02-19T18:20:00Z">
          <w:pPr>
            <w:pStyle w:val="BodyText"/>
          </w:pPr>
        </w:pPrChange>
      </w:pPr>
      <w:ins w:id="433" w:author="John Moehrke" w:date="2020-02-19T18:20:00Z">
        <w:r>
          <w:t xml:space="preserve">Figure </w:t>
        </w:r>
      </w:ins>
      <w:ins w:id="434" w:author="John Moehrke" w:date="2020-02-19T18:21:00Z">
        <w:r>
          <w:t>X.1.1.1</w:t>
        </w:r>
      </w:ins>
      <w:ins w:id="435" w:author="John Moehrke" w:date="2020-02-20T16:08:00Z">
        <w:r w:rsidR="00C46378">
          <w:t>.1</w:t>
        </w:r>
      </w:ins>
      <w:ins w:id="436" w:author="John Moehrke" w:date="2020-02-19T18:21:00Z">
        <w:r>
          <w:t>-</w:t>
        </w:r>
      </w:ins>
      <w:ins w:id="437" w:author="John Moehrke" w:date="2020-02-19T18:20:00Z">
        <w:r>
          <w:fldChar w:fldCharType="begin"/>
        </w:r>
        <w:r>
          <w:instrText xml:space="preserve"> SEQ Figure \* ARABIC </w:instrText>
        </w:r>
      </w:ins>
      <w:r>
        <w:fldChar w:fldCharType="separate"/>
      </w:r>
      <w:ins w:id="438" w:author="John Moehrke" w:date="2020-02-20T16:09:00Z">
        <w:r w:rsidR="00C46378">
          <w:rPr>
            <w:noProof/>
          </w:rPr>
          <w:t>1</w:t>
        </w:r>
      </w:ins>
      <w:ins w:id="439" w:author="John Moehrke" w:date="2020-02-19T18:20:00Z">
        <w:r>
          <w:fldChar w:fldCharType="end"/>
        </w:r>
        <w:r>
          <w:t xml:space="preserve">: Document Publication Process Flow </w:t>
        </w:r>
      </w:ins>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47895FDA" w:rsidR="006914C9" w:rsidRDefault="008F71E2" w:rsidP="00A15C2E">
      <w:pPr>
        <w:pStyle w:val="ListNumber2"/>
        <w:rPr>
          <w:ins w:id="440" w:author="John Moehrke" w:date="2020-02-19T18:59:00Z"/>
        </w:rPr>
      </w:pPr>
      <w:ins w:id="441" w:author="John Moehrke" w:date="2020-02-19T18:58:00Z">
        <w:r>
          <w:lastRenderedPageBreak/>
          <w:t xml:space="preserve">The Document Registry SHALL validate to the requirements of MHD Document Recipient using the </w:t>
        </w:r>
      </w:ins>
      <w:ins w:id="442" w:author="John Moehrke" w:date="2020-02-20T13:38:00Z">
        <w:r w:rsidR="00BD5C96">
          <w:t xml:space="preserve">MHD </w:t>
        </w:r>
      </w:ins>
      <w:ins w:id="443" w:author="John Moehrke" w:date="2020-02-19T18:58:00Z">
        <w:r>
          <w:t xml:space="preserve">Comprehensive Metadata Option. </w:t>
        </w:r>
      </w:ins>
      <w:r w:rsidR="006914C9" w:rsidRPr="00B51436">
        <w:t>Additional policy driven requirements, not specified here, may also apply.</w:t>
      </w:r>
    </w:p>
    <w:p w14:paraId="16A5DAC3" w14:textId="563D00AA" w:rsidR="008F71E2" w:rsidRPr="00B51436" w:rsidRDefault="008F71E2" w:rsidP="00A15C2E">
      <w:pPr>
        <w:pStyle w:val="ListNumber2"/>
      </w:pPr>
      <w:ins w:id="444" w:author="John Moehrke" w:date="2020-02-19T18:59:00Z">
        <w:r>
          <w:t xml:space="preserve">The Document Registry when </w:t>
        </w:r>
        <w:proofErr w:type="spellStart"/>
        <w:r>
          <w:t>UnContained</w:t>
        </w:r>
        <w:proofErr w:type="spellEnd"/>
        <w:r>
          <w:t xml:space="preserve"> Reference Option is used SHALL not require that the references are contained, but SHALL validate that the reference is found in the central </w:t>
        </w:r>
      </w:ins>
      <w:ins w:id="445" w:author="John Moehrke" w:date="2020-02-19T19:00:00Z">
        <w:r>
          <w:t>registries (See X.2.</w:t>
        </w:r>
      </w:ins>
      <w:ins w:id="446" w:author="John Moehrke" w:date="2020-02-19T19:16:00Z">
        <w:r w:rsidR="00E10D98">
          <w:t>4</w:t>
        </w:r>
      </w:ins>
      <w:ins w:id="447" w:author="John Moehrke" w:date="2020-02-19T19:00:00Z">
        <w:r>
          <w:t xml:space="preserve"> </w:t>
        </w:r>
        <w:proofErr w:type="spellStart"/>
        <w:r>
          <w:t>UnContained</w:t>
        </w:r>
        <w:proofErr w:type="spellEnd"/>
        <w:r>
          <w:t xml:space="preserve"> Reference Option)</w:t>
        </w:r>
      </w:ins>
    </w:p>
    <w:p w14:paraId="5E128962" w14:textId="213B7DC1"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w:t>
      </w:r>
      <w:ins w:id="448" w:author="John Moehrke" w:date="2020-02-18T22:46:00Z">
        <w:r w:rsidR="00711108">
          <w:t xml:space="preserve">and active </w:t>
        </w:r>
      </w:ins>
      <w:r w:rsidRPr="00B51436">
        <w:t xml:space="preserve">Patient within the Community. The Patient identity must be recognized </w:t>
      </w:r>
      <w:ins w:id="449" w:author="John Moehrke" w:date="2020-02-18T22:46:00Z">
        <w:r w:rsidR="00711108">
          <w:t xml:space="preserve">and active </w:t>
        </w:r>
      </w:ins>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w:t>
      </w:r>
      <w:del w:id="450" w:author="John Moehrke" w:date="2020-02-20T13:38:00Z">
        <w:r w:rsidRPr="00B51436" w:rsidDel="00BD5C96">
          <w:delText>m</w:delText>
        </w:r>
      </w:del>
      <w:ins w:id="451" w:author="John Moehrke" w:date="2020-02-20T13:38:00Z">
        <w:r w:rsidR="00BD5C96">
          <w:t>Patient Identity M</w:t>
        </w:r>
      </w:ins>
      <w:r w:rsidRPr="00B51436">
        <w:t>anager, by way of a cached internal patient database, or other means.</w:t>
      </w:r>
      <w:ins w:id="452" w:author="John Moehrke" w:date="2020-02-18T22:47:00Z">
        <w:r w:rsidR="00711108">
          <w:t xml:space="preserve"> </w:t>
        </w:r>
      </w:ins>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599D38A" w:rsidR="00711108" w:rsidRDefault="00711108" w:rsidP="00A15C2E">
      <w:pPr>
        <w:pStyle w:val="ListNumber2"/>
        <w:rPr>
          <w:ins w:id="453" w:author="John Moehrke" w:date="2020-02-18T22:48:00Z"/>
        </w:rPr>
      </w:pPr>
      <w:ins w:id="454" w:author="John Moehrke" w:date="2020-02-18T22:47:00Z">
        <w:r>
          <w:t xml:space="preserve">Any of the above checks that fail will result </w:t>
        </w:r>
      </w:ins>
      <w:ins w:id="455" w:author="John Moehrke" w:date="2020-02-18T22:48:00Z">
        <w:r>
          <w:t>in the whole Provide Document Bundle [ITI-65] failing and returning errors as defined in ITI-65</w:t>
        </w:r>
      </w:ins>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3EB992FE" w:rsidR="00CC0693" w:rsidRPr="00B51436" w:rsidRDefault="00C46378" w:rsidP="00A15C2E">
      <w:pPr>
        <w:pStyle w:val="Heading5"/>
        <w:rPr>
          <w:noProof w:val="0"/>
        </w:rPr>
      </w:pPr>
      <w:bookmarkStart w:id="456" w:name="_Toc33032259"/>
      <w:ins w:id="457" w:author="John Moehrke" w:date="2020-02-20T16:08:00Z">
        <w:r>
          <w:rPr>
            <w:noProof w:val="0"/>
          </w:rPr>
          <w:t xml:space="preserve">X.1.1.1.2 </w:t>
        </w:r>
      </w:ins>
      <w:r w:rsidR="00CC0693" w:rsidRPr="00B51436">
        <w:rPr>
          <w:noProof w:val="0"/>
        </w:rPr>
        <w:t>When the grouped MHD – Document Responder – is triggered</w:t>
      </w:r>
      <w:bookmarkEnd w:id="456"/>
    </w:p>
    <w:p w14:paraId="031B9950" w14:textId="4AFD3478" w:rsidR="00CC0693" w:rsidRDefault="00CC0693" w:rsidP="00A15C2E">
      <w:pPr>
        <w:pStyle w:val="BodyText"/>
        <w:rPr>
          <w:ins w:id="458" w:author="John Moehrke" w:date="2020-02-20T16:07:00Z"/>
        </w:rPr>
      </w:pPr>
      <w:r w:rsidRPr="00B51436">
        <w:t>Triggered by any: Find Document Manifests [ITI-66], Find Document References [ITI-67], and Retrieve Document [ITI-68] Transactions.</w:t>
      </w:r>
    </w:p>
    <w:p w14:paraId="669EDA7B" w14:textId="77777777" w:rsidR="00C46378" w:rsidRDefault="00C46378" w:rsidP="00C46378">
      <w:pPr>
        <w:pStyle w:val="BodyText"/>
        <w:keepNext/>
        <w:rPr>
          <w:ins w:id="459" w:author="John Moehrke" w:date="2020-02-20T16:09:00Z"/>
        </w:rPr>
        <w:pPrChange w:id="460" w:author="John Moehrke" w:date="2020-02-20T16:09:00Z">
          <w:pPr>
            <w:pStyle w:val="BodyText"/>
          </w:pPr>
        </w:pPrChange>
      </w:pPr>
      <w:ins w:id="461" w:author="John Moehrke" w:date="2020-02-20T16:07:00Z">
        <w:r>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6ED2CEA3" w14:textId="0A5BB7EA" w:rsidR="00C46378" w:rsidRPr="00B51436" w:rsidRDefault="00C46378" w:rsidP="00C46378">
      <w:pPr>
        <w:pStyle w:val="Caption"/>
        <w:pPrChange w:id="462" w:author="John Moehrke" w:date="2020-02-20T16:09:00Z">
          <w:pPr>
            <w:pStyle w:val="BodyText"/>
          </w:pPr>
        </w:pPrChange>
      </w:pPr>
      <w:ins w:id="463" w:author="John Moehrke" w:date="2020-02-20T16:09:00Z">
        <w:r>
          <w:t>Figure X.1.1.1.2-1</w:t>
        </w:r>
        <w:r>
          <w:t>: Discovery</w:t>
        </w:r>
        <w:r>
          <w:t xml:space="preserve"> </w:t>
        </w:r>
        <w:r>
          <w:t>and Retrieval of Existing Document</w:t>
        </w:r>
        <w:r>
          <w:t xml:space="preserve"> Process Flow</w:t>
        </w:r>
      </w:ins>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794040E3" w:rsidR="00CC0693" w:rsidRPr="00B51436" w:rsidRDefault="00C46378" w:rsidP="00A15C2E">
      <w:pPr>
        <w:pStyle w:val="Heading5"/>
        <w:rPr>
          <w:noProof w:val="0"/>
        </w:rPr>
      </w:pPr>
      <w:bookmarkStart w:id="464" w:name="_Toc33032260"/>
      <w:ins w:id="465" w:author="John Moehrke" w:date="2020-02-20T16:09:00Z">
        <w:r>
          <w:rPr>
            <w:noProof w:val="0"/>
          </w:rPr>
          <w:lastRenderedPageBreak/>
          <w:t xml:space="preserve">X.1.1.1.3 </w:t>
        </w:r>
      </w:ins>
      <w:r w:rsidR="00CC0693" w:rsidRPr="00B51436">
        <w:rPr>
          <w:noProof w:val="0"/>
        </w:rPr>
        <w:t xml:space="preserve">When the grouped </w:t>
      </w:r>
      <w:r w:rsidR="00177EFB" w:rsidRPr="00B51436">
        <w:rPr>
          <w:noProof w:val="0"/>
        </w:rPr>
        <w:t>PMIR</w:t>
      </w:r>
      <w:r w:rsidR="00CC0693" w:rsidRPr="00B51436">
        <w:rPr>
          <w:noProof w:val="0"/>
        </w:rPr>
        <w:t xml:space="preserve"> – Patient Identity Consumer – is triggered</w:t>
      </w:r>
      <w:bookmarkEnd w:id="464"/>
    </w:p>
    <w:p w14:paraId="6E6EBA2C" w14:textId="15E2A7BA" w:rsidR="00CC0693" w:rsidRDefault="00CC0693" w:rsidP="00A15C2E">
      <w:pPr>
        <w:pStyle w:val="BodyText"/>
        <w:rPr>
          <w:ins w:id="466" w:author="John Moehrke" w:date="2020-02-19T18:24:00Z"/>
        </w:rPr>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4E66A169" w14:textId="098ED732" w:rsidR="00284775" w:rsidRDefault="00C46378">
      <w:pPr>
        <w:pStyle w:val="BodyText"/>
        <w:keepNext/>
        <w:rPr>
          <w:ins w:id="467" w:author="John Moehrke" w:date="2020-02-19T18:25:00Z"/>
        </w:rPr>
        <w:pPrChange w:id="468" w:author="John Moehrke" w:date="2020-02-19T18:25:00Z">
          <w:pPr>
            <w:pStyle w:val="BodyText"/>
          </w:pPr>
        </w:pPrChange>
      </w:pPr>
      <w:ins w:id="469" w:author="John Moehrke" w:date="2020-02-20T16:02:00Z">
        <w:r>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33493F8C" w14:textId="1ACA0FDF" w:rsidR="00284775" w:rsidRPr="00B51436" w:rsidRDefault="00284775">
      <w:pPr>
        <w:pStyle w:val="Caption"/>
        <w:pPrChange w:id="470" w:author="John Moehrke" w:date="2020-02-19T18:25:00Z">
          <w:pPr>
            <w:pStyle w:val="BodyText"/>
          </w:pPr>
        </w:pPrChange>
      </w:pPr>
      <w:ins w:id="471" w:author="John Moehrke" w:date="2020-02-19T18:25:00Z">
        <w:r>
          <w:t>Figure X.1.1.1-</w:t>
        </w:r>
        <w:r>
          <w:fldChar w:fldCharType="begin"/>
        </w:r>
        <w:r>
          <w:instrText xml:space="preserve"> SEQ Figure \* ARABIC </w:instrText>
        </w:r>
      </w:ins>
      <w:r>
        <w:fldChar w:fldCharType="separate"/>
      </w:r>
      <w:ins w:id="472" w:author="John Moehrke" w:date="2020-02-20T16:09:00Z">
        <w:r w:rsidR="00C46378">
          <w:rPr>
            <w:noProof/>
          </w:rPr>
          <w:t>3</w:t>
        </w:r>
      </w:ins>
      <w:ins w:id="473" w:author="John Moehrke" w:date="2020-02-19T18:25:00Z">
        <w:r>
          <w:fldChar w:fldCharType="end"/>
        </w:r>
        <w:r>
          <w:t xml:space="preserve"> Patient Merge Process Flow</w:t>
        </w:r>
      </w:ins>
    </w:p>
    <w:p w14:paraId="3ABD290D" w14:textId="3C729395" w:rsidR="00D830AE" w:rsidRPr="00B51436" w:rsidRDefault="00CC0693" w:rsidP="00A15C2E">
      <w:pPr>
        <w:pStyle w:val="BodyText"/>
      </w:pPr>
      <w:r w:rsidRPr="00B51436">
        <w:t xml:space="preserve">The Document Registry SHALL </w:t>
      </w:r>
      <w:r w:rsidR="001528A1" w:rsidRPr="00B51436">
        <w:t xml:space="preserve">search for any resources with the deprecated </w:t>
      </w:r>
      <w:r w:rsidR="001528A1" w:rsidRPr="00140C4E">
        <w:rPr>
          <w:rStyle w:val="XMLname"/>
          <w:rPrChange w:id="474" w:author="John Moehrke" w:date="2020-02-20T13:44:00Z">
            <w:rPr/>
          </w:rPrChange>
        </w:rPr>
        <w:t>_id</w:t>
      </w:r>
      <w:r w:rsidR="001528A1" w:rsidRPr="00B51436">
        <w:t xml:space="preserve">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 xml:space="preserve">a </w:t>
      </w:r>
      <w:r w:rsidR="00D830AE" w:rsidRPr="00140C4E">
        <w:rPr>
          <w:rStyle w:val="XMLname"/>
          <w:rPrChange w:id="475" w:author="John Moehrke" w:date="2020-02-20T13:44:00Z">
            <w:rPr/>
          </w:rPrChange>
        </w:rPr>
        <w:t>.entity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 xml:space="preserve">the </w:t>
      </w:r>
      <w:r w:rsidR="00D830AE" w:rsidRPr="00140C4E">
        <w:rPr>
          <w:rStyle w:val="XMLname"/>
          <w:rPrChange w:id="476" w:author="John Moehrke" w:date="2020-02-20T13:44:00Z">
            <w:rPr/>
          </w:rPrChange>
        </w:rPr>
        <w:t>.target</w:t>
      </w:r>
      <w:proofErr w:type="gramEnd"/>
      <w:r w:rsidR="00D830AE" w:rsidRPr="00B51436">
        <w:t xml:space="preserve"> element pointing at all</w:t>
      </w:r>
      <w:ins w:id="477" w:author="John Moehrke" w:date="2020-02-20T13:44:00Z">
        <w:r w:rsidR="00140C4E">
          <w:t xml:space="preserve"> of the resources</w:t>
        </w:r>
      </w:ins>
      <w:r w:rsidR="00D830AE" w:rsidRPr="00B51436">
        <w:t xml:space="preserve"> updated </w:t>
      </w:r>
      <w:ins w:id="478" w:author="John Moehrke" w:date="2020-02-20T13:44:00Z">
        <w:r w:rsidR="00140C4E">
          <w:t xml:space="preserve">by the </w:t>
        </w:r>
      </w:ins>
      <w:r w:rsidR="00D830AE" w:rsidRPr="00B51436">
        <w:t>Document Registry</w:t>
      </w:r>
      <w:del w:id="479" w:author="John Moehrke" w:date="2020-02-20T13:44:00Z">
        <w:r w:rsidR="00D830AE" w:rsidRPr="00B51436" w:rsidDel="00140C4E">
          <w:delText xml:space="preserve"> resources modified</w:delText>
        </w:r>
      </w:del>
      <w:r w:rsidR="00D830AE" w:rsidRPr="00B51436">
        <w:t>.</w:t>
      </w:r>
    </w:p>
    <w:p w14:paraId="7059AAF2" w14:textId="34422542" w:rsidR="00CC0693" w:rsidRDefault="001528A1" w:rsidP="00A15C2E">
      <w:pPr>
        <w:pStyle w:val="BodyText"/>
        <w:rPr>
          <w:ins w:id="480" w:author="John Moehrke" w:date="2020-02-19T10:19:00Z"/>
        </w:rPr>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ins w:id="481" w:author="John Moehrke" w:date="2020-02-18T21:15:00Z">
        <w:r w:rsidR="00086D24">
          <w:t>may</w:t>
        </w:r>
      </w:ins>
      <w:del w:id="482" w:author="John Moehrke" w:date="2020-02-18T21:15:00Z">
        <w:r w:rsidRPr="00B51436" w:rsidDel="00086D24">
          <w:delText>is free to</w:delText>
        </w:r>
      </w:del>
      <w:r w:rsidRPr="00B51436">
        <w:t xml:space="preserve"> consume and persist</w:t>
      </w:r>
      <w:r w:rsidR="000B78C0" w:rsidRPr="00B51436">
        <w:t xml:space="preserve"> these</w:t>
      </w:r>
      <w:r w:rsidRPr="00B51436">
        <w:t xml:space="preserve"> </w:t>
      </w:r>
      <w:ins w:id="483" w:author="John Moehrke" w:date="2020-02-18T21:16:00Z">
        <w:r w:rsidR="00086D24">
          <w:t xml:space="preserve">to support the Document Registry requirements to validate </w:t>
        </w:r>
      </w:ins>
      <w:ins w:id="484" w:author="John Moehrke" w:date="2020-02-18T21:17:00Z">
        <w:r w:rsidR="00086D24">
          <w:t xml:space="preserve">Patient references as </w:t>
        </w:r>
        <w:r w:rsidR="00086D24" w:rsidRPr="00B51436">
          <w:t>a recognized Patient within the Community</w:t>
        </w:r>
      </w:ins>
      <w:del w:id="485" w:author="John Moehrke" w:date="2020-02-18T21:17:00Z">
        <w:r w:rsidRPr="00B51436" w:rsidDel="00086D24">
          <w:delText>for reasons</w:delText>
        </w:r>
        <w:r w:rsidR="000B78C0" w:rsidRPr="00B51436" w:rsidDel="00086D24">
          <w:delText xml:space="preserve"> outside the scope of this profile</w:delText>
        </w:r>
      </w:del>
      <w:r w:rsidR="00A62DB8" w:rsidRPr="00B51436">
        <w:t xml:space="preserve">. </w:t>
      </w:r>
    </w:p>
    <w:p w14:paraId="689C2D3D" w14:textId="6E85065F" w:rsidR="00AB5947" w:rsidRDefault="00AB5947">
      <w:pPr>
        <w:pStyle w:val="Heading4"/>
        <w:rPr>
          <w:ins w:id="486" w:author="John Moehrke" w:date="2020-02-19T10:20:00Z"/>
        </w:rPr>
        <w:pPrChange w:id="487" w:author="John Moehrke" w:date="2020-02-19T10:28:00Z">
          <w:pPr>
            <w:pStyle w:val="Heading3"/>
            <w:numPr>
              <w:ilvl w:val="0"/>
              <w:numId w:val="0"/>
            </w:numPr>
            <w:tabs>
              <w:tab w:val="clear" w:pos="720"/>
            </w:tabs>
            <w:ind w:left="0" w:firstLine="0"/>
          </w:pPr>
        </w:pPrChange>
      </w:pPr>
      <w:bookmarkStart w:id="488" w:name="_Toc33032261"/>
      <w:ins w:id="489" w:author="John Moehrke" w:date="2020-02-19T10:20:00Z">
        <w:r>
          <w:t>X.1</w:t>
        </w:r>
      </w:ins>
      <w:ins w:id="490" w:author="John Moehrke" w:date="2020-02-19T10:28:00Z">
        <w:r>
          <w:t>.1</w:t>
        </w:r>
      </w:ins>
      <w:ins w:id="491" w:author="John Moehrke" w:date="2020-02-19T10:20:00Z">
        <w:r>
          <w:t>.2 S</w:t>
        </w:r>
      </w:ins>
      <w:ins w:id="492" w:author="John Moehrke" w:date="2020-02-19T10:19:00Z">
        <w:r>
          <w:t>torage of Binary</w:t>
        </w:r>
      </w:ins>
      <w:bookmarkEnd w:id="488"/>
    </w:p>
    <w:p w14:paraId="037010F7" w14:textId="4A098133" w:rsidR="00AB5947" w:rsidRDefault="00AB5947" w:rsidP="00AB5947">
      <w:pPr>
        <w:pStyle w:val="BodyText"/>
        <w:rPr>
          <w:ins w:id="493" w:author="John Moehrke" w:date="2020-02-19T10:26:00Z"/>
        </w:rPr>
      </w:pPr>
      <w:ins w:id="494" w:author="John Moehrke" w:date="2020-02-19T10:20:00Z">
        <w:r>
          <w:t xml:space="preserve">The Document </w:t>
        </w:r>
      </w:ins>
      <w:ins w:id="495" w:author="John Moehrke" w:date="2020-02-20T09:13:00Z">
        <w:r w:rsidR="0026589B">
          <w:t>Registry</w:t>
        </w:r>
      </w:ins>
      <w:ins w:id="496" w:author="John Moehrke" w:date="2020-02-19T10:20:00Z">
        <w:r>
          <w:t xml:space="preserve"> is required to store Binary resources that are provided to it in ITI-</w:t>
        </w:r>
      </w:ins>
      <w:ins w:id="497" w:author="John Moehrke" w:date="2020-02-19T10:25:00Z">
        <w:r>
          <w:t>65</w:t>
        </w:r>
      </w:ins>
      <w:ins w:id="498" w:author="John Moehrke" w:date="2020-02-19T10:20:00Z">
        <w:r>
          <w:t xml:space="preserve"> Transa</w:t>
        </w:r>
      </w:ins>
      <w:ins w:id="499" w:author="John Moehrke" w:date="2020-02-19T10:21:00Z">
        <w:r>
          <w:t xml:space="preserve">ction. </w:t>
        </w:r>
      </w:ins>
    </w:p>
    <w:p w14:paraId="02743034" w14:textId="6750D24E" w:rsidR="00AB5947" w:rsidRDefault="00C072F3" w:rsidP="00AB5947">
      <w:pPr>
        <w:pStyle w:val="BodyText"/>
        <w:rPr>
          <w:ins w:id="500" w:author="John Moehrke" w:date="2020-02-19T10:23:00Z"/>
        </w:rPr>
      </w:pPr>
      <w:ins w:id="501" w:author="John Moehrke" w:date="2020-02-19T10:33:00Z">
        <w:r>
          <w:t>A</w:t>
        </w:r>
      </w:ins>
      <w:ins w:id="502" w:author="John Moehrke" w:date="2020-02-19T10:34:00Z">
        <w:r>
          <w:t>n</w:t>
        </w:r>
      </w:ins>
      <w:ins w:id="503" w:author="John Moehrke" w:date="2020-02-19T10:33:00Z">
        <w:r>
          <w:t xml:space="preserve"> </w:t>
        </w:r>
      </w:ins>
      <w:ins w:id="504" w:author="John Moehrke" w:date="2020-02-19T10:34:00Z">
        <w:r>
          <w:t xml:space="preserve">organization </w:t>
        </w:r>
      </w:ins>
      <w:ins w:id="505" w:author="John Moehrke" w:date="2020-02-19T10:33:00Z">
        <w:r>
          <w:t xml:space="preserve">of the Community </w:t>
        </w:r>
      </w:ins>
      <w:ins w:id="506" w:author="John Moehrke" w:date="2020-02-19T10:30:00Z">
        <w:r>
          <w:t>has the alternative to</w:t>
        </w:r>
      </w:ins>
      <w:ins w:id="507" w:author="John Moehrke" w:date="2020-02-19T10:31:00Z">
        <w:r>
          <w:t xml:space="preserve"> store the Binary elsewhere</w:t>
        </w:r>
      </w:ins>
      <w:ins w:id="508" w:author="John Moehrke" w:date="2020-02-19T10:32:00Z">
        <w:r>
          <w:t xml:space="preserve"> in the Community</w:t>
        </w:r>
      </w:ins>
      <w:ins w:id="509" w:author="John Moehrke" w:date="2020-02-19T10:21:00Z">
        <w:r w:rsidR="00AB5947">
          <w:t xml:space="preserve">, and thus provide </w:t>
        </w:r>
      </w:ins>
      <w:ins w:id="510" w:author="John Moehrke" w:date="2020-02-19T10:25:00Z">
        <w:r w:rsidR="00AB5947">
          <w:t>persistent</w:t>
        </w:r>
      </w:ins>
      <w:ins w:id="511" w:author="John Moehrke" w:date="2020-02-19T10:21:00Z">
        <w:r w:rsidR="00AB5947">
          <w:t xml:space="preserve"> URL in the </w:t>
        </w:r>
        <w:r w:rsidR="00AB5947" w:rsidRPr="00AB5947">
          <w:rPr>
            <w:rStyle w:val="XMLname"/>
            <w:rPrChange w:id="512" w:author="John Moehrke" w:date="2020-02-19T10:26:00Z">
              <w:rPr/>
            </w:rPrChange>
          </w:rPr>
          <w:lastRenderedPageBreak/>
          <w:t>DocumentReference.content.attachment.url</w:t>
        </w:r>
        <w:r w:rsidR="00AB5947">
          <w:t xml:space="preserve">. </w:t>
        </w:r>
      </w:ins>
      <w:ins w:id="513" w:author="John Moehrke" w:date="2020-02-19T10:26:00Z">
        <w:r w:rsidR="00AB5947">
          <w:t xml:space="preserve"> </w:t>
        </w:r>
      </w:ins>
      <w:ins w:id="514" w:author="John Moehrke" w:date="2020-02-19T10:27:00Z">
        <w:r w:rsidR="00AB5947">
          <w:t xml:space="preserve">Therefore, the ITI-65 Transaction does not include the Binary resource. </w:t>
        </w:r>
      </w:ins>
      <w:ins w:id="515" w:author="John Moehrke" w:date="2020-02-19T10:21:00Z">
        <w:r w:rsidR="00AB5947">
          <w:t>When this is used by the</w:t>
        </w:r>
      </w:ins>
      <w:ins w:id="516" w:author="John Moehrke" w:date="2020-02-19T10:29:00Z">
        <w:r w:rsidR="00AB5947">
          <w:t xml:space="preserve"> Organization hosting the</w:t>
        </w:r>
      </w:ins>
      <w:ins w:id="517" w:author="John Moehrke" w:date="2020-02-19T10:21:00Z">
        <w:r w:rsidR="00AB5947">
          <w:t xml:space="preserve"> Document Source</w:t>
        </w:r>
      </w:ins>
      <w:ins w:id="518" w:author="John Moehrke" w:date="2020-02-19T10:29:00Z">
        <w:r>
          <w:t>, the Organization</w:t>
        </w:r>
      </w:ins>
      <w:ins w:id="519" w:author="John Moehrke" w:date="2020-02-19T10:28:00Z">
        <w:r w:rsidR="00AB5947">
          <w:t xml:space="preserve"> shall:</w:t>
        </w:r>
      </w:ins>
    </w:p>
    <w:p w14:paraId="43DC7E79" w14:textId="35208D9A" w:rsidR="00AB5947" w:rsidRDefault="00AB5947">
      <w:pPr>
        <w:pStyle w:val="ListBullet2"/>
        <w:rPr>
          <w:ins w:id="520" w:author="John Moehrke" w:date="2020-02-19T10:23:00Z"/>
        </w:rPr>
        <w:pPrChange w:id="521" w:author="John Moehrke" w:date="2020-02-19T10:24:00Z">
          <w:pPr>
            <w:pStyle w:val="BodyText"/>
          </w:pPr>
        </w:pPrChange>
      </w:pPr>
      <w:ins w:id="522" w:author="John Moehrke" w:date="2020-02-19T10:22:00Z">
        <w:r>
          <w:t xml:space="preserve">persist the Binary for the lifecycle expected of the MHDS community, </w:t>
        </w:r>
      </w:ins>
    </w:p>
    <w:p w14:paraId="1229D2A3" w14:textId="38D1B5C4" w:rsidR="00AB5947" w:rsidRDefault="00AB5947">
      <w:pPr>
        <w:pStyle w:val="ListBullet2"/>
        <w:rPr>
          <w:ins w:id="523" w:author="John Moehrke" w:date="2020-02-19T10:23:00Z"/>
        </w:rPr>
        <w:pPrChange w:id="524" w:author="John Moehrke" w:date="2020-02-19T10:24:00Z">
          <w:pPr>
            <w:pStyle w:val="BodyText"/>
          </w:pPr>
        </w:pPrChange>
      </w:pPr>
      <w:ins w:id="525" w:author="John Moehrke" w:date="2020-02-19T10:22:00Z">
        <w:r>
          <w:t xml:space="preserve">provide access to the community </w:t>
        </w:r>
      </w:ins>
      <w:ins w:id="526" w:author="John Moehrke" w:date="2020-02-19T10:23:00Z">
        <w:r>
          <w:t>members</w:t>
        </w:r>
      </w:ins>
      <w:ins w:id="527" w:author="John Moehrke" w:date="2020-02-19T10:28:00Z">
        <w:r>
          <w:t>,</w:t>
        </w:r>
      </w:ins>
    </w:p>
    <w:p w14:paraId="0612C9AA" w14:textId="004C73FC" w:rsidR="00AB5947" w:rsidRPr="00AB5947" w:rsidRDefault="00AB5947">
      <w:pPr>
        <w:pStyle w:val="ListBullet2"/>
        <w:pPrChange w:id="528" w:author="John Moehrke" w:date="2020-02-19T10:24:00Z">
          <w:pPr>
            <w:pStyle w:val="BodyText"/>
          </w:pPr>
        </w:pPrChange>
      </w:pPr>
      <w:ins w:id="529" w:author="John Moehrke" w:date="2020-02-19T10:23:00Z">
        <w:r>
          <w:t>use the security model agreed to by the comm</w:t>
        </w:r>
      </w:ins>
      <w:ins w:id="530" w:author="John Moehrke" w:date="2020-02-19T10:24:00Z">
        <w:r>
          <w:t>unity members</w:t>
        </w:r>
      </w:ins>
    </w:p>
    <w:p w14:paraId="2403E5AB" w14:textId="643D45CE" w:rsidR="00A62DB8" w:rsidRPr="00B51436" w:rsidRDefault="00CF283F" w:rsidP="00B51436">
      <w:pPr>
        <w:pStyle w:val="Heading2"/>
        <w:numPr>
          <w:ilvl w:val="0"/>
          <w:numId w:val="0"/>
        </w:numPr>
        <w:rPr>
          <w:noProof w:val="0"/>
        </w:rPr>
      </w:pPr>
      <w:bookmarkStart w:id="531" w:name="_Toc345074655"/>
      <w:bookmarkStart w:id="532" w:name="_Toc33032262"/>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531"/>
      <w:bookmarkEnd w:id="532"/>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F5664" w:rsidRPr="00B51436" w:rsidDel="00722E7D" w14:paraId="0D1346EB" w14:textId="1F084C52" w:rsidTr="00B51436">
        <w:trPr>
          <w:cantSplit/>
          <w:del w:id="533" w:author="John Moehrke" w:date="2020-02-19T19:14:00Z"/>
        </w:trPr>
        <w:tc>
          <w:tcPr>
            <w:tcW w:w="3110" w:type="dxa"/>
            <w:tcBorders>
              <w:top w:val="nil"/>
              <w:left w:val="single" w:sz="4" w:space="0" w:color="auto"/>
              <w:bottom w:val="nil"/>
              <w:right w:val="single" w:sz="4" w:space="0" w:color="auto"/>
            </w:tcBorders>
          </w:tcPr>
          <w:p w14:paraId="7D578B76" w14:textId="03FF75FB" w:rsidR="007F5664" w:rsidRPr="00B51436" w:rsidDel="00722E7D" w:rsidRDefault="007F5664" w:rsidP="00EA3BCB">
            <w:pPr>
              <w:pStyle w:val="TableEntry"/>
              <w:rPr>
                <w:del w:id="534" w:author="John Moehrke" w:date="2020-02-19T19:14:00Z"/>
              </w:rPr>
            </w:pPr>
          </w:p>
        </w:tc>
        <w:tc>
          <w:tcPr>
            <w:tcW w:w="3122" w:type="dxa"/>
            <w:tcBorders>
              <w:left w:val="single" w:sz="4" w:space="0" w:color="auto"/>
            </w:tcBorders>
          </w:tcPr>
          <w:p w14:paraId="228E3903" w14:textId="6333D031" w:rsidR="007F5664" w:rsidRPr="00B51436" w:rsidDel="00722E7D" w:rsidRDefault="00177EFB" w:rsidP="00EA3BCB">
            <w:pPr>
              <w:pStyle w:val="TableEntry"/>
              <w:rPr>
                <w:del w:id="535" w:author="John Moehrke" w:date="2020-02-19T19:14:00Z"/>
              </w:rPr>
            </w:pPr>
            <w:del w:id="536" w:author="John Moehrke" w:date="2020-02-19T19:14:00Z">
              <w:r w:rsidRPr="00B51436" w:rsidDel="00722E7D">
                <w:delText>PMIR</w:delText>
              </w:r>
              <w:r w:rsidR="00C625FC" w:rsidRPr="00B51436" w:rsidDel="00722E7D">
                <w:delText xml:space="preserve"> Query Option</w:delText>
              </w:r>
            </w:del>
          </w:p>
        </w:tc>
        <w:tc>
          <w:tcPr>
            <w:tcW w:w="3118" w:type="dxa"/>
          </w:tcPr>
          <w:p w14:paraId="452DE767" w14:textId="30C20A0C" w:rsidR="007F5664" w:rsidRPr="00B51436" w:rsidDel="00722E7D" w:rsidRDefault="00C625FC" w:rsidP="00EA3BCB">
            <w:pPr>
              <w:pStyle w:val="TableEntry"/>
              <w:rPr>
                <w:del w:id="537" w:author="John Moehrke" w:date="2020-02-19T19:14:00Z"/>
              </w:rPr>
            </w:pPr>
            <w:del w:id="538" w:author="John Moehrke" w:date="2020-02-19T19:14:00Z">
              <w:r w:rsidRPr="00B51436" w:rsidDel="00722E7D">
                <w:delText>X.2.</w:delText>
              </w:r>
              <w:r w:rsidR="00CD7E61" w:rsidRPr="00B51436" w:rsidDel="00722E7D">
                <w:delText>3</w:delText>
              </w:r>
            </w:del>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1EF938F3" w:rsidR="007C6FD3" w:rsidRPr="00B51436" w:rsidRDefault="007C6FD3" w:rsidP="00EA3BCB">
            <w:pPr>
              <w:pStyle w:val="TableEntry"/>
            </w:pPr>
            <w:r w:rsidRPr="00B51436">
              <w:t>X.2.</w:t>
            </w:r>
            <w:ins w:id="539" w:author="John Moehrke" w:date="2020-02-19T19:14:00Z">
              <w:r w:rsidR="00E10D98">
                <w:t>3</w:t>
              </w:r>
            </w:ins>
            <w:del w:id="540" w:author="John Moehrke" w:date="2020-02-19T19:14:00Z">
              <w:r w:rsidR="00811A17" w:rsidRPr="00B51436" w:rsidDel="00722E7D">
                <w:delText>4</w:delText>
              </w:r>
            </w:del>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4297607C" w:rsidR="007C6FD3" w:rsidRPr="00B51436" w:rsidRDefault="00CD7E61" w:rsidP="00EA3BCB">
            <w:pPr>
              <w:pStyle w:val="TableEntry"/>
            </w:pPr>
            <w:del w:id="541" w:author="John Moehrke" w:date="2020-02-19T18:33:00Z">
              <w:r w:rsidRPr="00B51436" w:rsidDel="00284775">
                <w:delText xml:space="preserve">Author </w:delText>
              </w:r>
            </w:del>
            <w:ins w:id="542" w:author="John Moehrke" w:date="2020-02-19T18:33:00Z">
              <w:r w:rsidR="00284775">
                <w:t>Uncontained</w:t>
              </w:r>
              <w:r w:rsidR="00284775" w:rsidRPr="00B51436">
                <w:t xml:space="preserve"> </w:t>
              </w:r>
            </w:ins>
            <w:r w:rsidRPr="00B51436">
              <w:t>Reference Option</w:t>
            </w:r>
          </w:p>
        </w:tc>
        <w:tc>
          <w:tcPr>
            <w:tcW w:w="3118" w:type="dxa"/>
          </w:tcPr>
          <w:p w14:paraId="73007D96" w14:textId="1D109319" w:rsidR="007C6FD3" w:rsidRPr="00B51436" w:rsidRDefault="00CD7E61" w:rsidP="00EA3BCB">
            <w:pPr>
              <w:pStyle w:val="TableEntry"/>
            </w:pPr>
            <w:r w:rsidRPr="00B51436">
              <w:t>X.2.</w:t>
            </w:r>
            <w:ins w:id="543" w:author="John Moehrke" w:date="2020-02-19T19:14:00Z">
              <w:r w:rsidR="00E10D98">
                <w:t>4</w:t>
              </w:r>
            </w:ins>
            <w:del w:id="544" w:author="John Moehrke" w:date="2020-02-19T19:14:00Z">
              <w:r w:rsidR="00811A17" w:rsidRPr="00B51436" w:rsidDel="00E10D98">
                <w:delText>5</w:delText>
              </w:r>
            </w:del>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545" w:name="_Toc345074656"/>
      <w:bookmarkStart w:id="546" w:name="_Toc33032263"/>
      <w:r w:rsidRPr="00B51436">
        <w:rPr>
          <w:noProof w:val="0"/>
        </w:rPr>
        <w:t>X.2.1</w:t>
      </w:r>
      <w:bookmarkEnd w:id="545"/>
      <w:r w:rsidR="00C625FC" w:rsidRPr="00B51436">
        <w:rPr>
          <w:noProof w:val="0"/>
        </w:rPr>
        <w:t xml:space="preserve"> Authorization Option</w:t>
      </w:r>
      <w:bookmarkEnd w:id="546"/>
    </w:p>
    <w:p w14:paraId="464024E0" w14:textId="12C16EBB" w:rsidR="00787B2D" w:rsidRDefault="00C625FC" w:rsidP="00A15C2E">
      <w:pPr>
        <w:pStyle w:val="BodyText"/>
        <w:rPr>
          <w:ins w:id="547" w:author="John Moehrke" w:date="2020-02-19T18:22:00Z"/>
        </w:rPr>
      </w:pPr>
      <w:r w:rsidRPr="00B51436">
        <w:t xml:space="preserve">Document Registry includes an </w:t>
      </w:r>
      <w:ins w:id="548" w:author="John Moehrke" w:date="2020-02-18T20:50:00Z">
        <w:r w:rsidR="004E2400">
          <w:t xml:space="preserve">IUA Resource Service actor to enforce </w:t>
        </w:r>
      </w:ins>
      <w:r w:rsidRPr="00B51436">
        <w:t xml:space="preserve">OAuth Authorization </w:t>
      </w:r>
      <w:del w:id="549" w:author="John Moehrke" w:date="2020-02-18T20:50:00Z">
        <w:r w:rsidRPr="00B51436" w:rsidDel="004E2400">
          <w:delText>endpoint to request OAuth tokens for access to the Document Registry</w:delText>
        </w:r>
      </w:del>
      <w:ins w:id="550" w:author="John Moehrke" w:date="2020-02-18T20:50:00Z">
        <w:r w:rsidR="004E2400">
          <w:t>decisions made by the IUA Authorization Service</w:t>
        </w:r>
      </w:ins>
      <w:r w:rsidRPr="00B51436">
        <w:t xml:space="preserve">. </w:t>
      </w:r>
      <w:proofErr w:type="gramStart"/>
      <w:r w:rsidRPr="00B51436">
        <w:t>Thus</w:t>
      </w:r>
      <w:proofErr w:type="gramEnd"/>
      <w:r w:rsidRPr="00B51436">
        <w:t xml:space="preserve"> all accesses to the Document Registry must have a token issued by th</w:t>
      </w:r>
      <w:ins w:id="551" w:author="John Moehrke" w:date="2020-02-18T20:51:00Z">
        <w:r w:rsidR="004E2400">
          <w:t>e IUA Authorization Service</w:t>
        </w:r>
      </w:ins>
      <w:del w:id="552" w:author="John Moehrke" w:date="2020-02-18T20:51:00Z">
        <w:r w:rsidRPr="00B51436" w:rsidDel="004E2400">
          <w:delText>is endpoint</w:delText>
        </w:r>
      </w:del>
      <w:r w:rsidRPr="00B51436">
        <w:t xml:space="preserve">. </w:t>
      </w:r>
      <w:ins w:id="553" w:author="John Moehrke" w:date="2020-02-18T20:52:00Z">
        <w:r w:rsidR="004E2400">
          <w:t>These IUA Authorization Service decisions protect both requests from Document Source for publication requests, and Document Consumer for</w:t>
        </w:r>
      </w:ins>
      <w:ins w:id="554" w:author="John Moehrke" w:date="2020-02-18T20:53:00Z">
        <w:r w:rsidR="004E2400">
          <w:t xml:space="preserve"> access and disclosure requests. The rules used for this authorization decision are not defined in the MHDS profile</w:t>
        </w:r>
      </w:ins>
      <w:ins w:id="555" w:author="John Moehrke" w:date="2020-02-18T20:54:00Z">
        <w:r w:rsidR="004E2400">
          <w:t xml:space="preserve">. </w:t>
        </w:r>
      </w:ins>
      <w:ins w:id="556" w:author="John Moehrke" w:date="2020-02-18T20:53:00Z">
        <w:r w:rsidR="004E2400">
          <w:t>See the Consent Manager Option for specific a</w:t>
        </w:r>
      </w:ins>
      <w:ins w:id="557" w:author="John Moehrke" w:date="2020-02-18T20:54:00Z">
        <w:r w:rsidR="004E2400">
          <w:t>ccess control rules associated with that option.</w:t>
        </w:r>
      </w:ins>
    </w:p>
    <w:p w14:paraId="58C5B75C" w14:textId="38F8CE0F" w:rsidR="0038698A" w:rsidRDefault="00C46378">
      <w:pPr>
        <w:pStyle w:val="BodyText"/>
        <w:keepNext/>
        <w:rPr>
          <w:ins w:id="558" w:author="John Moehrke" w:date="2020-02-19T18:23:00Z"/>
        </w:rPr>
        <w:pPrChange w:id="559" w:author="John Moehrke" w:date="2020-02-19T18:23:00Z">
          <w:pPr>
            <w:pStyle w:val="BodyText"/>
          </w:pPr>
        </w:pPrChange>
      </w:pPr>
      <w:ins w:id="560" w:author="John Moehrke" w:date="2020-02-20T16:03:00Z">
        <w:r>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21C1C883" w14:textId="52529D9F" w:rsidR="0038698A" w:rsidRPr="00B51436" w:rsidRDefault="0038698A">
      <w:pPr>
        <w:pStyle w:val="Caption"/>
        <w:pPrChange w:id="561" w:author="John Moehrke" w:date="2020-02-19T18:23:00Z">
          <w:pPr>
            <w:pStyle w:val="BodyText"/>
          </w:pPr>
        </w:pPrChange>
      </w:pPr>
      <w:ins w:id="562" w:author="John Moehrke" w:date="2020-02-19T18:23:00Z">
        <w:r>
          <w:t>Figure X.2.1-1 Document Publication Process Flow with Authorization Option</w:t>
        </w:r>
      </w:ins>
    </w:p>
    <w:p w14:paraId="119F7731" w14:textId="7B7AD844" w:rsidR="007C6FD3" w:rsidRPr="00B51436" w:rsidRDefault="007C6FD3" w:rsidP="00A15C2E">
      <w:pPr>
        <w:pStyle w:val="BodyText"/>
      </w:pPr>
      <w:del w:id="563" w:author="John Moehrke" w:date="2020-02-18T20:51:00Z">
        <w:r w:rsidRPr="00B51436" w:rsidDel="004E2400">
          <w:delText xml:space="preserve">This option requires the </w:delText>
        </w:r>
        <w:r w:rsidR="00CD7E61" w:rsidRPr="00B51436" w:rsidDel="004E2400">
          <w:delText xml:space="preserve">Document Reference include a </w:delText>
        </w:r>
        <w:r w:rsidRPr="00B51436" w:rsidDel="004E2400">
          <w:delText>grouping with an IUA Authorizatio</w:delText>
        </w:r>
        <w:r w:rsidR="00CD7E61" w:rsidRPr="00B51436" w:rsidDel="004E2400">
          <w:delText>n Server</w:delText>
        </w:r>
      </w:del>
      <w:r w:rsidR="00CD7E61" w:rsidRPr="00B51436">
        <w:t>.</w:t>
      </w:r>
    </w:p>
    <w:p w14:paraId="304442B3" w14:textId="3292FEEC" w:rsidR="00C625FC" w:rsidRPr="00B51436" w:rsidRDefault="00C625FC" w:rsidP="00C625FC">
      <w:pPr>
        <w:pStyle w:val="Heading3"/>
        <w:numPr>
          <w:ilvl w:val="0"/>
          <w:numId w:val="0"/>
        </w:numPr>
        <w:ind w:left="720" w:hanging="720"/>
        <w:rPr>
          <w:noProof w:val="0"/>
        </w:rPr>
      </w:pPr>
      <w:bookmarkStart w:id="564" w:name="_Toc33032264"/>
      <w:bookmarkStart w:id="565" w:name="_Toc345074657"/>
      <w:bookmarkStart w:id="566" w:name="_Toc37034636"/>
      <w:bookmarkStart w:id="567" w:name="_Toc38846114"/>
      <w:bookmarkStart w:id="568" w:name="_Toc504625757"/>
      <w:bookmarkStart w:id="569" w:name="_Toc530206510"/>
      <w:bookmarkStart w:id="570" w:name="_Toc1388430"/>
      <w:bookmarkStart w:id="571" w:name="_Toc1388584"/>
      <w:bookmarkStart w:id="572" w:name="_Toc1456611"/>
      <w:r w:rsidRPr="00B51436">
        <w:rPr>
          <w:noProof w:val="0"/>
        </w:rPr>
        <w:t>X.2.2 Consent Manager Option</w:t>
      </w:r>
      <w:bookmarkEnd w:id="564"/>
    </w:p>
    <w:p w14:paraId="0304E9A4" w14:textId="6DB45EF1" w:rsidR="00140C4E" w:rsidRDefault="00E61A97" w:rsidP="00140C4E">
      <w:pPr>
        <w:pStyle w:val="BodyText"/>
        <w:rPr>
          <w:ins w:id="573" w:author="John Moehrke" w:date="2020-02-20T13:51:00Z"/>
        </w:rPr>
      </w:pPr>
      <w:ins w:id="574" w:author="John Moehrke" w:date="2020-02-18T10:17:00Z">
        <w:r>
          <w:t xml:space="preserve">The MHDS </w:t>
        </w:r>
      </w:ins>
      <w:ins w:id="575" w:author="John Moehrke" w:date="2020-02-18T10:15:00Z">
        <w:r>
          <w:t xml:space="preserve">Document Registry </w:t>
        </w:r>
      </w:ins>
      <w:ins w:id="576" w:author="John Moehrke" w:date="2020-02-20T13:46:00Z">
        <w:r w:rsidR="00140C4E">
          <w:t>that supports the Consent Manager Option SHALL be</w:t>
        </w:r>
      </w:ins>
      <w:ins w:id="577" w:author="John Moehrke" w:date="2020-02-18T10:17:00Z">
        <w:r>
          <w:t xml:space="preserve"> grouped </w:t>
        </w:r>
      </w:ins>
      <w:ins w:id="578" w:author="John Moehrke" w:date="2020-02-20T13:47:00Z">
        <w:r w:rsidR="00140C4E">
          <w:t xml:space="preserve">with an </w:t>
        </w:r>
      </w:ins>
      <w:ins w:id="579" w:author="John Moehrke" w:date="2020-02-18T10:17:00Z">
        <w:r>
          <w:t xml:space="preserve">IUA Resource Server </w:t>
        </w:r>
      </w:ins>
      <w:ins w:id="580" w:author="John Moehrke" w:date="2020-02-18T10:15:00Z">
        <w:r>
          <w:t xml:space="preserve">and </w:t>
        </w:r>
      </w:ins>
      <w:ins w:id="581" w:author="John Moehrke" w:date="2020-02-18T10:17:00Z">
        <w:r>
          <w:t xml:space="preserve">the </w:t>
        </w:r>
      </w:ins>
      <w:ins w:id="582" w:author="John Moehrke" w:date="2020-02-18T10:15:00Z">
        <w:r>
          <w:t xml:space="preserve">IUA Authorization Server </w:t>
        </w:r>
      </w:ins>
      <w:ins w:id="583" w:author="John Moehrke" w:date="2020-02-20T13:47:00Z">
        <w:r w:rsidR="00140C4E">
          <w:t xml:space="preserve">in order </w:t>
        </w:r>
      </w:ins>
      <w:ins w:id="584" w:author="John Moehrke" w:date="2020-02-18T10:15:00Z">
        <w:r>
          <w:t xml:space="preserve">to enforce simple Permit and Deny </w:t>
        </w:r>
      </w:ins>
      <w:ins w:id="585" w:author="John Moehrke" w:date="2020-02-18T13:58:00Z">
        <w:r w:rsidR="00E04A95">
          <w:t xml:space="preserve">access </w:t>
        </w:r>
      </w:ins>
      <w:ins w:id="586" w:author="John Moehrke" w:date="2020-02-18T10:15:00Z">
        <w:r>
          <w:t xml:space="preserve">patient specific </w:t>
        </w:r>
      </w:ins>
      <w:ins w:id="587" w:author="John Moehrke" w:date="2020-02-18T11:25:00Z">
        <w:r w:rsidR="00F80738">
          <w:t xml:space="preserve">privacy disclosure </w:t>
        </w:r>
      </w:ins>
      <w:ins w:id="588" w:author="John Moehrke" w:date="2020-02-18T10:15:00Z">
        <w:r>
          <w:t>consents</w:t>
        </w:r>
      </w:ins>
      <w:ins w:id="589" w:author="John Moehrke" w:date="2020-02-18T10:17:00Z">
        <w:r>
          <w:t xml:space="preserve"> for</w:t>
        </w:r>
      </w:ins>
      <w:ins w:id="590" w:author="John Moehrke" w:date="2020-02-18T10:27:00Z">
        <w:r w:rsidR="00923B29">
          <w:t xml:space="preserve"> </w:t>
        </w:r>
      </w:ins>
      <w:ins w:id="591" w:author="John Moehrke" w:date="2020-02-18T10:17:00Z">
        <w:r>
          <w:t>Treatment pur</w:t>
        </w:r>
      </w:ins>
      <w:ins w:id="592" w:author="John Moehrke" w:date="2020-02-18T10:18:00Z">
        <w:r>
          <w:t>pose</w:t>
        </w:r>
      </w:ins>
      <w:ins w:id="593" w:author="John Moehrke" w:date="2020-02-18T10:15:00Z">
        <w:r>
          <w:t xml:space="preserve">. </w:t>
        </w:r>
      </w:ins>
      <w:ins w:id="594" w:author="John Moehrke" w:date="2020-02-20T13:51:00Z">
        <w:r w:rsidR="00140C4E">
          <w:t xml:space="preserve">The Consent Manager Option does not affect publication by Document Source to the Document Registry, but rather only affects disclosure activities between a Document Consumer and the Document Registry. </w:t>
        </w:r>
      </w:ins>
    </w:p>
    <w:p w14:paraId="7CCAB53E" w14:textId="5F2F8C30" w:rsidR="00140C4E" w:rsidRDefault="00E61A97" w:rsidP="00E61A97">
      <w:pPr>
        <w:pStyle w:val="BodyText"/>
        <w:rPr>
          <w:ins w:id="595" w:author="John Moehrke" w:date="2020-02-20T16:05:00Z"/>
        </w:rPr>
      </w:pPr>
      <w:ins w:id="596" w:author="John Moehrke" w:date="2020-02-18T10:19:00Z">
        <w:r>
          <w:t xml:space="preserve">The </w:t>
        </w:r>
      </w:ins>
      <w:ins w:id="597" w:author="John Moehrke" w:date="2020-02-20T13:51:00Z">
        <w:r w:rsidR="00311EB2">
          <w:t xml:space="preserve">grouped </w:t>
        </w:r>
      </w:ins>
      <w:ins w:id="598" w:author="John Moehrke" w:date="2020-02-18T10:19:00Z">
        <w:r>
          <w:t>IUA Authorization Server would be used to manage the consent status and make authorization decisions based on the consent status</w:t>
        </w:r>
      </w:ins>
      <w:ins w:id="599" w:author="John Moehrke" w:date="2020-02-20T13:52:00Z">
        <w:r w:rsidR="00311EB2">
          <w:t>. T</w:t>
        </w:r>
      </w:ins>
      <w:ins w:id="600" w:author="John Moehrke" w:date="2020-02-20T13:49:00Z">
        <w:r w:rsidR="00140C4E">
          <w:t>he changing of the status is a functional requirement that is not defined by IHE</w:t>
        </w:r>
      </w:ins>
      <w:ins w:id="601" w:author="John Moehrke" w:date="2020-02-18T10:19:00Z">
        <w:r>
          <w:t>. The IUA Resource Server that is grouped with the MHDS Docume</w:t>
        </w:r>
      </w:ins>
      <w:ins w:id="602" w:author="John Moehrke" w:date="2020-02-18T10:20:00Z">
        <w:r>
          <w:t xml:space="preserve">nt Registry </w:t>
        </w:r>
      </w:ins>
      <w:ins w:id="603" w:author="John Moehrke" w:date="2020-02-18T11:25:00Z">
        <w:r w:rsidR="00F80738">
          <w:t xml:space="preserve">would </w:t>
        </w:r>
      </w:ins>
      <w:ins w:id="604" w:author="John Moehrke" w:date="2020-02-18T10:20:00Z">
        <w:r>
          <w:t>enforce these decisions.</w:t>
        </w:r>
      </w:ins>
      <w:ins w:id="605" w:author="John Moehrke" w:date="2020-02-18T10:28:00Z">
        <w:r w:rsidR="00923B29">
          <w:t xml:space="preserve"> </w:t>
        </w:r>
      </w:ins>
    </w:p>
    <w:p w14:paraId="20EBA83A" w14:textId="77777777" w:rsidR="00C46378" w:rsidRDefault="00C46378" w:rsidP="00C46378">
      <w:pPr>
        <w:pStyle w:val="BodyText"/>
        <w:keepNext/>
        <w:rPr>
          <w:ins w:id="606" w:author="John Moehrke" w:date="2020-02-20T16:06:00Z"/>
        </w:rPr>
        <w:pPrChange w:id="607" w:author="John Moehrke" w:date="2020-02-20T16:06:00Z">
          <w:pPr>
            <w:pStyle w:val="BodyText"/>
          </w:pPr>
        </w:pPrChange>
      </w:pPr>
      <w:ins w:id="608" w:author="John Moehrke" w:date="2020-02-20T16:05:00Z">
        <w:r>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3E21FA75" w14:textId="43DB53DF" w:rsidR="00C46378" w:rsidRDefault="00C46378" w:rsidP="00C46378">
      <w:pPr>
        <w:pStyle w:val="Caption"/>
        <w:rPr>
          <w:ins w:id="609" w:author="John Moehrke" w:date="2020-02-20T13:50:00Z"/>
        </w:rPr>
        <w:pPrChange w:id="610" w:author="John Moehrke" w:date="2020-02-20T16:06:00Z">
          <w:pPr>
            <w:pStyle w:val="BodyText"/>
          </w:pPr>
        </w:pPrChange>
      </w:pPr>
      <w:ins w:id="611" w:author="John Moehrke" w:date="2020-02-20T16:06:00Z">
        <w:r>
          <w:t>Figure X.2.2-1</w:t>
        </w:r>
        <w:r>
          <w:t>: Consent Mange</w:t>
        </w:r>
        <w:r>
          <w:t>ment for Disclosure Process Flow</w:t>
        </w:r>
      </w:ins>
    </w:p>
    <w:p w14:paraId="6AC1CEE7" w14:textId="3ED0F12D" w:rsidR="00BB6325" w:rsidRDefault="00E61A97" w:rsidP="00E61A97">
      <w:pPr>
        <w:pStyle w:val="BodyText"/>
        <w:rPr>
          <w:ins w:id="612" w:author="John Moehrke" w:date="2020-02-18T16:20:00Z"/>
        </w:rPr>
      </w:pPr>
      <w:ins w:id="613" w:author="John Moehrke" w:date="2020-02-18T10:18:00Z">
        <w:r>
          <w:t xml:space="preserve">The </w:t>
        </w:r>
      </w:ins>
      <w:ins w:id="614" w:author="John Moehrke" w:date="2020-02-20T13:50:00Z">
        <w:r w:rsidR="00140C4E">
          <w:t xml:space="preserve">grouped </w:t>
        </w:r>
      </w:ins>
      <w:ins w:id="615" w:author="John Moehrke" w:date="2020-02-18T10:18:00Z">
        <w:r>
          <w:t xml:space="preserve">IUA Authorization Server </w:t>
        </w:r>
      </w:ins>
      <w:ins w:id="616" w:author="John Moehrke" w:date="2020-02-18T11:26:00Z">
        <w:r w:rsidR="00F80738">
          <w:t xml:space="preserve">SHALL </w:t>
        </w:r>
      </w:ins>
      <w:ins w:id="617" w:author="John Moehrke" w:date="2020-02-18T10:15:00Z">
        <w:r>
          <w:t xml:space="preserve">support </w:t>
        </w:r>
      </w:ins>
      <w:ins w:id="618" w:author="John Moehrke" w:date="2020-02-18T10:20:00Z">
        <w:r>
          <w:t xml:space="preserve">consent </w:t>
        </w:r>
      </w:ins>
      <w:ins w:id="619" w:author="John Moehrke" w:date="2020-02-18T10:15:00Z">
        <w:r>
          <w:t xml:space="preserve">configuration to enable Implied Consent and Explicit Consent environments. </w:t>
        </w:r>
      </w:ins>
      <w:ins w:id="620" w:author="John Moehrke" w:date="2020-02-18T16:21:00Z">
        <w:r w:rsidR="00BB6325">
          <w:t>Where Implied Consent environments allow disclosure when no Consent has been recorded for that patient, where in Explicit Consent environments Deny disclosure when no Consent has been recorded for that patient.</w:t>
        </w:r>
      </w:ins>
    </w:p>
    <w:p w14:paraId="0D8C394D" w14:textId="2E6A227C" w:rsidR="001846C0" w:rsidRDefault="00E564F0">
      <w:pPr>
        <w:pStyle w:val="BodyText"/>
        <w:keepNext/>
        <w:jc w:val="center"/>
        <w:rPr>
          <w:ins w:id="621" w:author="John Moehrke" w:date="2020-02-18T11:03:00Z"/>
        </w:rPr>
        <w:pPrChange w:id="622" w:author="John Moehrke" w:date="2020-02-18T11:22:00Z">
          <w:pPr>
            <w:pStyle w:val="BodyText"/>
          </w:pPr>
        </w:pPrChange>
      </w:pPr>
      <w:ins w:id="623" w:author="John Moehrke" w:date="2020-02-18T16:05:00Z">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ins>
    </w:p>
    <w:p w14:paraId="29194389" w14:textId="19D8DB25" w:rsidR="00331DEF" w:rsidRDefault="001846C0">
      <w:pPr>
        <w:pStyle w:val="Caption"/>
        <w:jc w:val="center"/>
        <w:rPr>
          <w:ins w:id="624" w:author="John Moehrke" w:date="2020-02-18T11:03:00Z"/>
        </w:rPr>
        <w:pPrChange w:id="625" w:author="John Moehrke" w:date="2020-02-18T11:22:00Z">
          <w:pPr>
            <w:pStyle w:val="Caption"/>
          </w:pPr>
        </w:pPrChange>
      </w:pPr>
      <w:ins w:id="626" w:author="John Moehrke" w:date="2020-02-18T11:03:00Z">
        <w:r>
          <w:t xml:space="preserve">Figure </w:t>
        </w:r>
      </w:ins>
      <w:ins w:id="627" w:author="John Moehrke" w:date="2020-02-18T11:04:00Z">
        <w:r>
          <w:t>X.2.2</w:t>
        </w:r>
        <w:r w:rsidR="00B75FC2">
          <w:t>-</w:t>
        </w:r>
      </w:ins>
      <w:ins w:id="628" w:author="John Moehrke" w:date="2020-02-20T16:06:00Z">
        <w:r w:rsidR="00C46378">
          <w:t>2</w:t>
        </w:r>
      </w:ins>
      <w:ins w:id="629" w:author="John Moehrke" w:date="2020-02-18T11:04:00Z">
        <w:r>
          <w:t>:</w:t>
        </w:r>
      </w:ins>
      <w:ins w:id="630" w:author="John Moehrke" w:date="2020-02-18T11:03:00Z">
        <w:r>
          <w:t xml:space="preserve"> </w:t>
        </w:r>
      </w:ins>
      <w:ins w:id="631" w:author="John Moehrke" w:date="2020-02-18T16:06:00Z">
        <w:r w:rsidR="00E564F0">
          <w:t xml:space="preserve">Simple </w:t>
        </w:r>
      </w:ins>
      <w:ins w:id="632" w:author="John Moehrke" w:date="2020-02-18T11:03:00Z">
        <w:r>
          <w:t>Consent state diagram</w:t>
        </w:r>
      </w:ins>
    </w:p>
    <w:p w14:paraId="5B03C8DE" w14:textId="77777777" w:rsidR="00BB6325" w:rsidRDefault="00BB6325" w:rsidP="00BB6325">
      <w:pPr>
        <w:pStyle w:val="BodyText"/>
        <w:rPr>
          <w:ins w:id="633" w:author="John Moehrke" w:date="2020-02-18T16:21:00Z"/>
        </w:rPr>
      </w:pPr>
      <w:ins w:id="634" w:author="John Moehrke" w:date="2020-02-18T16:21:00Z">
        <w:r>
          <w:t xml:space="preserve">The IUA Authorization Server SHALL </w:t>
        </w:r>
      </w:ins>
    </w:p>
    <w:p w14:paraId="364D8FF1" w14:textId="0A85AE62" w:rsidR="00BB6325" w:rsidRDefault="00BB6325" w:rsidP="00BB6325">
      <w:pPr>
        <w:pStyle w:val="ListBullet2"/>
        <w:rPr>
          <w:ins w:id="635" w:author="John Moehrke" w:date="2020-02-18T16:21:00Z"/>
        </w:rPr>
      </w:pPr>
      <w:ins w:id="636" w:author="John Moehrke" w:date="2020-02-18T16:21:00Z">
        <w:r>
          <w:t xml:space="preserve">support Permit and Deny </w:t>
        </w:r>
      </w:ins>
      <w:ins w:id="637" w:author="John Moehrke" w:date="2020-02-18T16:22:00Z">
        <w:r>
          <w:t>policies and</w:t>
        </w:r>
      </w:ins>
      <w:ins w:id="638" w:author="John Moehrke" w:date="2020-02-18T16:21:00Z">
        <w:r>
          <w:t xml:space="preserve"> may support other policies. </w:t>
        </w:r>
      </w:ins>
    </w:p>
    <w:p w14:paraId="61756A8B" w14:textId="77777777" w:rsidR="00BB6325" w:rsidRDefault="00BB6325" w:rsidP="00BB6325">
      <w:pPr>
        <w:pStyle w:val="ListBullet2"/>
        <w:rPr>
          <w:ins w:id="639" w:author="John Moehrke" w:date="2020-02-18T16:22:00Z"/>
        </w:rPr>
      </w:pPr>
      <w:ins w:id="640" w:author="John Moehrke" w:date="2020-02-18T16:21:00Z">
        <w:r>
          <w:lastRenderedPageBreak/>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ins>
    </w:p>
    <w:p w14:paraId="0755889D" w14:textId="77777777" w:rsidR="00BB6325" w:rsidRDefault="00BB6325" w:rsidP="00BB6325">
      <w:pPr>
        <w:pStyle w:val="ListBullet2"/>
        <w:rPr>
          <w:ins w:id="641" w:author="John Moehrke" w:date="2020-02-18T16:22:00Z"/>
        </w:rPr>
      </w:pPr>
      <w:ins w:id="642" w:author="John Moehrke" w:date="2020-02-18T16:21:00Z">
        <w:r>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ins>
    </w:p>
    <w:p w14:paraId="56ADC2AD" w14:textId="77777777" w:rsidR="00BB6325" w:rsidRDefault="00BB6325" w:rsidP="00BB6325">
      <w:pPr>
        <w:pStyle w:val="ListBullet2"/>
        <w:rPr>
          <w:ins w:id="643" w:author="John Moehrke" w:date="2020-02-18T16:22:00Z"/>
        </w:rPr>
      </w:pPr>
      <w:ins w:id="644" w:author="John Moehrke" w:date="2020-02-18T16:21:00Z">
        <w:r>
          <w:t xml:space="preserve">Deny access to any </w:t>
        </w:r>
        <w:proofErr w:type="spellStart"/>
        <w:r>
          <w:t>PurposeOfUse</w:t>
        </w:r>
        <w:proofErr w:type="spellEnd"/>
        <w:r>
          <w:t xml:space="preserve"> not authorized. </w:t>
        </w:r>
      </w:ins>
    </w:p>
    <w:p w14:paraId="66F4D2DD" w14:textId="3F0E6386" w:rsidR="00BB6325" w:rsidRDefault="00BB6325">
      <w:pPr>
        <w:pStyle w:val="ListBullet2"/>
        <w:rPr>
          <w:ins w:id="645" w:author="John Moehrke" w:date="2020-02-18T16:21:00Z"/>
        </w:rPr>
        <w:pPrChange w:id="646" w:author="John Moehrke" w:date="2020-02-18T16:21:00Z">
          <w:pPr>
            <w:pStyle w:val="BodyText"/>
          </w:pPr>
        </w:pPrChange>
      </w:pPr>
      <w:ins w:id="647" w:author="John Moehrke" w:date="2020-02-18T16:21:00Z">
        <w:r>
          <w:t>support expiring a consent that results in a Permit state automatically transition to Deny at expiration.</w:t>
        </w:r>
      </w:ins>
    </w:p>
    <w:p w14:paraId="0A242BE0" w14:textId="6CB51A28" w:rsidR="001846C0" w:rsidRDefault="007851B5" w:rsidP="001846C0">
      <w:pPr>
        <w:pStyle w:val="BodyText"/>
        <w:rPr>
          <w:ins w:id="648" w:author="John Moehrke" w:date="2020-02-18T19:39:00Z"/>
        </w:rPr>
      </w:pPr>
      <w:ins w:id="649" w:author="John Moehrke" w:date="2020-02-18T19:35:00Z">
        <w:r>
          <w:t xml:space="preserve">The </w:t>
        </w:r>
      </w:ins>
      <w:ins w:id="650" w:author="John Moehrke" w:date="2020-02-18T19:37:00Z">
        <w:r>
          <w:t xml:space="preserve">IUA Resource Server enforcement point grouped with the </w:t>
        </w:r>
      </w:ins>
      <w:ins w:id="651" w:author="John Moehrke" w:date="2020-02-18T19:35:00Z">
        <w:r>
          <w:t xml:space="preserve">MHDS Document Registry SHALL </w:t>
        </w:r>
      </w:ins>
      <w:ins w:id="652" w:author="John Moehrke" w:date="2020-02-18T19:38:00Z">
        <w:r>
          <w:t xml:space="preserve">enforce the security authorization decision. This includes </w:t>
        </w:r>
      </w:ins>
      <w:ins w:id="653" w:author="John Moehrke" w:date="2020-02-18T19:35:00Z">
        <w:r>
          <w:t>confirm</w:t>
        </w:r>
      </w:ins>
      <w:ins w:id="654" w:author="John Moehrke" w:date="2020-02-18T19:38:00Z">
        <w:r>
          <w:t>ing</w:t>
        </w:r>
      </w:ins>
      <w:ins w:id="655" w:author="John Moehrke" w:date="2020-02-18T19:35:00Z">
        <w:r>
          <w:t xml:space="preserve"> all resources requested are for </w:t>
        </w:r>
      </w:ins>
      <w:ins w:id="656" w:author="John Moehrke" w:date="2020-02-18T19:36:00Z">
        <w:r>
          <w:t xml:space="preserve">the subject </w:t>
        </w:r>
      </w:ins>
      <w:ins w:id="657" w:author="John Moehrke" w:date="2020-02-18T19:35:00Z">
        <w:r>
          <w:t xml:space="preserve">as the </w:t>
        </w:r>
      </w:ins>
      <w:ins w:id="658" w:author="John Moehrke" w:date="2020-02-18T19:36:00Z">
        <w:r>
          <w:t>patient authorized. This prevents a Document Consumer from requesting access to resources outside the scope of the security token given it by the IUA Authorization S</w:t>
        </w:r>
      </w:ins>
      <w:ins w:id="659" w:author="John Moehrke" w:date="2020-02-18T19:37:00Z">
        <w:r>
          <w:t>erver.</w:t>
        </w:r>
      </w:ins>
    </w:p>
    <w:p w14:paraId="7AB972AE" w14:textId="7791D8A6" w:rsidR="007851B5" w:rsidRDefault="007851B5" w:rsidP="001846C0">
      <w:pPr>
        <w:pStyle w:val="BodyText"/>
        <w:rPr>
          <w:ins w:id="660" w:author="John Moehrke" w:date="2020-02-18T11:03:00Z"/>
        </w:rPr>
      </w:pPr>
      <w:ins w:id="661" w:author="John Moehrke" w:date="2020-02-18T19:39:00Z">
        <w:r>
          <w:t xml:space="preserve">Note that this option does not protect Binary content </w:t>
        </w:r>
      </w:ins>
      <w:ins w:id="662" w:author="John Moehrke" w:date="2020-02-20T13:53:00Z">
        <w:r w:rsidR="00311EB2">
          <w:t xml:space="preserve">stored </w:t>
        </w:r>
      </w:ins>
      <w:ins w:id="663" w:author="John Moehrke" w:date="2020-02-18T19:39:00Z">
        <w:r>
          <w:t>outside of the Document Registry</w:t>
        </w:r>
      </w:ins>
      <w:ins w:id="664" w:author="John Moehrke" w:date="2020-02-20T13:54:00Z">
        <w:r w:rsidR="00311EB2">
          <w:t>;</w:t>
        </w:r>
      </w:ins>
      <w:ins w:id="665" w:author="John Moehrke" w:date="2020-02-19T11:03:00Z">
        <w:r w:rsidR="00D50BF3">
          <w:t xml:space="preserve"> see </w:t>
        </w:r>
      </w:ins>
      <w:ins w:id="666" w:author="John Moehrke" w:date="2020-02-20T13:54:00Z">
        <w:r w:rsidR="00311EB2">
          <w:t>S</w:t>
        </w:r>
      </w:ins>
      <w:ins w:id="667" w:author="John Moehrke" w:date="2020-02-19T11:03:00Z">
        <w:r w:rsidR="00D50BF3">
          <w:t>ection X.1.1.2</w:t>
        </w:r>
      </w:ins>
      <w:ins w:id="668" w:author="John Moehrke" w:date="2020-02-18T19:43:00Z">
        <w:r>
          <w:t xml:space="preserve">. When documents are </w:t>
        </w:r>
      </w:ins>
      <w:ins w:id="669" w:author="John Moehrke" w:date="2020-02-20T13:54:00Z">
        <w:r w:rsidR="00311EB2">
          <w:t xml:space="preserve">stored </w:t>
        </w:r>
      </w:ins>
      <w:ins w:id="670" w:author="John Moehrke" w:date="2020-02-18T19:43:00Z">
        <w:r>
          <w:t>outside of the Document Registry, the Document Source system takes on the burden of protecting the document.</w:t>
        </w:r>
      </w:ins>
    </w:p>
    <w:p w14:paraId="747C6DE1" w14:textId="2EC36AA5" w:rsidR="00B75FC2" w:rsidRDefault="00331DEF">
      <w:pPr>
        <w:pStyle w:val="BodyText"/>
        <w:rPr>
          <w:ins w:id="671" w:author="John Moehrke" w:date="2020-02-18T11:07:00Z"/>
          <w:rFonts w:ascii="Courier New" w:hAnsi="Courier New" w:cs="Courier New"/>
          <w:color w:val="222222"/>
          <w:sz w:val="15"/>
          <w:szCs w:val="15"/>
          <w:shd w:val="clear" w:color="auto" w:fill="FFFFFF"/>
        </w:rPr>
        <w:pPrChange w:id="672" w:author="John Moehrke" w:date="2020-02-19T19:04:00Z">
          <w:pPr>
            <w:pStyle w:val="BodyText"/>
            <w:ind w:firstLine="720"/>
          </w:pPr>
        </w:pPrChange>
      </w:pPr>
      <w:ins w:id="673" w:author="John Moehrke" w:date="2020-02-18T10:36:00Z">
        <w:r>
          <w:t>In order to support this Consent Manager Option, the following IUA const</w:t>
        </w:r>
      </w:ins>
      <w:ins w:id="674" w:author="John Moehrke" w:date="2020-02-18T10:37:00Z">
        <w:r>
          <w:t xml:space="preserve">raint is defined.  </w:t>
        </w:r>
      </w:ins>
      <w:ins w:id="675" w:author="John Moehrke" w:date="2020-02-18T10:58:00Z">
        <w:r w:rsidR="001846C0">
          <w:t>This constraint impacts the Document Consumer grouped IUA Authorization Client</w:t>
        </w:r>
      </w:ins>
      <w:ins w:id="676" w:author="John Moehrke" w:date="2020-02-19T19:02:00Z">
        <w:r w:rsidR="008F71E2">
          <w:t xml:space="preserve">, </w:t>
        </w:r>
      </w:ins>
      <w:ins w:id="677" w:author="John Moehrke" w:date="2020-02-19T19:03:00Z">
        <w:r w:rsidR="008F71E2">
          <w:t>and the IUA actors within the Document Registry</w:t>
        </w:r>
      </w:ins>
      <w:ins w:id="678" w:author="John Moehrke" w:date="2020-02-18T10:59:00Z">
        <w:r w:rsidR="001846C0">
          <w:t xml:space="preserve">. </w:t>
        </w:r>
      </w:ins>
      <w:ins w:id="679" w:author="John Moehrke" w:date="2020-02-18T10:37:00Z">
        <w:r>
          <w:t>Th</w:t>
        </w:r>
      </w:ins>
      <w:ins w:id="680" w:author="John Moehrke" w:date="2020-02-18T10:38:00Z">
        <w:r>
          <w:t xml:space="preserve">e important elements to convey are the scope values for </w:t>
        </w:r>
        <w:proofErr w:type="spellStart"/>
        <w:r>
          <w:t>PurposeOfUse</w:t>
        </w:r>
        <w:proofErr w:type="spellEnd"/>
        <w:r>
          <w:t xml:space="preserve"> and the identity of the Patient. </w:t>
        </w:r>
      </w:ins>
      <w:ins w:id="681" w:author="John Moehrke" w:date="2020-02-19T19:03:00Z">
        <w:r w:rsidR="008F71E2">
          <w:t xml:space="preserve"> This OAuth Scope specification does not require the use of SMART-on-FHIR but is compatible</w:t>
        </w:r>
      </w:ins>
      <w:ins w:id="682" w:author="John Moehrke" w:date="2020-02-20T13:54:00Z">
        <w:r w:rsidR="00311EB2">
          <w:t xml:space="preserve"> with it</w:t>
        </w:r>
      </w:ins>
      <w:ins w:id="683" w:author="John Moehrke" w:date="2020-02-19T19:03:00Z">
        <w:r w:rsidR="00722E7D">
          <w:t>.</w:t>
        </w:r>
      </w:ins>
      <w:ins w:id="684" w:author="John Moehrke" w:date="2020-02-19T19:04:00Z">
        <w:r w:rsidR="00722E7D">
          <w:t xml:space="preserve"> There are two defined scope values</w:t>
        </w:r>
      </w:ins>
      <w:ins w:id="685" w:author="John Moehrke" w:date="2020-02-19T19:05:00Z">
        <w:r w:rsidR="00722E7D">
          <w:t xml:space="preserve"> that are included in the scope separated by a space and repeated as necessary:</w:t>
        </w:r>
      </w:ins>
      <w:ins w:id="686" w:author="John Moehrke" w:date="2020-02-18T11:06:00Z">
        <w:r w:rsidR="00B75FC2">
          <w:rPr>
            <w:rFonts w:ascii="Courier New" w:hAnsi="Courier New" w:cs="Courier New"/>
            <w:color w:val="222222"/>
            <w:sz w:val="15"/>
            <w:szCs w:val="15"/>
            <w:shd w:val="clear" w:color="auto" w:fill="FFFFFF"/>
          </w:rPr>
          <w:t xml:space="preserve"> </w:t>
        </w:r>
      </w:ins>
    </w:p>
    <w:p w14:paraId="0DC3820A" w14:textId="3391B9DE" w:rsidR="00B75FC2" w:rsidRDefault="00B75FC2" w:rsidP="00B75FC2">
      <w:pPr>
        <w:pStyle w:val="BodyText"/>
        <w:ind w:firstLine="720"/>
        <w:rPr>
          <w:ins w:id="687" w:author="John Moehrke" w:date="2020-02-19T11:25:00Z"/>
          <w:rFonts w:ascii="Courier New" w:hAnsi="Courier New" w:cs="Courier New"/>
          <w:color w:val="222222"/>
          <w:sz w:val="15"/>
          <w:szCs w:val="15"/>
          <w:shd w:val="clear" w:color="auto" w:fill="FFFFFF"/>
        </w:rPr>
      </w:pPr>
      <w:ins w:id="688" w:author="John Moehrke" w:date="2020-02-18T11:09:00Z">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ins>
      <w:proofErr w:type="spellStart"/>
      <w:ins w:id="689" w:author="John Moehrke" w:date="2020-02-18T11:06:00Z">
        <w:r>
          <w:rPr>
            <w:rFonts w:ascii="Courier New" w:hAnsi="Courier New" w:cs="Courier New"/>
            <w:color w:val="222222"/>
            <w:sz w:val="15"/>
            <w:szCs w:val="15"/>
            <w:shd w:val="clear" w:color="auto" w:fill="FFFFFF"/>
          </w:rPr>
          <w:t>PurposeOfUse</w:t>
        </w:r>
      </w:ins>
      <w:proofErr w:type="spellEnd"/>
    </w:p>
    <w:p w14:paraId="21BC554C" w14:textId="6C434456" w:rsidR="00B75FC2" w:rsidRDefault="00420C47" w:rsidP="00B75FC2">
      <w:pPr>
        <w:pStyle w:val="BodyText"/>
        <w:ind w:firstLine="720"/>
        <w:rPr>
          <w:ins w:id="690" w:author="John Moehrke" w:date="2020-02-18T11:06:00Z"/>
          <w:rFonts w:ascii="Courier New" w:hAnsi="Courier New" w:cs="Courier New"/>
          <w:color w:val="222222"/>
          <w:sz w:val="15"/>
          <w:szCs w:val="15"/>
          <w:shd w:val="clear" w:color="auto" w:fill="FFFFFF"/>
        </w:rPr>
      </w:pPr>
      <w:proofErr w:type="spellStart"/>
      <w:ins w:id="691" w:author="John Moehrke" w:date="2020-02-19T11:25:00Z">
        <w:r>
          <w:rPr>
            <w:rFonts w:ascii="Courier New" w:hAnsi="Courier New" w:cs="Courier New"/>
            <w:color w:val="222222"/>
            <w:sz w:val="15"/>
            <w:szCs w:val="15"/>
            <w:shd w:val="clear" w:color="auto" w:fill="FFFFFF"/>
          </w:rPr>
          <w:t>queryParam</w:t>
        </w:r>
        <w:proofErr w:type="spellEnd"/>
        <w:r>
          <w:rPr>
            <w:rFonts w:ascii="Courier New" w:hAnsi="Courier New" w:cs="Courier New"/>
            <w:color w:val="222222"/>
            <w:sz w:val="15"/>
            <w:szCs w:val="15"/>
            <w:shd w:val="clear" w:color="auto" w:fill="FFFFFF"/>
          </w:rPr>
          <w:t xml:space="preserve"> (e.g. </w:t>
        </w:r>
      </w:ins>
      <w:ins w:id="692" w:author="John Moehrke" w:date="2020-02-18T11:09:00Z">
        <w:r w:rsidR="00B75FC2">
          <w:rPr>
            <w:rFonts w:ascii="Courier New" w:hAnsi="Courier New" w:cs="Courier New"/>
            <w:color w:val="222222"/>
            <w:sz w:val="15"/>
            <w:szCs w:val="15"/>
            <w:shd w:val="clear" w:color="auto" w:fill="FFFFFF"/>
          </w:rPr>
          <w:t>“patient”</w:t>
        </w:r>
      </w:ins>
      <w:ins w:id="693" w:author="John Moehrke" w:date="2020-02-18T11:06:00Z">
        <w:r w:rsidR="00B75FC2">
          <w:rPr>
            <w:rFonts w:ascii="Courier New" w:hAnsi="Courier New" w:cs="Courier New"/>
            <w:color w:val="222222"/>
            <w:sz w:val="15"/>
            <w:szCs w:val="15"/>
            <w:shd w:val="clear" w:color="auto" w:fill="FFFFFF"/>
          </w:rPr>
          <w:t xml:space="preserve"> '</w:t>
        </w:r>
      </w:ins>
      <w:ins w:id="694" w:author="John Moehrke" w:date="2020-02-18T11:10:00Z">
        <w:r w:rsidR="00B75FC2">
          <w:rPr>
            <w:rFonts w:ascii="Courier New" w:hAnsi="Courier New" w:cs="Courier New"/>
            <w:color w:val="222222"/>
            <w:sz w:val="15"/>
            <w:szCs w:val="15"/>
            <w:shd w:val="clear" w:color="auto" w:fill="FFFFFF"/>
          </w:rPr>
          <w:t>=</w:t>
        </w:r>
      </w:ins>
      <w:ins w:id="695" w:author="John Moehrke" w:date="2020-02-18T11:06:00Z">
        <w:r w:rsidR="00B75FC2">
          <w:rPr>
            <w:rFonts w:ascii="Courier New" w:hAnsi="Courier New" w:cs="Courier New"/>
            <w:color w:val="222222"/>
            <w:sz w:val="15"/>
            <w:szCs w:val="15"/>
            <w:shd w:val="clear" w:color="auto" w:fill="FFFFFF"/>
          </w:rPr>
          <w:t xml:space="preserve">' </w:t>
        </w:r>
      </w:ins>
      <w:ins w:id="696" w:author="John Moehrke" w:date="2020-02-18T11:10:00Z">
        <w:r w:rsidR="00B75FC2">
          <w:rPr>
            <w:rFonts w:ascii="Courier New" w:hAnsi="Courier New" w:cs="Courier New"/>
            <w:color w:val="222222"/>
            <w:sz w:val="15"/>
            <w:szCs w:val="15"/>
            <w:shd w:val="clear" w:color="auto" w:fill="FFFFFF"/>
          </w:rPr>
          <w:t>Patient</w:t>
        </w:r>
      </w:ins>
      <w:ins w:id="697" w:author="John Moehrke" w:date="2020-02-19T11:26:00Z">
        <w:r>
          <w:rPr>
            <w:rFonts w:ascii="Courier New" w:hAnsi="Courier New" w:cs="Courier New"/>
            <w:color w:val="222222"/>
            <w:sz w:val="15"/>
            <w:szCs w:val="15"/>
            <w:shd w:val="clear" w:color="auto" w:fill="FFFFFF"/>
          </w:rPr>
          <w:t>)</w:t>
        </w:r>
      </w:ins>
    </w:p>
    <w:p w14:paraId="51210AF7" w14:textId="77777777" w:rsidR="00B75FC2" w:rsidRDefault="00B75FC2" w:rsidP="00B75FC2">
      <w:pPr>
        <w:pStyle w:val="BodyText"/>
        <w:ind w:firstLine="720"/>
        <w:rPr>
          <w:ins w:id="698" w:author="John Moehrke" w:date="2020-02-18T11:06:00Z"/>
          <w:rFonts w:ascii="Courier New" w:hAnsi="Courier New" w:cs="Courier New"/>
          <w:color w:val="222222"/>
          <w:sz w:val="15"/>
          <w:szCs w:val="15"/>
          <w:shd w:val="clear" w:color="auto" w:fill="FFFFFF"/>
        </w:rPr>
      </w:pPr>
    </w:p>
    <w:p w14:paraId="470DF219" w14:textId="514620A6" w:rsidR="00722E7D" w:rsidRPr="00722E7D" w:rsidRDefault="00B75FC2">
      <w:pPr>
        <w:pStyle w:val="BodyText"/>
        <w:rPr>
          <w:ins w:id="699" w:author="John Moehrke" w:date="2020-02-19T19:04:00Z"/>
          <w:rPrChange w:id="700" w:author="John Moehrke" w:date="2020-02-19T19:05:00Z">
            <w:rPr>
              <w:ins w:id="701" w:author="John Moehrke" w:date="2020-02-19T19:04:00Z"/>
              <w:rFonts w:ascii="Courier New" w:hAnsi="Courier New" w:cs="Courier New"/>
              <w:color w:val="222222"/>
              <w:sz w:val="15"/>
              <w:szCs w:val="15"/>
              <w:shd w:val="clear" w:color="auto" w:fill="FFFFFF"/>
            </w:rPr>
          </w:rPrChange>
        </w:rPr>
        <w:pPrChange w:id="702" w:author="John Moehrke" w:date="2020-02-19T19:05:00Z">
          <w:pPr>
            <w:pStyle w:val="BodyText"/>
            <w:ind w:firstLine="720"/>
          </w:pPr>
        </w:pPrChange>
      </w:pPr>
      <w:ins w:id="703" w:author="John Moehrke" w:date="2020-02-18T11:06:00Z">
        <w:r w:rsidRPr="00722E7D">
          <w:rPr>
            <w:rPrChange w:id="704" w:author="John Moehrke" w:date="2020-02-19T19:05:00Z">
              <w:rPr>
                <w:rFonts w:ascii="Courier New" w:hAnsi="Courier New" w:cs="Courier New"/>
                <w:color w:val="222222"/>
                <w:sz w:val="15"/>
                <w:szCs w:val="15"/>
                <w:shd w:val="clear" w:color="auto" w:fill="FFFFFF"/>
              </w:rPr>
            </w:rPrChange>
          </w:rPr>
          <w:t>e.g.</w:t>
        </w:r>
      </w:ins>
      <w:ins w:id="705" w:author="John Moehrke" w:date="2020-02-19T19:06:00Z">
        <w:r w:rsidR="00722E7D">
          <w:t>,</w:t>
        </w:r>
      </w:ins>
      <w:ins w:id="706" w:author="John Moehrke" w:date="2020-02-19T19:05:00Z">
        <w:r w:rsidR="00722E7D">
          <w:t xml:space="preserve"> a simple request for Treatment access to pa</w:t>
        </w:r>
      </w:ins>
      <w:ins w:id="707" w:author="John Moehrke" w:date="2020-02-19T19:06:00Z">
        <w:r w:rsidR="00722E7D">
          <w:t xml:space="preserve">tient f5c7395 </w:t>
        </w:r>
      </w:ins>
    </w:p>
    <w:p w14:paraId="688552B0" w14:textId="7F19AAA8" w:rsidR="00722E7D" w:rsidRDefault="00722E7D" w:rsidP="00722E7D">
      <w:pPr>
        <w:pStyle w:val="BodyText"/>
        <w:ind w:firstLine="720"/>
        <w:rPr>
          <w:ins w:id="708" w:author="John Moehrke" w:date="2020-02-19T19:04:00Z"/>
          <w:rFonts w:ascii="Courier New" w:hAnsi="Courier New" w:cs="Courier New"/>
          <w:color w:val="222222"/>
          <w:sz w:val="15"/>
          <w:szCs w:val="15"/>
          <w:shd w:val="clear" w:color="auto" w:fill="FFFFFF"/>
        </w:rPr>
      </w:pPr>
      <w:proofErr w:type="spellStart"/>
      <w:ins w:id="709" w:author="John Moehrke" w:date="2020-02-19T19:04:00Z">
        <w:r>
          <w:rPr>
            <w:rFonts w:ascii="Courier New" w:hAnsi="Courier New" w:cs="Courier New"/>
            <w:color w:val="222222"/>
            <w:sz w:val="15"/>
            <w:szCs w:val="15"/>
            <w:shd w:val="clear" w:color="auto" w:fill="FFFFFF"/>
          </w:rPr>
          <w:t>PurposeOfUse.</w:t>
        </w:r>
        <w:r w:rsidRPr="00DE331D">
          <w:rPr>
            <w:rFonts w:ascii="Courier New" w:hAnsi="Courier New" w:cs="Courier New"/>
            <w:color w:val="222222"/>
            <w:sz w:val="15"/>
            <w:szCs w:val="15"/>
            <w:shd w:val="clear" w:color="auto" w:fill="FFFFFF"/>
          </w:rPr>
          <w:t>T</w:t>
        </w:r>
        <w:r>
          <w:rPr>
            <w:rFonts w:ascii="Courier New" w:hAnsi="Courier New" w:cs="Courier New"/>
            <w:color w:val="222222"/>
            <w:sz w:val="15"/>
            <w:szCs w:val="15"/>
            <w:shd w:val="clear" w:color="auto" w:fill="FFFFFF"/>
          </w:rPr>
          <w:t>REAT</w:t>
        </w:r>
        <w:proofErr w:type="spellEnd"/>
        <w:r>
          <w:rPr>
            <w:rFonts w:ascii="Courier New" w:hAnsi="Courier New" w:cs="Courier New"/>
            <w:color w:val="222222"/>
            <w:sz w:val="15"/>
            <w:szCs w:val="15"/>
            <w:shd w:val="clear" w:color="auto" w:fill="FFFFFF"/>
          </w:rPr>
          <w:t xml:space="preserve"> </w:t>
        </w:r>
        <w:r w:rsidRPr="00DE331D">
          <w:rPr>
            <w:rFonts w:ascii="Courier New" w:hAnsi="Courier New" w:cs="Courier New"/>
            <w:color w:val="222222"/>
            <w:sz w:val="15"/>
            <w:szCs w:val="15"/>
            <w:shd w:val="clear" w:color="auto" w:fill="FFFFFF"/>
          </w:rPr>
          <w:t>patient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"http://myserver.example/fhir/Patient/f5c7395"</w:t>
        </w:r>
      </w:ins>
    </w:p>
    <w:p w14:paraId="1C7FE750" w14:textId="74F09F71" w:rsidR="00722E7D" w:rsidRPr="00096251" w:rsidRDefault="00722E7D" w:rsidP="00722E7D">
      <w:pPr>
        <w:pStyle w:val="BodyText"/>
        <w:rPr>
          <w:ins w:id="710" w:author="John Moehrke" w:date="2020-02-19T19:06:00Z"/>
        </w:rPr>
      </w:pPr>
      <w:ins w:id="711" w:author="John Moehrke" w:date="2020-02-19T19:06:00Z">
        <w:r w:rsidRPr="00096251">
          <w:t>e.g.</w:t>
        </w:r>
        <w:r>
          <w:t xml:space="preserve">, a request for Treatment, Payment, and Operations access to patient f5c7395 </w:t>
        </w:r>
      </w:ins>
      <w:ins w:id="712" w:author="John Moehrke" w:date="2020-02-19T19:07:00Z">
        <w:r>
          <w:t>in addition to SMART-on-FHIR scopes for read access to DocumentReference, DocumentManifest, List, and Binary</w:t>
        </w:r>
      </w:ins>
    </w:p>
    <w:p w14:paraId="7399D097" w14:textId="48B7B967" w:rsidR="00B75FC2" w:rsidRDefault="00E25520">
      <w:pPr>
        <w:pStyle w:val="BodyText"/>
        <w:ind w:left="720"/>
        <w:rPr>
          <w:ins w:id="713" w:author="John Moehrke" w:date="2020-02-18T11:06:00Z"/>
          <w:rFonts w:ascii="Courier New" w:hAnsi="Courier New" w:cs="Courier New"/>
          <w:color w:val="222222"/>
          <w:sz w:val="15"/>
          <w:szCs w:val="15"/>
          <w:shd w:val="clear" w:color="auto" w:fill="FFFFFF"/>
        </w:rPr>
        <w:pPrChange w:id="714" w:author="John Moehrke" w:date="2020-02-19T19:07:00Z">
          <w:pPr>
            <w:pStyle w:val="BodyText"/>
            <w:ind w:firstLine="720"/>
          </w:pPr>
        </w:pPrChange>
      </w:pPr>
      <w:ins w:id="715" w:author="John Moehrke" w:date="2020-02-18T11:18:00Z">
        <w:r>
          <w:rPr>
            <w:rFonts w:ascii="Courier New" w:hAnsi="Courier New" w:cs="Courier New"/>
            <w:color w:val="222222"/>
            <w:sz w:val="15"/>
            <w:szCs w:val="15"/>
            <w:shd w:val="clear" w:color="auto" w:fill="FFFFFF"/>
          </w:rPr>
          <w:t>user/</w:t>
        </w:r>
      </w:ins>
      <w:proofErr w:type="spellStart"/>
      <w:ins w:id="716" w:author="John Moehrke" w:date="2020-02-18T11:06:00Z">
        <w:r w:rsidR="00B75FC2" w:rsidRPr="00DE331D">
          <w:rPr>
            <w:rFonts w:ascii="Courier New" w:hAnsi="Courier New" w:cs="Courier New"/>
            <w:color w:val="222222"/>
            <w:sz w:val="15"/>
            <w:szCs w:val="15"/>
            <w:shd w:val="clear" w:color="auto" w:fill="FFFFFF"/>
          </w:rPr>
          <w:t>DocumentReference.read</w:t>
        </w:r>
      </w:ins>
      <w:proofErr w:type="spellEnd"/>
      <w:ins w:id="717" w:author="John Moehrke" w:date="2020-02-18T11:08:00Z">
        <w:r w:rsidR="00B75FC2">
          <w:rPr>
            <w:rFonts w:ascii="Courier New" w:hAnsi="Courier New" w:cs="Courier New"/>
            <w:color w:val="222222"/>
            <w:sz w:val="15"/>
            <w:szCs w:val="15"/>
            <w:shd w:val="clear" w:color="auto" w:fill="FFFFFF"/>
          </w:rPr>
          <w:t xml:space="preserve"> </w:t>
        </w:r>
      </w:ins>
      <w:ins w:id="718" w:author="John Moehrke" w:date="2020-02-18T11:19:00Z">
        <w:r>
          <w:rPr>
            <w:rFonts w:ascii="Courier New" w:hAnsi="Courier New" w:cs="Courier New"/>
            <w:color w:val="222222"/>
            <w:sz w:val="15"/>
            <w:szCs w:val="15"/>
            <w:shd w:val="clear" w:color="auto" w:fill="FFFFFF"/>
          </w:rPr>
          <w:t>user/</w:t>
        </w:r>
      </w:ins>
      <w:proofErr w:type="spellStart"/>
      <w:ins w:id="719" w:author="John Moehrke" w:date="2020-02-18T11:08:00Z">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ins>
      <w:ins w:id="720" w:author="John Moehrke" w:date="2020-02-18T11:19:00Z">
        <w:r>
          <w:rPr>
            <w:rFonts w:ascii="Courier New" w:hAnsi="Courier New" w:cs="Courier New"/>
            <w:color w:val="222222"/>
            <w:sz w:val="15"/>
            <w:szCs w:val="15"/>
            <w:shd w:val="clear" w:color="auto" w:fill="FFFFFF"/>
          </w:rPr>
          <w:t>user/</w:t>
        </w:r>
      </w:ins>
      <w:proofErr w:type="spellStart"/>
      <w:ins w:id="721" w:author="John Moehrke" w:date="2020-02-18T11:08:00Z">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ins>
      <w:ins w:id="722" w:author="John Moehrke" w:date="2020-02-18T11:19:00Z">
        <w:r>
          <w:rPr>
            <w:rFonts w:ascii="Courier New" w:hAnsi="Courier New" w:cs="Courier New"/>
            <w:color w:val="222222"/>
            <w:sz w:val="15"/>
            <w:szCs w:val="15"/>
            <w:shd w:val="clear" w:color="auto" w:fill="FFFFFF"/>
          </w:rPr>
          <w:t>user/</w:t>
        </w:r>
      </w:ins>
      <w:proofErr w:type="spellStart"/>
      <w:ins w:id="723" w:author="John Moehrke" w:date="2020-02-18T11:08:00Z">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ins>
      <w:ins w:id="724" w:author="John Moehrke" w:date="2020-02-18T11:06:00Z">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ins>
      <w:proofErr w:type="spellEnd"/>
      <w:ins w:id="725" w:author="John Moehrke" w:date="2020-02-18T11:09:00Z">
        <w:r w:rsidR="00B75FC2">
          <w:rPr>
            <w:rFonts w:ascii="Courier New" w:hAnsi="Courier New" w:cs="Courier New"/>
            <w:color w:val="222222"/>
            <w:sz w:val="15"/>
            <w:szCs w:val="15"/>
            <w:shd w:val="clear" w:color="auto" w:fill="FFFFFF"/>
          </w:rPr>
          <w:t xml:space="preserve"> </w:t>
        </w:r>
      </w:ins>
      <w:proofErr w:type="spellStart"/>
      <w:ins w:id="726" w:author="John Moehrke" w:date="2020-02-18T11:17:00Z">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ins>
      <w:ins w:id="727" w:author="John Moehrke" w:date="2020-02-18T11:06:00Z">
        <w:r w:rsidR="00B75FC2" w:rsidRPr="00DE331D">
          <w:rPr>
            <w:rFonts w:ascii="Courier New" w:hAnsi="Courier New" w:cs="Courier New"/>
            <w:color w:val="222222"/>
            <w:sz w:val="15"/>
            <w:szCs w:val="15"/>
            <w:shd w:val="clear" w:color="auto" w:fill="FFFFFF"/>
          </w:rPr>
          <w:t>patient</w:t>
        </w:r>
      </w:ins>
      <w:ins w:id="728" w:author="John Moehrke" w:date="2020-02-18T11:10:00Z">
        <w:r w:rsidR="00B75FC2">
          <w:rPr>
            <w:rFonts w:ascii="Courier New" w:hAnsi="Courier New" w:cs="Courier New"/>
            <w:color w:val="222222"/>
            <w:sz w:val="15"/>
            <w:szCs w:val="15"/>
            <w:shd w:val="clear" w:color="auto" w:fill="FFFFFF"/>
          </w:rPr>
          <w:t>=</w:t>
        </w:r>
      </w:ins>
      <w:ins w:id="729" w:author="John Moehrke" w:date="2020-02-18T11:06:00Z">
        <w:r w:rsidR="00B75FC2" w:rsidRPr="00DE331D">
          <w:rPr>
            <w:rFonts w:ascii="Courier New" w:hAnsi="Courier New" w:cs="Courier New"/>
            <w:color w:val="222222"/>
            <w:sz w:val="15"/>
            <w:szCs w:val="15"/>
            <w:shd w:val="clear" w:color="auto" w:fill="FFFFFF"/>
          </w:rPr>
          <w:t>"http://myserver.example/fhir/Patient/f5c7395"</w:t>
        </w:r>
      </w:ins>
    </w:p>
    <w:p w14:paraId="6EE43733" w14:textId="77777777" w:rsidR="00B75FC2" w:rsidRDefault="00B75FC2" w:rsidP="00B75FC2">
      <w:pPr>
        <w:pStyle w:val="BodyText"/>
        <w:rPr>
          <w:ins w:id="730" w:author="John Moehrke" w:date="2020-02-18T11:06:00Z"/>
        </w:rPr>
      </w:pPr>
    </w:p>
    <w:p w14:paraId="4FBE09AA" w14:textId="61E3FB67" w:rsidR="00923B29" w:rsidRDefault="00923B29" w:rsidP="00E61A97">
      <w:pPr>
        <w:pStyle w:val="BodyText"/>
        <w:rPr>
          <w:ins w:id="731" w:author="John Moehrke" w:date="2020-02-18T10:15:00Z"/>
        </w:rPr>
      </w:pPr>
    </w:p>
    <w:p w14:paraId="45BF8F30" w14:textId="092F7D7F" w:rsidR="00C625FC" w:rsidRPr="00B51436" w:rsidDel="00E61A97" w:rsidRDefault="00C625FC" w:rsidP="00A15C2E">
      <w:pPr>
        <w:pStyle w:val="BodyText"/>
        <w:rPr>
          <w:del w:id="732" w:author="John Moehrke" w:date="2020-02-18T10:15:00Z"/>
        </w:rPr>
      </w:pPr>
      <w:del w:id="733" w:author="John Moehrke" w:date="2020-02-18T10:15:00Z">
        <w:r w:rsidRPr="00B51436" w:rsidDel="00E61A97">
          <w:delText xml:space="preserve">Document Registry includes a functionality to track and enforce patient specific consents. All accesses to the Document Registry SHALL be checked against the internal functionality status of </w:delText>
        </w:r>
        <w:r w:rsidRPr="00B51436" w:rsidDel="00E61A97">
          <w:lastRenderedPageBreak/>
          <w:delText>the patient consents</w:delText>
        </w:r>
        <w:r w:rsidR="00B51436" w:rsidDel="00E61A97">
          <w:delText xml:space="preserve">. </w:delText>
        </w:r>
        <w:r w:rsidR="007C6FD3" w:rsidRPr="00B51436" w:rsidDel="00E61A97">
          <w:delText xml:space="preserve">Uses BPPC </w:delText>
        </w:r>
        <w:r w:rsidR="00C10DDE" w:rsidDel="00E61A97">
          <w:delText>Profile</w:delText>
        </w:r>
        <w:r w:rsidR="007C6FD3" w:rsidRPr="00B51436" w:rsidDel="00E61A97">
          <w:delText xml:space="preserve"> to enable Implicit Consent OPT-IN, Implicit </w:delText>
        </w:r>
        <w:r w:rsidR="00D42E3D" w:rsidRPr="00B51436" w:rsidDel="00E61A97">
          <w:delText>Consent</w:delText>
        </w:r>
        <w:r w:rsidR="007C6FD3" w:rsidRPr="00B51436" w:rsidDel="00E61A97">
          <w:delText xml:space="preserve"> OPT-OUT, Explicit Consent OPT-IN, and Explicit Consent OPT-OUT</w:delText>
        </w:r>
        <w:r w:rsidR="00B51436" w:rsidDel="00E61A97">
          <w:delText xml:space="preserve">. </w:delText>
        </w:r>
        <w:r w:rsidR="007C6FD3" w:rsidRPr="00B51436" w:rsidDel="00E61A97">
          <w:delText>With support for PurposeOfUse to support consent by purpose, and support with time range to enable expiration of consent.</w:delText>
        </w:r>
      </w:del>
    </w:p>
    <w:p w14:paraId="0C3F9D84" w14:textId="39FC4ECE" w:rsidR="00C625FC" w:rsidRPr="00B51436" w:rsidDel="00923B29" w:rsidRDefault="00D42E3D" w:rsidP="00A15C2E">
      <w:pPr>
        <w:pStyle w:val="BodyText"/>
        <w:rPr>
          <w:del w:id="734" w:author="John Moehrke" w:date="2020-02-18T10:24:00Z"/>
        </w:rPr>
      </w:pPr>
      <w:del w:id="735" w:author="John Moehrke" w:date="2020-02-18T10:24:00Z">
        <w:r w:rsidRPr="00B51436" w:rsidDel="00923B29">
          <w:delText>T</w:delText>
        </w:r>
        <w:r w:rsidR="00C625FC" w:rsidRPr="00B51436" w:rsidDel="00923B29">
          <w:delText>he</w:delText>
        </w:r>
        <w:r w:rsidR="00CD7E61" w:rsidRPr="00B51436" w:rsidDel="00923B29">
          <w:delText xml:space="preserve"> IUA</w:delText>
        </w:r>
        <w:r w:rsidR="00C625FC" w:rsidRPr="00B51436" w:rsidDel="00923B29">
          <w:delText xml:space="preserve"> Authorization</w:delText>
        </w:r>
        <w:r w:rsidR="00CD7E61" w:rsidRPr="00B51436" w:rsidDel="00923B29">
          <w:delText xml:space="preserve"> Server</w:delText>
        </w:r>
        <w:r w:rsidR="00C625FC" w:rsidRPr="00B51436" w:rsidDel="00923B29">
          <w:delText xml:space="preserve"> </w:delText>
        </w:r>
        <w:r w:rsidRPr="00B51436" w:rsidDel="00923B29">
          <w:delText xml:space="preserve">shall </w:delText>
        </w:r>
        <w:r w:rsidR="00C625FC" w:rsidRPr="00B51436" w:rsidDel="00923B29">
          <w:delText xml:space="preserve">be used for consent decisions as well. </w:delText>
        </w:r>
      </w:del>
    </w:p>
    <w:p w14:paraId="191769D6" w14:textId="05BF7AA3" w:rsidR="00C625FC" w:rsidRPr="00B51436" w:rsidDel="00E10D98" w:rsidRDefault="00C625FC" w:rsidP="00C625FC">
      <w:pPr>
        <w:pStyle w:val="Heading3"/>
        <w:numPr>
          <w:ilvl w:val="0"/>
          <w:numId w:val="0"/>
        </w:numPr>
        <w:ind w:left="720" w:hanging="720"/>
        <w:rPr>
          <w:del w:id="736" w:author="John Moehrke" w:date="2020-02-19T19:15:00Z"/>
          <w:noProof w:val="0"/>
        </w:rPr>
      </w:pPr>
      <w:del w:id="737" w:author="John Moehrke" w:date="2020-02-19T19:15:00Z">
        <w:r w:rsidRPr="00B51436" w:rsidDel="00E10D98">
          <w:rPr>
            <w:noProof w:val="0"/>
          </w:rPr>
          <w:delText>X.2.</w:delText>
        </w:r>
        <w:r w:rsidR="00CD7E61" w:rsidRPr="00B51436" w:rsidDel="00E10D98">
          <w:rPr>
            <w:noProof w:val="0"/>
          </w:rPr>
          <w:delText>3</w:delText>
        </w:r>
        <w:r w:rsidRPr="00B51436" w:rsidDel="00E10D98">
          <w:rPr>
            <w:noProof w:val="0"/>
          </w:rPr>
          <w:delText xml:space="preserve"> </w:delText>
        </w:r>
        <w:r w:rsidR="00177EFB" w:rsidRPr="00B51436" w:rsidDel="00E10D98">
          <w:rPr>
            <w:noProof w:val="0"/>
          </w:rPr>
          <w:delText>PMIR</w:delText>
        </w:r>
        <w:r w:rsidRPr="00B51436" w:rsidDel="00E10D98">
          <w:rPr>
            <w:noProof w:val="0"/>
          </w:rPr>
          <w:delText xml:space="preserve"> Client Option</w:delText>
        </w:r>
      </w:del>
    </w:p>
    <w:p w14:paraId="3243E520" w14:textId="6D2ACF39" w:rsidR="00C625FC" w:rsidRPr="00B51436" w:rsidDel="00E10D98" w:rsidRDefault="00C625FC" w:rsidP="00A15C2E">
      <w:pPr>
        <w:pStyle w:val="BodyText"/>
        <w:rPr>
          <w:del w:id="738" w:author="John Moehrke" w:date="2020-02-19T19:15:00Z"/>
        </w:rPr>
      </w:pPr>
      <w:del w:id="739" w:author="John Moehrke" w:date="2020-02-19T19:15:00Z">
        <w:r w:rsidRPr="00B51436" w:rsidDel="00E10D98">
          <w:delText xml:space="preserve">Document Registry is grouped with </w:delText>
        </w:r>
        <w:r w:rsidR="00177EFB" w:rsidRPr="00B51436" w:rsidDel="00E10D98">
          <w:delText>PMIR</w:delText>
        </w:r>
        <w:r w:rsidRPr="00B51436" w:rsidDel="00E10D98">
          <w:delText xml:space="preserve"> </w:delText>
        </w:r>
        <w:r w:rsidR="000B78C0" w:rsidRPr="00B51436" w:rsidDel="00E10D98">
          <w:delText>Patient Identity Consumer</w:delText>
        </w:r>
      </w:del>
      <w:del w:id="740" w:author="John Moehrke" w:date="2020-02-18T21:21:00Z">
        <w:r w:rsidRPr="00B51436" w:rsidDel="00C72BC8">
          <w:delText>.</w:delText>
        </w:r>
      </w:del>
      <w:del w:id="741" w:author="John Moehrke" w:date="2020-02-19T19:15:00Z">
        <w:r w:rsidRPr="00B51436" w:rsidDel="00E10D98">
          <w:delText xml:space="preserve"> </w:delText>
        </w:r>
      </w:del>
    </w:p>
    <w:p w14:paraId="71B9C0CF" w14:textId="099D42F3" w:rsidR="00C625FC" w:rsidRPr="00B51436" w:rsidDel="00E10D98" w:rsidRDefault="00C625FC" w:rsidP="00A15C2E">
      <w:pPr>
        <w:pStyle w:val="BodyText"/>
        <w:rPr>
          <w:del w:id="742" w:author="John Moehrke" w:date="2020-02-19T19:15:00Z"/>
        </w:rPr>
      </w:pPr>
      <w:del w:id="743" w:author="John Moehrke" w:date="2020-02-18T21:24:00Z">
        <w:r w:rsidRPr="00B51436" w:rsidDel="00C72BC8">
          <w:delText xml:space="preserve">To enable external </w:delText>
        </w:r>
        <w:r w:rsidR="00177EFB" w:rsidRPr="00B51436" w:rsidDel="00C72BC8">
          <w:delText>PMIR</w:delText>
        </w:r>
        <w:r w:rsidRPr="00B51436" w:rsidDel="00C72BC8">
          <w:delText xml:space="preserve"> Patient Identity Manager that is queried </w:delText>
        </w:r>
      </w:del>
      <w:del w:id="744" w:author="John Moehrke" w:date="2020-02-19T19:15:00Z">
        <w:r w:rsidRPr="00B51436" w:rsidDel="00E10D98">
          <w:delText xml:space="preserve">as needed. The Document Registry </w:delText>
        </w:r>
      </w:del>
      <w:del w:id="745" w:author="John Moehrke" w:date="2020-02-18T21:23:00Z">
        <w:r w:rsidRPr="00B51436" w:rsidDel="00C72BC8">
          <w:delText xml:space="preserve">receives all the Patient Identity Feed data, but may choose not to persist, thus </w:delText>
        </w:r>
      </w:del>
      <w:del w:id="746" w:author="John Moehrke" w:date="2020-02-18T21:25:00Z">
        <w:r w:rsidRPr="00B51436" w:rsidDel="00C72BC8">
          <w:delText xml:space="preserve">would use the </w:delText>
        </w:r>
        <w:r w:rsidR="00177EFB" w:rsidRPr="00B51436" w:rsidDel="00C72BC8">
          <w:delText>PMIR</w:delText>
        </w:r>
        <w:r w:rsidRPr="00B51436" w:rsidDel="00C72BC8">
          <w:delText xml:space="preserve"> Client Option to query an external </w:delText>
        </w:r>
        <w:r w:rsidR="00177EFB" w:rsidRPr="00B51436" w:rsidDel="00C72BC8">
          <w:delText>PMIR</w:delText>
        </w:r>
        <w:r w:rsidRPr="00B51436" w:rsidDel="00C72BC8">
          <w:delText xml:space="preserve"> Patient Identity Manager.</w:delText>
        </w:r>
      </w:del>
    </w:p>
    <w:p w14:paraId="607B00F4" w14:textId="70A14515" w:rsidR="007C6FD3" w:rsidRPr="00B51436" w:rsidRDefault="00CD7E61" w:rsidP="00B51436">
      <w:pPr>
        <w:pStyle w:val="Heading3"/>
        <w:numPr>
          <w:ilvl w:val="0"/>
          <w:numId w:val="0"/>
        </w:numPr>
        <w:rPr>
          <w:noProof w:val="0"/>
        </w:rPr>
      </w:pPr>
      <w:bookmarkStart w:id="747" w:name="_Toc33032265"/>
      <w:r w:rsidRPr="00B51436">
        <w:rPr>
          <w:noProof w:val="0"/>
        </w:rPr>
        <w:t>X.2.</w:t>
      </w:r>
      <w:ins w:id="748" w:author="John Moehrke" w:date="2020-02-19T19:15:00Z">
        <w:r w:rsidR="00E10D98">
          <w:rPr>
            <w:noProof w:val="0"/>
          </w:rPr>
          <w:t>3</w:t>
        </w:r>
      </w:ins>
      <w:del w:id="749" w:author="John Moehrke" w:date="2020-02-19T19:15:00Z">
        <w:r w:rsidR="00811A17" w:rsidRPr="00B51436" w:rsidDel="00E10D98">
          <w:rPr>
            <w:noProof w:val="0"/>
          </w:rPr>
          <w:delText>4</w:delText>
        </w:r>
      </w:del>
      <w:r w:rsidRPr="00B51436">
        <w:rPr>
          <w:noProof w:val="0"/>
        </w:rPr>
        <w:t xml:space="preserve"> </w:t>
      </w:r>
      <w:r w:rsidR="007C6FD3" w:rsidRPr="00B51436">
        <w:rPr>
          <w:noProof w:val="0"/>
        </w:rPr>
        <w:t>SVCM Validation Option</w:t>
      </w:r>
      <w:bookmarkEnd w:id="747"/>
    </w:p>
    <w:p w14:paraId="30CC4056" w14:textId="13C921E9" w:rsidR="00CD7E61" w:rsidRPr="00B51436" w:rsidRDefault="007C6FD3" w:rsidP="00A15C2E">
      <w:pPr>
        <w:pStyle w:val="BodyText"/>
      </w:pPr>
      <w:r w:rsidRPr="00B51436">
        <w:t>The Document Registry</w:t>
      </w:r>
      <w:ins w:id="750" w:author="John Moehrke" w:date="2020-02-20T13:55:00Z">
        <w:r w:rsidR="00311EB2">
          <w:t xml:space="preserve"> that supports the SVCM Option SHALL be</w:t>
        </w:r>
      </w:ins>
      <w:del w:id="751" w:author="John Moehrke" w:date="2020-02-20T13:55:00Z">
        <w:r w:rsidRPr="00B51436" w:rsidDel="00311EB2">
          <w:delText xml:space="preserve"> is</w:delText>
        </w:r>
      </w:del>
      <w:r w:rsidRPr="00B51436">
        <w:t xml:space="preserve"> grouped with a SVCM </w:t>
      </w:r>
      <w:ins w:id="752" w:author="John Moehrke" w:date="2020-02-20T13:55:00Z">
        <w:r w:rsidR="00311EB2">
          <w:t>Vocabulary Consumer</w:t>
        </w:r>
      </w:ins>
      <w:del w:id="753" w:author="John Moehrke" w:date="2020-02-20T13:55:00Z">
        <w:r w:rsidRPr="00B51436" w:rsidDel="00311EB2">
          <w:delText>Client</w:delText>
        </w:r>
      </w:del>
      <w:r w:rsidRPr="00B51436">
        <w:t xml:space="preserve"> and uses this interface to do validation of submitted metadata codes </w:t>
      </w:r>
      <w:ins w:id="754" w:author="John Moehrke" w:date="2020-02-20T13:55:00Z">
        <w:r w:rsidR="00311EB2">
          <w:t>in the [ITI-65] submiss</w:t>
        </w:r>
      </w:ins>
      <w:ins w:id="755" w:author="John Moehrke" w:date="2020-02-20T13:56:00Z">
        <w:r w:rsidR="00311EB2">
          <w:t xml:space="preserve">ion </w:t>
        </w:r>
      </w:ins>
      <w:r w:rsidRPr="00B51436">
        <w:t xml:space="preserve">as being </w:t>
      </w:r>
      <w:del w:id="756" w:author="John Moehrke" w:date="2020-02-20T13:56:00Z">
        <w:r w:rsidRPr="00B51436" w:rsidDel="00311EB2">
          <w:delText xml:space="preserve">contained </w:delText>
        </w:r>
      </w:del>
      <w:ins w:id="757" w:author="John Moehrke" w:date="2020-02-20T13:56:00Z">
        <w:r w:rsidR="00311EB2">
          <w:t xml:space="preserve">within </w:t>
        </w:r>
      </w:ins>
      <w:r w:rsidRPr="00B51436">
        <w:t xml:space="preserve">in the community assigned </w:t>
      </w:r>
      <w:proofErr w:type="spellStart"/>
      <w:r w:rsidRPr="00B51436">
        <w:t>valueSet</w:t>
      </w:r>
      <w:proofErr w:type="spellEnd"/>
      <w:ins w:id="758" w:author="John Moehrke" w:date="2020-02-20T13:56:00Z">
        <w:r w:rsidR="00311EB2">
          <w:t>. If any of the codes are found to be not valid then Document Registry SHALL reject the ITI-65 transaction.</w:t>
        </w:r>
      </w:ins>
      <w:r w:rsidRPr="00B51436">
        <w:t xml:space="preserve"> </w:t>
      </w:r>
    </w:p>
    <w:p w14:paraId="1578E9E5" w14:textId="1DE8F701" w:rsidR="00CD7E61" w:rsidRPr="00B51436" w:rsidRDefault="00CD7E61" w:rsidP="00B51436">
      <w:pPr>
        <w:pStyle w:val="Heading3"/>
        <w:numPr>
          <w:ilvl w:val="0"/>
          <w:numId w:val="0"/>
        </w:numPr>
        <w:rPr>
          <w:noProof w:val="0"/>
        </w:rPr>
      </w:pPr>
      <w:bookmarkStart w:id="759" w:name="_Toc33032266"/>
      <w:r w:rsidRPr="00B51436">
        <w:rPr>
          <w:noProof w:val="0"/>
        </w:rPr>
        <w:t>X.2.</w:t>
      </w:r>
      <w:ins w:id="760" w:author="John Moehrke" w:date="2020-02-19T19:15:00Z">
        <w:r w:rsidR="00E10D98">
          <w:rPr>
            <w:noProof w:val="0"/>
          </w:rPr>
          <w:t>4</w:t>
        </w:r>
      </w:ins>
      <w:del w:id="761" w:author="John Moehrke" w:date="2020-02-19T19:15:00Z">
        <w:r w:rsidR="00811A17" w:rsidRPr="00B51436" w:rsidDel="00E10D98">
          <w:rPr>
            <w:noProof w:val="0"/>
          </w:rPr>
          <w:delText>5</w:delText>
        </w:r>
      </w:del>
      <w:r w:rsidRPr="00B51436">
        <w:rPr>
          <w:noProof w:val="0"/>
        </w:rPr>
        <w:t xml:space="preserve"> </w:t>
      </w:r>
      <w:del w:id="762" w:author="John Moehrke" w:date="2020-02-19T18:33:00Z">
        <w:r w:rsidRPr="00B51436" w:rsidDel="00284775">
          <w:rPr>
            <w:noProof w:val="0"/>
          </w:rPr>
          <w:delText xml:space="preserve">Author </w:delText>
        </w:r>
      </w:del>
      <w:proofErr w:type="spellStart"/>
      <w:ins w:id="763" w:author="John Moehrke" w:date="2020-02-19T18:33:00Z">
        <w:r w:rsidR="00284775">
          <w:rPr>
            <w:noProof w:val="0"/>
          </w:rPr>
          <w:t>Un</w:t>
        </w:r>
      </w:ins>
      <w:ins w:id="764" w:author="John Moehrke" w:date="2020-02-19T18:34:00Z">
        <w:r w:rsidR="00D37582">
          <w:rPr>
            <w:noProof w:val="0"/>
          </w:rPr>
          <w:t>C</w:t>
        </w:r>
      </w:ins>
      <w:ins w:id="765" w:author="John Moehrke" w:date="2020-02-19T18:33:00Z">
        <w:r w:rsidR="00284775">
          <w:rPr>
            <w:noProof w:val="0"/>
          </w:rPr>
          <w:t>ontained</w:t>
        </w:r>
        <w:proofErr w:type="spellEnd"/>
        <w:r w:rsidR="00284775" w:rsidRPr="00B51436">
          <w:rPr>
            <w:noProof w:val="0"/>
          </w:rPr>
          <w:t xml:space="preserve"> </w:t>
        </w:r>
      </w:ins>
      <w:r w:rsidRPr="00B51436">
        <w:rPr>
          <w:noProof w:val="0"/>
        </w:rPr>
        <w:t>Reference Option</w:t>
      </w:r>
      <w:bookmarkEnd w:id="759"/>
    </w:p>
    <w:p w14:paraId="279190AA" w14:textId="4A792351" w:rsidR="00D37582" w:rsidRDefault="00311EB2" w:rsidP="00A15C2E">
      <w:pPr>
        <w:pStyle w:val="BodyText"/>
        <w:rPr>
          <w:ins w:id="766" w:author="John Moehrke" w:date="2020-02-19T18:40:00Z"/>
        </w:rPr>
      </w:pPr>
      <w:ins w:id="767" w:author="John Moehrke" w:date="2020-02-20T13:56:00Z">
        <w:r>
          <w:t>In [ITI-65], an M</w:t>
        </w:r>
      </w:ins>
      <w:ins w:id="768" w:author="John Moehrke" w:date="2020-02-20T13:57:00Z">
        <w:r>
          <w:t>HD Document Source is required to include</w:t>
        </w:r>
      </w:ins>
      <w:ins w:id="769" w:author="John Moehrke" w:date="2020-02-19T18:36:00Z">
        <w:r w:rsidR="00D37582">
          <w:t xml:space="preserve"> by containment the information in the </w:t>
        </w:r>
        <w:proofErr w:type="spellStart"/>
        <w:r w:rsidR="00D37582">
          <w:t>DocumentReference.</w:t>
        </w:r>
      </w:ins>
      <w:ins w:id="770" w:author="John Moehrke" w:date="2020-02-19T18:37:00Z">
        <w:r w:rsidR="00D37582">
          <w:t>author</w:t>
        </w:r>
        <w:proofErr w:type="spellEnd"/>
        <w:r w:rsidR="00D37582">
          <w:t xml:space="preserve">, </w:t>
        </w:r>
      </w:ins>
      <w:ins w:id="771" w:author="John Moehrke" w:date="2020-02-20T13:57:00Z">
        <w:r>
          <w:t xml:space="preserve">the </w:t>
        </w:r>
      </w:ins>
      <w:proofErr w:type="spellStart"/>
      <w:ins w:id="772" w:author="John Moehrke" w:date="2020-02-19T18:37:00Z">
        <w:r w:rsidR="00D37582">
          <w:t>DocumentReference.authenticator</w:t>
        </w:r>
        <w:proofErr w:type="spellEnd"/>
        <w:r w:rsidR="00D37582">
          <w:t>,</w:t>
        </w:r>
      </w:ins>
      <w:ins w:id="773" w:author="John Moehrke" w:date="2020-02-20T13:57:00Z">
        <w:r>
          <w:t xml:space="preserve"> the</w:t>
        </w:r>
      </w:ins>
      <w:ins w:id="774" w:author="John Moehrke" w:date="2020-02-19T18:37:00Z">
        <w:r w:rsidR="00D37582">
          <w:t xml:space="preserve"> </w:t>
        </w:r>
        <w:proofErr w:type="spellStart"/>
        <w:proofErr w:type="gramStart"/>
        <w:r w:rsidR="00D37582">
          <w:t>DocumentReference.context.sourcePatientInfo</w:t>
        </w:r>
        <w:proofErr w:type="spellEnd"/>
        <w:proofErr w:type="gramEnd"/>
        <w:r w:rsidR="00D37582">
          <w:t xml:space="preserve">, and the </w:t>
        </w:r>
        <w:proofErr w:type="spellStart"/>
        <w:r w:rsidR="00D37582">
          <w:t>DocumentManifest.author</w:t>
        </w:r>
        <w:proofErr w:type="spellEnd"/>
        <w:r w:rsidR="00D37582">
          <w:t xml:space="preserve">. </w:t>
        </w:r>
      </w:ins>
      <w:ins w:id="775" w:author="John Moehrke" w:date="2020-02-19T18:38:00Z">
        <w:r w:rsidR="00D37582">
          <w:t xml:space="preserve">This requirement encourages the persisting of the </w:t>
        </w:r>
      </w:ins>
      <w:ins w:id="776" w:author="John Moehrke" w:date="2020-02-20T13:58:00Z">
        <w:r>
          <w:t>information</w:t>
        </w:r>
      </w:ins>
      <w:ins w:id="777" w:author="John Moehrke" w:date="2020-02-19T18:38:00Z">
        <w:r w:rsidR="00D37582">
          <w:t xml:space="preserve"> at the time the document is published. </w:t>
        </w:r>
      </w:ins>
      <w:ins w:id="778" w:author="John Moehrke" w:date="2020-02-19T18:39:00Z">
        <w:r w:rsidR="00D37582">
          <w:t xml:space="preserve">This supports lifecycle management that recognizes that these identities change over time, and often become invalid due to individual retirement or other reasons to no-longer be active (e.g. the document is </w:t>
        </w:r>
      </w:ins>
      <w:ins w:id="779" w:author="John Moehrke" w:date="2020-02-19T18:40:00Z">
        <w:r w:rsidR="00D37582">
          <w:t>utilized 20 years after it was first published, and thus the original author has long since retired and would therefore not be in an active provider directory.</w:t>
        </w:r>
      </w:ins>
      <w:ins w:id="780" w:author="John Moehrke" w:date="2020-02-20T13:58:00Z">
        <w:r>
          <w:t>)</w:t>
        </w:r>
      </w:ins>
    </w:p>
    <w:p w14:paraId="76260C8F" w14:textId="2F3ED445" w:rsidR="00D37582" w:rsidRDefault="00D37582" w:rsidP="00A15C2E">
      <w:pPr>
        <w:pStyle w:val="BodyText"/>
        <w:rPr>
          <w:ins w:id="781" w:author="John Moehrke" w:date="2020-02-19T18:38:00Z"/>
        </w:rPr>
      </w:pPr>
      <w:ins w:id="782" w:author="John Moehrke" w:date="2020-02-19T18:40:00Z">
        <w:r>
          <w:t xml:space="preserve">The </w:t>
        </w:r>
        <w:proofErr w:type="spellStart"/>
        <w:r>
          <w:t>UnContained</w:t>
        </w:r>
        <w:proofErr w:type="spellEnd"/>
        <w:r>
          <w:t xml:space="preserve"> Reference Option recognizes that a Community may choose to </w:t>
        </w:r>
      </w:ins>
      <w:ins w:id="783" w:author="John Moehrke" w:date="2020-02-20T13:58:00Z">
        <w:r w:rsidR="00311EB2">
          <w:t>longitudinally</w:t>
        </w:r>
      </w:ins>
      <w:ins w:id="784" w:author="John Moehrke" w:date="2020-02-19T18:41:00Z">
        <w:r>
          <w:t xml:space="preserve"> maintain their mCSD provider directory and PMIR patient directory. When this longitudinal consistency is managed</w:t>
        </w:r>
      </w:ins>
      <w:ins w:id="785" w:author="John Moehrke" w:date="2020-02-19T18:42:00Z">
        <w:r>
          <w:t xml:space="preserve">, then the entries in the MHDS </w:t>
        </w:r>
      </w:ins>
      <w:ins w:id="786" w:author="John Moehrke" w:date="2020-02-19T18:43:00Z">
        <w:r>
          <w:t>Document</w:t>
        </w:r>
      </w:ins>
      <w:ins w:id="787" w:author="John Moehrke" w:date="2020-02-19T18:42:00Z">
        <w:r>
          <w:t xml:space="preserve"> Registry don’t need to make a copy of the information known at the time of publication as a Reference to the information in these directories will be valid over the full lifecyc</w:t>
        </w:r>
      </w:ins>
      <w:ins w:id="788" w:author="John Moehrke" w:date="2020-02-19T18:43:00Z">
        <w:r>
          <w:t>le of the MHDS Document Registry entries.</w:t>
        </w:r>
      </w:ins>
    </w:p>
    <w:p w14:paraId="017FFD9B" w14:textId="6BD0FA16" w:rsidR="00CD7E61" w:rsidRDefault="00284775" w:rsidP="00A15C2E">
      <w:pPr>
        <w:pStyle w:val="BodyText"/>
        <w:rPr>
          <w:ins w:id="789" w:author="John Moehrke" w:date="2020-02-19T18:23:00Z"/>
        </w:rPr>
      </w:pPr>
      <w:ins w:id="790" w:author="John Moehrke" w:date="2020-02-19T18:32:00Z">
        <w:r>
          <w:t xml:space="preserve">The </w:t>
        </w:r>
      </w:ins>
      <w:proofErr w:type="spellStart"/>
      <w:ins w:id="791" w:author="John Moehrke" w:date="2020-02-19T18:34:00Z">
        <w:r w:rsidR="00D37582">
          <w:t>UnContained</w:t>
        </w:r>
      </w:ins>
      <w:proofErr w:type="spellEnd"/>
      <w:ins w:id="792" w:author="John Moehrke" w:date="2020-02-19T18:32:00Z">
        <w:r>
          <w:t xml:space="preserve"> Reference Option requires the</w:t>
        </w:r>
      </w:ins>
      <w:ins w:id="793" w:author="John Moehrke" w:date="2020-02-19T18:34:00Z">
        <w:r w:rsidR="00D37582">
          <w:t xml:space="preserve"> grouped MHD Document Recipient to support </w:t>
        </w:r>
      </w:ins>
      <w:proofErr w:type="spellStart"/>
      <w:ins w:id="794" w:author="John Moehrke" w:date="2020-02-19T18:32:00Z">
        <w:r>
          <w:t>support</w:t>
        </w:r>
        <w:proofErr w:type="spellEnd"/>
        <w:r>
          <w:t xml:space="preserve"> the MHD </w:t>
        </w:r>
        <w:proofErr w:type="spellStart"/>
        <w:r>
          <w:t>UnContained</w:t>
        </w:r>
        <w:proofErr w:type="spellEnd"/>
        <w:r>
          <w:t xml:space="preserve"> Option</w:t>
        </w:r>
      </w:ins>
      <w:ins w:id="795" w:author="John Moehrke" w:date="2020-02-19T18:34:00Z">
        <w:r w:rsidR="00D37582">
          <w:t xml:space="preserve">. </w:t>
        </w:r>
        <w:proofErr w:type="gramStart"/>
        <w:r w:rsidR="00D37582">
          <w:t>A</w:t>
        </w:r>
        <w:proofErr w:type="gramEnd"/>
        <w:r w:rsidR="00D37582">
          <w:t xml:space="preserve"> MHD Document Source </w:t>
        </w:r>
      </w:ins>
      <w:ins w:id="796" w:author="John Moehrke" w:date="2020-02-19T18:35:00Z">
        <w:r w:rsidR="00D37582">
          <w:t xml:space="preserve">may implement the MHD </w:t>
        </w:r>
        <w:proofErr w:type="spellStart"/>
        <w:r w:rsidR="00D37582">
          <w:t>UnContained</w:t>
        </w:r>
        <w:proofErr w:type="spellEnd"/>
        <w:r w:rsidR="00D37582">
          <w:t xml:space="preserve"> Option so as to be able to send </w:t>
        </w:r>
        <w:proofErr w:type="spellStart"/>
        <w:r w:rsidR="00D37582">
          <w:t>UnContained</w:t>
        </w:r>
        <w:proofErr w:type="spellEnd"/>
        <w:r w:rsidR="00D37582">
          <w:t xml:space="preserve"> References</w:t>
        </w:r>
      </w:ins>
      <w:ins w:id="797" w:author="John Moehrke" w:date="2020-02-19T18:32:00Z">
        <w:r>
          <w:t xml:space="preserve">. </w:t>
        </w:r>
      </w:ins>
      <w:ins w:id="798" w:author="John Moehrke" w:date="2020-02-19T18:43:00Z">
        <w:r w:rsidR="00856192">
          <w:t xml:space="preserve">The </w:t>
        </w:r>
      </w:ins>
      <w:ins w:id="799" w:author="John Moehrke" w:date="2020-02-19T18:44:00Z">
        <w:r w:rsidR="00856192">
          <w:t xml:space="preserve">MHD and MHDS </w:t>
        </w:r>
      </w:ins>
      <w:proofErr w:type="spellStart"/>
      <w:ins w:id="800" w:author="John Moehrke" w:date="2020-02-19T18:43:00Z">
        <w:r w:rsidR="00856192">
          <w:t>UnContained</w:t>
        </w:r>
        <w:proofErr w:type="spellEnd"/>
        <w:r w:rsidR="00856192">
          <w:t xml:space="preserve"> Option</w:t>
        </w:r>
      </w:ins>
      <w:ins w:id="801" w:author="John Moehrke" w:date="2020-02-19T18:44:00Z">
        <w:r w:rsidR="00856192">
          <w:t>s</w:t>
        </w:r>
      </w:ins>
      <w:ins w:id="802" w:author="John Moehrke" w:date="2020-02-19T18:43:00Z">
        <w:r w:rsidR="00856192">
          <w:t xml:space="preserve"> </w:t>
        </w:r>
      </w:ins>
      <w:del w:id="803" w:author="John Moehrke" w:date="2020-02-19T18:44:00Z">
        <w:r w:rsidR="00CD7E61" w:rsidRPr="00B51436" w:rsidDel="00856192">
          <w:delText>The Document Registry</w:delText>
        </w:r>
      </w:del>
      <w:r w:rsidR="00CD7E61" w:rsidRPr="00B51436">
        <w:t xml:space="preserve"> allows </w:t>
      </w:r>
      <w:proofErr w:type="spellStart"/>
      <w:r w:rsidR="00CD7E61" w:rsidRPr="00B51436">
        <w:t>DocumentReference.author</w:t>
      </w:r>
      <w:proofErr w:type="spellEnd"/>
      <w:ins w:id="804" w:author="John Moehrke" w:date="2020-02-18T21:45:00Z">
        <w:r w:rsidR="0019513B">
          <w:t xml:space="preserve">, </w:t>
        </w:r>
        <w:proofErr w:type="spellStart"/>
        <w:r w:rsidR="0019513B">
          <w:t>DocumentReference.authenticator</w:t>
        </w:r>
        <w:proofErr w:type="spellEnd"/>
        <w:r w:rsidR="0019513B">
          <w:t xml:space="preserve">, </w:t>
        </w:r>
      </w:ins>
      <w:proofErr w:type="spellStart"/>
      <w:ins w:id="805" w:author="John Moehrke" w:date="2020-02-19T18:44:00Z">
        <w:r w:rsidR="00856192">
          <w:t>DocumentReference.context.sourcePatientInfo</w:t>
        </w:r>
        <w:proofErr w:type="spellEnd"/>
        <w:r w:rsidR="00856192">
          <w:t xml:space="preserve">, </w:t>
        </w:r>
      </w:ins>
      <w:ins w:id="806" w:author="John Moehrke" w:date="2020-02-18T21:47:00Z">
        <w:r w:rsidR="0019513B">
          <w:t xml:space="preserve">and </w:t>
        </w:r>
      </w:ins>
      <w:proofErr w:type="spellStart"/>
      <w:ins w:id="807" w:author="John Moehrke" w:date="2020-02-18T21:46:00Z">
        <w:r w:rsidR="0019513B">
          <w:t>DocumentManifest.author</w:t>
        </w:r>
      </w:ins>
      <w:proofErr w:type="spellEnd"/>
      <w:r w:rsidR="00CD7E61" w:rsidRPr="00B51436">
        <w:t xml:space="preserve"> to be a Reference to a </w:t>
      </w:r>
      <w:ins w:id="808" w:author="John Moehrke" w:date="2020-02-18T21:48:00Z">
        <w:r w:rsidR="0019513B">
          <w:t>(</w:t>
        </w:r>
        <w:proofErr w:type="spellStart"/>
        <w:r w:rsidR="0019513B">
          <w:t>Pr</w:t>
        </w:r>
      </w:ins>
      <w:ins w:id="809" w:author="John Moehrke" w:date="2020-02-18T21:49:00Z">
        <w:r w:rsidR="0019513B">
          <w:t>actitioner|PractitionerRole|Organization</w:t>
        </w:r>
      </w:ins>
      <w:proofErr w:type="spellEnd"/>
      <w:ins w:id="810" w:author="John Moehrke" w:date="2020-02-18T21:50:00Z">
        <w:r w:rsidR="0019513B">
          <w:t xml:space="preserve">) </w:t>
        </w:r>
      </w:ins>
      <w:r w:rsidR="00CD7E61" w:rsidRPr="00B51436">
        <w:t xml:space="preserve">Resource published in the associated </w:t>
      </w:r>
      <w:r w:rsidR="00066856" w:rsidRPr="00B51436">
        <w:t xml:space="preserve">centrally managed </w:t>
      </w:r>
      <w:r w:rsidR="00CD7E61" w:rsidRPr="00B51436">
        <w:t xml:space="preserve">mCSD </w:t>
      </w:r>
      <w:ins w:id="811" w:author="John Moehrke" w:date="2020-02-18T21:36:00Z">
        <w:r w:rsidR="001144BE">
          <w:t xml:space="preserve">Care Services </w:t>
        </w:r>
      </w:ins>
      <w:r w:rsidR="00CD7E61" w:rsidRPr="00B51436">
        <w:t>Selective Supplier</w:t>
      </w:r>
      <w:ins w:id="812" w:author="John Moehrke" w:date="2020-02-19T18:44:00Z">
        <w:r w:rsidR="00856192">
          <w:t xml:space="preserve">, </w:t>
        </w:r>
        <w:r w:rsidR="00856192">
          <w:lastRenderedPageBreak/>
          <w:t>or a Pa</w:t>
        </w:r>
      </w:ins>
      <w:ins w:id="813" w:author="John Moehrke" w:date="2020-02-19T18:45:00Z">
        <w:r w:rsidR="00856192">
          <w:t>tient Resource published in the associated centrally managed PMIR Patient Identity Manager</w:t>
        </w:r>
      </w:ins>
      <w:r w:rsidR="00CD7E61" w:rsidRPr="00B51436">
        <w:t xml:space="preserve">. </w:t>
      </w:r>
      <w:del w:id="814" w:author="John Moehrke" w:date="2020-02-19T18:45:00Z">
        <w:r w:rsidR="00CD7E61" w:rsidRPr="00B51436" w:rsidDel="00856192">
          <w:delText xml:space="preserve">This is an architectural difference from XDS and MHD given </w:delText>
        </w:r>
        <w:r w:rsidR="00066856" w:rsidRPr="00B51436" w:rsidDel="00856192">
          <w:delText>that the centrally managed mCSD Selective Supplier is managing the referenced Resource and thus forcing it to be contained i</w:delText>
        </w:r>
        <w:bookmarkStart w:id="815" w:name="_GoBack"/>
        <w:bookmarkEnd w:id="815"/>
        <w:r w:rsidR="00066856" w:rsidRPr="00B51436" w:rsidDel="00856192">
          <w:delText>s unnecessary.</w:delText>
        </w:r>
        <w:r w:rsidR="00811A17" w:rsidRPr="00B51436" w:rsidDel="00856192">
          <w:delText xml:space="preserve"> </w:delText>
        </w:r>
      </w:del>
    </w:p>
    <w:p w14:paraId="50D7D29E" w14:textId="5A7FB6BD" w:rsidR="00284775" w:rsidRDefault="00C46378">
      <w:pPr>
        <w:pStyle w:val="BodyText"/>
        <w:keepNext/>
        <w:rPr>
          <w:ins w:id="816" w:author="John Moehrke" w:date="2020-02-19T18:24:00Z"/>
        </w:rPr>
        <w:pPrChange w:id="817" w:author="John Moehrke" w:date="2020-02-19T18:24:00Z">
          <w:pPr>
            <w:pStyle w:val="BodyText"/>
          </w:pPr>
        </w:pPrChange>
      </w:pPr>
      <w:ins w:id="818" w:author="John Moehrke" w:date="2020-02-20T16:03:00Z">
        <w:r>
          <w:rPr>
            <w:noProof/>
          </w:rPr>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ins>
    </w:p>
    <w:p w14:paraId="0241C181" w14:textId="4C026949" w:rsidR="00284775" w:rsidRPr="00B51436" w:rsidRDefault="00284775">
      <w:pPr>
        <w:pStyle w:val="Caption"/>
        <w:pPrChange w:id="819" w:author="John Moehrke" w:date="2020-02-19T18:24:00Z">
          <w:pPr>
            <w:pStyle w:val="BodyText"/>
          </w:pPr>
        </w:pPrChange>
      </w:pPr>
      <w:ins w:id="820" w:author="John Moehrke" w:date="2020-02-19T18:24:00Z">
        <w:r>
          <w:t>Figure X.2.</w:t>
        </w:r>
      </w:ins>
      <w:ins w:id="821" w:author="John Moehrke" w:date="2020-02-19T19:16:00Z">
        <w:r w:rsidR="00E10D98">
          <w:t>4</w:t>
        </w:r>
      </w:ins>
      <w:ins w:id="822" w:author="John Moehrke" w:date="2020-02-19T18:24:00Z">
        <w:r>
          <w:t>-1 Author Reference Process Flow</w:t>
        </w:r>
      </w:ins>
    </w:p>
    <w:p w14:paraId="25C016F5" w14:textId="6C8D83CA" w:rsidR="00C625FC" w:rsidRPr="00B51436" w:rsidRDefault="00811A17" w:rsidP="00A15C2E">
      <w:pPr>
        <w:pStyle w:val="BodyText"/>
      </w:pPr>
      <w:r w:rsidRPr="00B51436">
        <w:t xml:space="preserve">When the </w:t>
      </w:r>
      <w:del w:id="823" w:author="John Moehrke" w:date="2020-02-19T18:46:00Z">
        <w:r w:rsidRPr="00B51436" w:rsidDel="00856192">
          <w:delText xml:space="preserve">Author </w:delText>
        </w:r>
      </w:del>
      <w:proofErr w:type="spellStart"/>
      <w:ins w:id="824" w:author="John Moehrke" w:date="2020-02-19T18:46:00Z">
        <w:r w:rsidR="00856192">
          <w:t>UnContained</w:t>
        </w:r>
        <w:proofErr w:type="spellEnd"/>
        <w:r w:rsidR="00856192" w:rsidRPr="00B51436">
          <w:t xml:space="preserve"> </w:t>
        </w:r>
      </w:ins>
      <w:r w:rsidRPr="00B51436">
        <w:t xml:space="preserve">Reference Option is used, then the </w:t>
      </w:r>
      <w:r w:rsidR="007D25BB" w:rsidRPr="00B51436">
        <w:t xml:space="preserve">mCSD </w:t>
      </w:r>
      <w:ins w:id="825" w:author="John Moehrke" w:date="2020-02-18T21:37:00Z">
        <w:r w:rsidR="001144BE">
          <w:t xml:space="preserve">Care Services </w:t>
        </w:r>
      </w:ins>
      <w:r w:rsidR="007D25BB" w:rsidRPr="00B51436">
        <w:t xml:space="preserve">Selective Supplier </w:t>
      </w:r>
      <w:ins w:id="826" w:author="John Moehrke" w:date="2020-02-19T18:46:00Z">
        <w:r w:rsidR="00856192">
          <w:t>and the PMIR Patient Identity Manager shall</w:t>
        </w:r>
      </w:ins>
      <w:del w:id="827" w:author="John Moehrke" w:date="2020-02-19T18:46:00Z">
        <w:r w:rsidR="007D25BB" w:rsidRPr="00B51436" w:rsidDel="00856192">
          <w:delText>must</w:delText>
        </w:r>
      </w:del>
      <w:r w:rsidR="007D25BB" w:rsidRPr="00B51436">
        <w:t xml:space="preserve"> be persisting </w:t>
      </w:r>
      <w:r w:rsidRPr="00B51436">
        <w:t>long term the data within the mCSD directory so that the Resources within the Document Registry are available for the life of the Document Registry entry.</w:t>
      </w:r>
      <w:ins w:id="828" w:author="John Moehrke" w:date="2020-02-18T21:37:00Z">
        <w:r w:rsidR="001144BE">
          <w:t xml:space="preserve"> The Document Registry shall validate </w:t>
        </w:r>
      </w:ins>
      <w:ins w:id="829" w:author="John Moehrke" w:date="2020-02-18T21:41:00Z">
        <w:r w:rsidR="0019513B">
          <w:t xml:space="preserve">publication requests that </w:t>
        </w:r>
      </w:ins>
      <w:ins w:id="830" w:author="John Moehrke" w:date="2020-02-18T21:37:00Z">
        <w:r w:rsidR="001144BE">
          <w:t xml:space="preserve">all </w:t>
        </w:r>
        <w:proofErr w:type="spellStart"/>
        <w:r w:rsidR="001144BE">
          <w:t>DocumentReference.author</w:t>
        </w:r>
      </w:ins>
      <w:proofErr w:type="spellEnd"/>
      <w:ins w:id="831" w:author="John Moehrke" w:date="2020-02-18T21:51:00Z">
        <w:r w:rsidR="00C60726">
          <w:t xml:space="preserve">, </w:t>
        </w:r>
        <w:proofErr w:type="spellStart"/>
        <w:r w:rsidR="00C60726">
          <w:t>DocumentReference.authenticator</w:t>
        </w:r>
        <w:proofErr w:type="spellEnd"/>
        <w:r w:rsidR="00C60726">
          <w:t xml:space="preserve">, </w:t>
        </w:r>
      </w:ins>
      <w:proofErr w:type="spellStart"/>
      <w:proofErr w:type="gramStart"/>
      <w:ins w:id="832" w:author="John Moehrke" w:date="2020-02-19T18:47:00Z">
        <w:r w:rsidR="00856192">
          <w:t>DocumentReference.context.sourcePatientInfo</w:t>
        </w:r>
        <w:proofErr w:type="spellEnd"/>
        <w:proofErr w:type="gramEnd"/>
        <w:r w:rsidR="00856192">
          <w:t xml:space="preserve">, </w:t>
        </w:r>
      </w:ins>
      <w:ins w:id="833" w:author="John Moehrke" w:date="2020-02-18T21:51:00Z">
        <w:r w:rsidR="00C60726">
          <w:t xml:space="preserve">and </w:t>
        </w:r>
        <w:proofErr w:type="spellStart"/>
        <w:r w:rsidR="00C60726">
          <w:t>DocumentManifest.author</w:t>
        </w:r>
        <w:proofErr w:type="spellEnd"/>
        <w:r w:rsidR="00C60726">
          <w:t>;</w:t>
        </w:r>
      </w:ins>
      <w:ins w:id="834" w:author="John Moehrke" w:date="2020-02-18T21:37:00Z">
        <w:r w:rsidR="001144BE">
          <w:t xml:space="preserve"> </w:t>
        </w:r>
      </w:ins>
      <w:ins w:id="835" w:author="John Moehrke" w:date="2020-02-18T21:38:00Z">
        <w:r w:rsidR="001144BE">
          <w:t xml:space="preserve">element </w:t>
        </w:r>
      </w:ins>
      <w:ins w:id="836" w:author="John Moehrke" w:date="2020-02-18T21:37:00Z">
        <w:r w:rsidR="001144BE">
          <w:t>are either contained</w:t>
        </w:r>
      </w:ins>
      <w:ins w:id="837" w:author="John Moehrke" w:date="2020-02-18T21:38:00Z">
        <w:r w:rsidR="001144BE">
          <w:t xml:space="preserve"> or are references to valid and active </w:t>
        </w:r>
      </w:ins>
      <w:ins w:id="838" w:author="John Moehrke" w:date="2020-02-18T21:41:00Z">
        <w:r w:rsidR="0019513B">
          <w:t xml:space="preserve">entry </w:t>
        </w:r>
      </w:ins>
      <w:ins w:id="839" w:author="John Moehrke" w:date="2020-02-18T21:38:00Z">
        <w:r w:rsidR="001144BE">
          <w:t>in the mCSD Care Services Selective Supplier</w:t>
        </w:r>
      </w:ins>
      <w:ins w:id="840" w:author="John Moehrke" w:date="2020-02-19T18:47:00Z">
        <w:r w:rsidR="00856192">
          <w:t xml:space="preserve"> or PMIR Patient Identity Manager</w:t>
        </w:r>
      </w:ins>
      <w:ins w:id="841" w:author="John Moehrke" w:date="2020-02-18T21:51:00Z">
        <w:r w:rsidR="00C60726">
          <w:t xml:space="preserve">. The Document Registry shall </w:t>
        </w:r>
      </w:ins>
      <w:ins w:id="842" w:author="John Moehrke" w:date="2020-02-18T21:52:00Z">
        <w:r w:rsidR="00C60726">
          <w:t>validate this by use of mC</w:t>
        </w:r>
      </w:ins>
      <w:ins w:id="843" w:author="John Moehrke" w:date="2020-02-18T21:38:00Z">
        <w:r w:rsidR="001144BE">
          <w:t>SD</w:t>
        </w:r>
      </w:ins>
      <w:ins w:id="844" w:author="John Moehrke" w:date="2020-02-18T21:42:00Z">
        <w:r w:rsidR="0019513B">
          <w:t xml:space="preserve"> Care Services Selective Consumer actor using the Find Matching Care Services [ITI-90] transaction</w:t>
        </w:r>
      </w:ins>
      <w:ins w:id="845" w:author="John Moehrke" w:date="2020-02-19T18:47:00Z">
        <w:r w:rsidR="00856192">
          <w:t xml:space="preserve">, </w:t>
        </w:r>
      </w:ins>
      <w:ins w:id="846" w:author="John Moehrke" w:date="2020-02-19T18:48:00Z">
        <w:r w:rsidR="00856192">
          <w:t>and Patient identity by PMIR Patient Identity Manager using the PDQm Query [ITI-78]</w:t>
        </w:r>
      </w:ins>
      <w:ins w:id="847" w:author="John Moehrke" w:date="2020-02-18T21:42:00Z">
        <w:r w:rsidR="0019513B">
          <w:t>.</w:t>
        </w:r>
      </w:ins>
    </w:p>
    <w:p w14:paraId="25D3795F" w14:textId="617410A5" w:rsidR="005F21E7" w:rsidRPr="00B51436" w:rsidRDefault="005F21E7" w:rsidP="00303E20">
      <w:pPr>
        <w:pStyle w:val="Heading2"/>
        <w:numPr>
          <w:ilvl w:val="0"/>
          <w:numId w:val="0"/>
        </w:numPr>
        <w:rPr>
          <w:noProof w:val="0"/>
        </w:rPr>
      </w:pPr>
      <w:bookmarkStart w:id="848" w:name="_Toc33032267"/>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565"/>
      <w:bookmarkEnd w:id="848"/>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lastRenderedPageBreak/>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6A4BBFB7" w:rsidR="007A15D1" w:rsidRPr="00B51436" w:rsidRDefault="00C625FC">
            <w:pPr>
              <w:pStyle w:val="TableEntry"/>
            </w:pPr>
            <w:r w:rsidRPr="00B51436">
              <w:t xml:space="preserve">CT </w:t>
            </w:r>
            <w:ins w:id="849" w:author="John Moehrke" w:date="2020-02-18T21:55:00Z">
              <w:r w:rsidR="00C60726">
                <w:t>/</w:t>
              </w:r>
            </w:ins>
            <w:del w:id="850" w:author="John Moehrke" w:date="2020-02-18T21:55:00Z">
              <w:r w:rsidRPr="00B51436" w:rsidDel="00C60726">
                <w:delText>–</w:delText>
              </w:r>
            </w:del>
            <w:r w:rsidRPr="00B51436">
              <w:t xml:space="preserve"> Time Client</w:t>
            </w:r>
          </w:p>
        </w:tc>
        <w:tc>
          <w:tcPr>
            <w:tcW w:w="1366" w:type="dxa"/>
          </w:tcPr>
          <w:p w14:paraId="0826B6E9" w14:textId="781F656D" w:rsidR="007A15D1" w:rsidRPr="00B51436" w:rsidRDefault="00C60726" w:rsidP="00C625FC">
            <w:pPr>
              <w:pStyle w:val="TableEntry"/>
            </w:pPr>
            <w:ins w:id="851" w:author="John Moehrke" w:date="2020-02-18T21:55:00Z">
              <w:r>
                <w:t>ITI TF-1:</w:t>
              </w:r>
            </w:ins>
            <w:ins w:id="852" w:author="John Moehrke" w:date="2020-02-18T21:56:00Z">
              <w:r>
                <w:t>7</w:t>
              </w:r>
            </w:ins>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69141939" w:rsidR="00C625FC" w:rsidRPr="00B51436" w:rsidRDefault="00C625FC" w:rsidP="00300B8F">
            <w:pPr>
              <w:pStyle w:val="TableEntry"/>
            </w:pPr>
            <w:r w:rsidRPr="00B51436">
              <w:t xml:space="preserve">ATNA </w:t>
            </w:r>
            <w:ins w:id="853" w:author="John Moehrke" w:date="2020-02-18T21:56:00Z">
              <w:r w:rsidR="00C60726">
                <w:t>/</w:t>
              </w:r>
            </w:ins>
            <w:del w:id="854" w:author="John Moehrke" w:date="2020-02-18T21:56:00Z">
              <w:r w:rsidRPr="00B51436" w:rsidDel="00C60726">
                <w:delText>–</w:delText>
              </w:r>
            </w:del>
            <w:r w:rsidRPr="00B51436">
              <w:t xml:space="preserve"> Secure Node or Secure Application</w:t>
            </w:r>
            <w:ins w:id="855" w:author="John Moehrke" w:date="2020-02-18T21:56:00Z">
              <w:r w:rsidR="00C60726">
                <w:t xml:space="preserve"> with the STX: TLS 1.2 with the BCP195 Option and the ATX:</w:t>
              </w:r>
            </w:ins>
            <w:ins w:id="856" w:author="John Moehrke" w:date="2020-02-18T21:57:00Z">
              <w:r w:rsidR="00C60726">
                <w:t xml:space="preserve"> FHIR Feed Option</w:t>
              </w:r>
            </w:ins>
          </w:p>
        </w:tc>
        <w:tc>
          <w:tcPr>
            <w:tcW w:w="1366" w:type="dxa"/>
          </w:tcPr>
          <w:p w14:paraId="2FF09326" w14:textId="03648F6E" w:rsidR="00C625FC" w:rsidRPr="00B51436" w:rsidRDefault="00C60726" w:rsidP="00C625FC">
            <w:pPr>
              <w:pStyle w:val="TableEntry"/>
            </w:pPr>
            <w:ins w:id="857" w:author="John Moehrke" w:date="2020-02-18T21:57:00Z">
              <w:r>
                <w:t>ITI TF-1:9</w:t>
              </w:r>
            </w:ins>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F6774D2" w:rsidR="005F44AF" w:rsidRPr="00B51436" w:rsidRDefault="005F44AF" w:rsidP="005F44AF">
            <w:pPr>
              <w:pStyle w:val="TableEntry"/>
            </w:pPr>
            <w:r w:rsidRPr="00B51436">
              <w:t xml:space="preserve">MHD </w:t>
            </w:r>
            <w:ins w:id="858" w:author="John Moehrke" w:date="2020-02-18T21:57:00Z">
              <w:r w:rsidR="00C60726">
                <w:t>/</w:t>
              </w:r>
            </w:ins>
            <w:del w:id="859" w:author="John Moehrke" w:date="2020-02-18T21:58:00Z">
              <w:r w:rsidRPr="00B51436" w:rsidDel="00C60726">
                <w:delText>–</w:delText>
              </w:r>
            </w:del>
            <w:r w:rsidRPr="00B51436">
              <w:t xml:space="preserve"> Document Responder</w:t>
            </w:r>
          </w:p>
        </w:tc>
        <w:tc>
          <w:tcPr>
            <w:tcW w:w="1366" w:type="dxa"/>
          </w:tcPr>
          <w:p w14:paraId="4BEA706F" w14:textId="6EE3E6AD" w:rsidR="005F44AF" w:rsidRPr="00B51436" w:rsidRDefault="00C60726" w:rsidP="005F44AF">
            <w:pPr>
              <w:pStyle w:val="TableEntry"/>
            </w:pPr>
            <w:ins w:id="860" w:author="John Moehrke" w:date="2020-02-18T21:58:00Z">
              <w:r>
                <w:t>ITI TF-1:33</w:t>
              </w:r>
            </w:ins>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2B18B3BB" w:rsidR="005F44AF" w:rsidRPr="00B51436" w:rsidRDefault="005F44AF" w:rsidP="005F44AF">
            <w:pPr>
              <w:pStyle w:val="TableEntry"/>
            </w:pPr>
            <w:r w:rsidRPr="00B51436">
              <w:t xml:space="preserve">MHD </w:t>
            </w:r>
            <w:ins w:id="861" w:author="John Moehrke" w:date="2020-02-18T21:58:00Z">
              <w:r w:rsidR="00C60726">
                <w:t>/</w:t>
              </w:r>
            </w:ins>
            <w:del w:id="862" w:author="John Moehrke" w:date="2020-02-18T21:58:00Z">
              <w:r w:rsidRPr="00B51436" w:rsidDel="00C60726">
                <w:delText>–</w:delText>
              </w:r>
            </w:del>
            <w:r w:rsidRPr="00B51436">
              <w:t xml:space="preserve"> Document Recipient</w:t>
            </w:r>
          </w:p>
        </w:tc>
        <w:tc>
          <w:tcPr>
            <w:tcW w:w="1366" w:type="dxa"/>
          </w:tcPr>
          <w:p w14:paraId="20DB98EF" w14:textId="539F87E4" w:rsidR="005F44AF" w:rsidRPr="00B51436" w:rsidRDefault="00C60726" w:rsidP="005F44AF">
            <w:pPr>
              <w:pStyle w:val="TableEntry"/>
            </w:pPr>
            <w:ins w:id="863" w:author="John Moehrke" w:date="2020-02-18T21:58:00Z">
              <w:r>
                <w:t>ITI TF-1:33</w:t>
              </w:r>
            </w:ins>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4535727" w:rsidR="005F44AF" w:rsidRPr="00B51436" w:rsidRDefault="005F44AF" w:rsidP="005F44AF">
            <w:pPr>
              <w:pStyle w:val="TableEntry"/>
            </w:pPr>
            <w:r w:rsidRPr="00B51436">
              <w:t xml:space="preserve">PMIR </w:t>
            </w:r>
            <w:ins w:id="864" w:author="John Moehrke" w:date="2020-02-18T22:12:00Z">
              <w:r w:rsidR="00B56A27">
                <w:t xml:space="preserve">/ </w:t>
              </w:r>
            </w:ins>
            <w:del w:id="865" w:author="John Moehrke" w:date="2020-02-18T22:12:00Z">
              <w:r w:rsidRPr="00B51436" w:rsidDel="00B56A27">
                <w:delText xml:space="preserve">– </w:delText>
              </w:r>
            </w:del>
            <w:r w:rsidRPr="00B51436">
              <w:t>Patient</w:t>
            </w:r>
            <w:ins w:id="866" w:author="John Moehrke" w:date="2020-02-18T21:58:00Z">
              <w:r w:rsidR="00C60726">
                <w:t xml:space="preserve"> Identity</w:t>
              </w:r>
            </w:ins>
            <w:r w:rsidRPr="00B51436">
              <w:t xml:space="preserve"> Consumer</w:t>
            </w:r>
          </w:p>
        </w:tc>
        <w:tc>
          <w:tcPr>
            <w:tcW w:w="1366" w:type="dxa"/>
          </w:tcPr>
          <w:p w14:paraId="01A36346" w14:textId="17FD5E96" w:rsidR="005F44AF" w:rsidRPr="00B51436" w:rsidRDefault="00C60726" w:rsidP="005F44AF">
            <w:pPr>
              <w:pStyle w:val="TableEntry"/>
            </w:pPr>
            <w:ins w:id="867" w:author="John Moehrke" w:date="2020-02-18T21:58:00Z">
              <w:r>
                <w:t>ITI TF-1:34</w:t>
              </w:r>
            </w:ins>
          </w:p>
        </w:tc>
      </w:tr>
      <w:tr w:rsidR="00C60726" w:rsidRPr="00B51436" w14:paraId="463566E2" w14:textId="77777777" w:rsidTr="00B51436">
        <w:trPr>
          <w:cantSplit/>
          <w:trHeight w:val="332"/>
          <w:jc w:val="center"/>
          <w:ins w:id="868" w:author="John Moehrke" w:date="2020-02-18T21:59:00Z"/>
        </w:trPr>
        <w:tc>
          <w:tcPr>
            <w:tcW w:w="1869" w:type="dxa"/>
            <w:vMerge/>
          </w:tcPr>
          <w:p w14:paraId="41A1EF86" w14:textId="77777777" w:rsidR="00C60726" w:rsidRPr="00B51436" w:rsidRDefault="00C60726" w:rsidP="005F44AF">
            <w:pPr>
              <w:pStyle w:val="TableEntry"/>
              <w:rPr>
                <w:ins w:id="869" w:author="John Moehrke" w:date="2020-02-18T21:59:00Z"/>
              </w:rPr>
            </w:pPr>
          </w:p>
        </w:tc>
        <w:tc>
          <w:tcPr>
            <w:tcW w:w="2700" w:type="dxa"/>
            <w:vAlign w:val="center"/>
          </w:tcPr>
          <w:p w14:paraId="7C6EC004" w14:textId="3B7E0053" w:rsidR="00C60726" w:rsidRPr="00B51436" w:rsidRDefault="00B56A27" w:rsidP="005F44AF">
            <w:pPr>
              <w:pStyle w:val="TableEntry"/>
              <w:rPr>
                <w:ins w:id="870" w:author="John Moehrke" w:date="2020-02-18T21:59:00Z"/>
              </w:rPr>
            </w:pPr>
            <w:ins w:id="871" w:author="John Moehrke" w:date="2020-02-18T22:11:00Z">
              <w:r>
                <w:t>if the Authorization Option</w:t>
              </w:r>
            </w:ins>
          </w:p>
        </w:tc>
        <w:tc>
          <w:tcPr>
            <w:tcW w:w="3690" w:type="dxa"/>
            <w:vAlign w:val="center"/>
          </w:tcPr>
          <w:p w14:paraId="3FC95F93" w14:textId="483FDFFC" w:rsidR="00C60726" w:rsidRPr="00B51436" w:rsidRDefault="00C60726" w:rsidP="005F44AF">
            <w:pPr>
              <w:pStyle w:val="TableEntry"/>
              <w:rPr>
                <w:ins w:id="872" w:author="John Moehrke" w:date="2020-02-18T21:59:00Z"/>
              </w:rPr>
            </w:pPr>
            <w:ins w:id="873" w:author="John Moehrke" w:date="2020-02-18T21:59:00Z">
              <w:r>
                <w:t xml:space="preserve">IUA </w:t>
              </w:r>
            </w:ins>
            <w:ins w:id="874" w:author="John Moehrke" w:date="2020-02-18T22:15:00Z">
              <w:r w:rsidR="00B56A27">
                <w:t>/</w:t>
              </w:r>
            </w:ins>
            <w:ins w:id="875" w:author="John Moehrke" w:date="2020-02-18T21:59:00Z">
              <w:r>
                <w:t xml:space="preserve"> Resource Server</w:t>
              </w:r>
            </w:ins>
          </w:p>
        </w:tc>
        <w:tc>
          <w:tcPr>
            <w:tcW w:w="1366" w:type="dxa"/>
          </w:tcPr>
          <w:p w14:paraId="2B6469A3" w14:textId="083447CE" w:rsidR="00C60726" w:rsidRDefault="00C60726" w:rsidP="005F44AF">
            <w:pPr>
              <w:pStyle w:val="TableEntry"/>
              <w:rPr>
                <w:ins w:id="876" w:author="John Moehrke" w:date="2020-02-18T21:59:00Z"/>
              </w:rPr>
            </w:pPr>
            <w:ins w:id="877" w:author="John Moehrke" w:date="2020-02-18T21:59:00Z">
              <w:r>
                <w:t>ITI TF-1:34</w:t>
              </w:r>
            </w:ins>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2A56A064" w:rsidR="00C625FC" w:rsidRPr="00B51436" w:rsidRDefault="00C625FC" w:rsidP="00300B8F">
            <w:pPr>
              <w:pStyle w:val="TableEntry"/>
            </w:pPr>
            <w:r w:rsidRPr="00B51436">
              <w:t xml:space="preserve">IUA </w:t>
            </w:r>
            <w:ins w:id="878" w:author="John Moehrke" w:date="2020-02-18T22:11:00Z">
              <w:r w:rsidR="00B56A27">
                <w:t>/ Authorization Service</w:t>
              </w:r>
            </w:ins>
            <w:del w:id="879" w:author="John Moehrke" w:date="2020-02-18T22:11:00Z">
              <w:r w:rsidRPr="00B51436" w:rsidDel="00B56A27">
                <w:delText>– Consumer</w:delText>
              </w:r>
            </w:del>
          </w:p>
        </w:tc>
        <w:tc>
          <w:tcPr>
            <w:tcW w:w="1366" w:type="dxa"/>
          </w:tcPr>
          <w:p w14:paraId="5DB06BC4" w14:textId="1A807ACE" w:rsidR="00C625FC" w:rsidRPr="00B51436" w:rsidRDefault="00B56A27" w:rsidP="00C625FC">
            <w:pPr>
              <w:pStyle w:val="TableEntry"/>
            </w:pPr>
            <w:ins w:id="880" w:author="John Moehrke" w:date="2020-02-18T22:11:00Z">
              <w:r>
                <w:t>ITI TF-1:34</w:t>
              </w:r>
            </w:ins>
          </w:p>
        </w:tc>
      </w:tr>
      <w:tr w:rsidR="00B56A27" w:rsidRPr="00B51436" w14:paraId="16E713A0" w14:textId="77777777" w:rsidTr="00B51436">
        <w:trPr>
          <w:cantSplit/>
          <w:trHeight w:val="332"/>
          <w:jc w:val="center"/>
          <w:ins w:id="881" w:author="John Moehrke" w:date="2020-02-18T22:14:00Z"/>
        </w:trPr>
        <w:tc>
          <w:tcPr>
            <w:tcW w:w="1869" w:type="dxa"/>
            <w:vMerge/>
          </w:tcPr>
          <w:p w14:paraId="04433E28" w14:textId="77777777" w:rsidR="00B56A27" w:rsidRPr="00B51436" w:rsidRDefault="00B56A27" w:rsidP="007A15D1">
            <w:pPr>
              <w:pStyle w:val="TableEntry"/>
              <w:rPr>
                <w:ins w:id="882" w:author="John Moehrke" w:date="2020-02-18T22:14:00Z"/>
              </w:rPr>
            </w:pPr>
          </w:p>
        </w:tc>
        <w:tc>
          <w:tcPr>
            <w:tcW w:w="2700" w:type="dxa"/>
            <w:vAlign w:val="center"/>
          </w:tcPr>
          <w:p w14:paraId="22B443C6" w14:textId="44004C24" w:rsidR="00B56A27" w:rsidRPr="00B51436" w:rsidRDefault="00B56A27" w:rsidP="007117B8">
            <w:pPr>
              <w:pStyle w:val="TableEntry"/>
              <w:rPr>
                <w:ins w:id="883" w:author="John Moehrke" w:date="2020-02-18T22:14:00Z"/>
              </w:rPr>
            </w:pPr>
            <w:ins w:id="884" w:author="John Moehrke" w:date="2020-02-18T22:14:00Z">
              <w:r>
                <w:t>if the PMIR Client Option</w:t>
              </w:r>
            </w:ins>
          </w:p>
        </w:tc>
        <w:tc>
          <w:tcPr>
            <w:tcW w:w="3690" w:type="dxa"/>
            <w:vAlign w:val="center"/>
          </w:tcPr>
          <w:p w14:paraId="7898C217" w14:textId="1FAB15C7" w:rsidR="00B56A27" w:rsidRPr="00B51436" w:rsidRDefault="00B56A27" w:rsidP="00300B8F">
            <w:pPr>
              <w:pStyle w:val="TableEntry"/>
              <w:rPr>
                <w:ins w:id="885" w:author="John Moehrke" w:date="2020-02-18T22:14:00Z"/>
              </w:rPr>
            </w:pPr>
            <w:ins w:id="886" w:author="John Moehrke" w:date="2020-02-18T22:14:00Z">
              <w:r>
                <w:t>PMIR / Patient Demographics Consumer</w:t>
              </w:r>
            </w:ins>
          </w:p>
        </w:tc>
        <w:tc>
          <w:tcPr>
            <w:tcW w:w="1366" w:type="dxa"/>
          </w:tcPr>
          <w:p w14:paraId="175AF148" w14:textId="4E2F73FF" w:rsidR="00B56A27" w:rsidRDefault="00B56A27" w:rsidP="00C625FC">
            <w:pPr>
              <w:pStyle w:val="TableEntry"/>
              <w:rPr>
                <w:ins w:id="887" w:author="John Moehrke" w:date="2020-02-18T22:14:00Z"/>
              </w:rPr>
            </w:pPr>
            <w:ins w:id="888" w:author="John Moehrke" w:date="2020-02-18T22:14:00Z">
              <w:r>
                <w:t>ITI TF-1:49</w:t>
              </w:r>
            </w:ins>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2C4344D7" w:rsidR="00C625FC" w:rsidRPr="00B51436" w:rsidRDefault="00C625FC" w:rsidP="00300B8F">
            <w:pPr>
              <w:pStyle w:val="TableEntry"/>
            </w:pPr>
            <w:r w:rsidRPr="00B51436">
              <w:t xml:space="preserve">mCSD </w:t>
            </w:r>
            <w:ins w:id="889" w:author="John Moehrke" w:date="2020-02-18T22:12:00Z">
              <w:r w:rsidR="00B56A27">
                <w:t>/</w:t>
              </w:r>
            </w:ins>
            <w:del w:id="890" w:author="John Moehrke" w:date="2020-02-18T22:12:00Z">
              <w:r w:rsidRPr="00B51436" w:rsidDel="00B56A27">
                <w:delText>–</w:delText>
              </w:r>
            </w:del>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ins w:id="891" w:author="John Moehrke" w:date="2020-02-18T22:12:00Z">
              <w:r>
                <w:t>ITI T</w:t>
              </w:r>
            </w:ins>
            <w:ins w:id="892" w:author="John Moehrke" w:date="2020-02-18T22:13:00Z">
              <w:r>
                <w:t>F-1:46</w:t>
              </w:r>
            </w:ins>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72C2B86D" w:rsidR="00C625FC" w:rsidRPr="00B51436" w:rsidRDefault="00177EFB" w:rsidP="00300B8F">
            <w:pPr>
              <w:pStyle w:val="TableEntry"/>
            </w:pPr>
            <w:r w:rsidRPr="00B51436">
              <w:t>SVCM</w:t>
            </w:r>
            <w:r w:rsidR="00C625FC" w:rsidRPr="00B51436">
              <w:t xml:space="preserve"> </w:t>
            </w:r>
            <w:ins w:id="893" w:author="John Moehrke" w:date="2020-02-18T22:15:00Z">
              <w:r w:rsidR="00B56A27">
                <w:t>/</w:t>
              </w:r>
            </w:ins>
            <w:del w:id="894" w:author="John Moehrke" w:date="2020-02-18T22:15:00Z">
              <w:r w:rsidR="00C625FC" w:rsidRPr="00B51436" w:rsidDel="00B56A27">
                <w:delText>–</w:delText>
              </w:r>
            </w:del>
            <w:r w:rsidR="00C625FC" w:rsidRPr="00B51436">
              <w:t xml:space="preserve"> </w:t>
            </w:r>
            <w:ins w:id="895" w:author="John Moehrke" w:date="2020-02-20T13:59:00Z">
              <w:r w:rsidR="00311EB2">
                <w:t xml:space="preserve">Terminology </w:t>
              </w:r>
            </w:ins>
            <w:r w:rsidR="00C625FC" w:rsidRPr="00B51436">
              <w:t>Consumer</w:t>
            </w:r>
          </w:p>
        </w:tc>
        <w:tc>
          <w:tcPr>
            <w:tcW w:w="1366" w:type="dxa"/>
          </w:tcPr>
          <w:p w14:paraId="6130665E" w14:textId="1882E49B" w:rsidR="00C625FC" w:rsidRPr="00B51436" w:rsidRDefault="00B56A27" w:rsidP="00C625FC">
            <w:pPr>
              <w:pStyle w:val="TableEntry"/>
            </w:pPr>
            <w:ins w:id="896" w:author="John Moehrke" w:date="2020-02-18T22:13:00Z">
              <w:r>
                <w:t>ITI TF-</w:t>
              </w:r>
              <w:proofErr w:type="gramStart"/>
              <w:r>
                <w:t>1:tbd</w:t>
              </w:r>
            </w:ins>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ins w:id="897" w:author="John Moehrke" w:date="2020-02-18T22:22:00Z"/>
          <w:noProof w:val="0"/>
        </w:rPr>
      </w:pPr>
      <w:bookmarkStart w:id="898" w:name="_Toc33032268"/>
      <w:bookmarkStart w:id="899" w:name="_Toc345074658"/>
      <w:ins w:id="900" w:author="John Moehrke" w:date="2020-02-18T22:18:00Z">
        <w:r w:rsidRPr="00B51436">
          <w:rPr>
            <w:noProof w:val="0"/>
          </w:rPr>
          <w:t>X.4 MHDS Overview</w:t>
        </w:r>
      </w:ins>
      <w:bookmarkEnd w:id="898"/>
    </w:p>
    <w:p w14:paraId="5D31D7B0" w14:textId="0F3A9DDE" w:rsidR="000D2193" w:rsidRDefault="000D2193" w:rsidP="000D2193">
      <w:pPr>
        <w:pStyle w:val="BodyText"/>
        <w:rPr>
          <w:ins w:id="901" w:author="John Moehrke" w:date="2020-02-18T22:24:00Z"/>
        </w:rPr>
      </w:pPr>
      <w:ins w:id="902" w:author="John Moehrke" w:date="2020-02-18T22:22:00Z">
        <w:r>
          <w:t xml:space="preserve">The MHDS Profile </w:t>
        </w:r>
      </w:ins>
      <w:ins w:id="903" w:author="John Moehrke" w:date="2020-02-18T22:23:00Z">
        <w:r>
          <w:t>provides a Document Registry that persists, manages, and provides access using the MHD access methods.</w:t>
        </w:r>
      </w:ins>
      <w:ins w:id="904" w:author="John Moehrke" w:date="2020-02-18T22:24:00Z">
        <w:r>
          <w:t xml:space="preserve"> This is in support of IHE Document Sharing as described in section X.7</w:t>
        </w:r>
      </w:ins>
    </w:p>
    <w:p w14:paraId="56C700AC" w14:textId="67E5379C" w:rsidR="000D2193" w:rsidRDefault="000D2193" w:rsidP="00311EB2">
      <w:pPr>
        <w:pStyle w:val="Heading3"/>
        <w:numPr>
          <w:ilvl w:val="0"/>
          <w:numId w:val="0"/>
        </w:numPr>
        <w:ind w:left="720" w:hanging="720"/>
        <w:rPr>
          <w:ins w:id="905" w:author="John Moehrke" w:date="2020-02-18T22:27:00Z"/>
        </w:rPr>
        <w:pPrChange w:id="906" w:author="John Moehrke" w:date="2020-02-20T14:01:00Z">
          <w:pPr>
            <w:pStyle w:val="BodyText"/>
          </w:pPr>
        </w:pPrChange>
      </w:pPr>
      <w:ins w:id="907" w:author="John Moehrke" w:date="2020-02-18T22:24:00Z">
        <w:r>
          <w:t>X.4.1 Concepts</w:t>
        </w:r>
      </w:ins>
    </w:p>
    <w:p w14:paraId="1459AE3C" w14:textId="62BED982" w:rsidR="000D2193" w:rsidRDefault="000D2193" w:rsidP="000D2193">
      <w:pPr>
        <w:pStyle w:val="BodyText"/>
        <w:rPr>
          <w:ins w:id="908" w:author="John Moehrke" w:date="2020-02-18T22:24:00Z"/>
        </w:rPr>
      </w:pPr>
      <w:ins w:id="909" w:author="John Moehrke" w:date="2020-02-18T22:27:00Z">
        <w:r>
          <w:t xml:space="preserve">The MHDS Profile supports Document Sharing utilizing only FHIR infrastructures. This is similar functionality to </w:t>
        </w:r>
      </w:ins>
      <w:ins w:id="910" w:author="John Moehrke" w:date="2020-02-18T22:29:00Z">
        <w:r>
          <w:t>XDS but</w:t>
        </w:r>
      </w:ins>
      <w:ins w:id="911" w:author="John Moehrke" w:date="2020-02-18T22:28:00Z">
        <w:r>
          <w:t xml:space="preserve"> using the FHIR standard and not SOAP. Note that the MHD profile can be used as an API to an XDS or XCA infrastructure, th</w:t>
        </w:r>
      </w:ins>
      <w:ins w:id="912" w:author="John Moehrke" w:date="2020-02-18T22:29:00Z">
        <w:r>
          <w:t xml:space="preserve">us there is no use of XDS or XCA in the MHDS profile. The advantage of the FHIR infrastructure is that it is based on more accessible technology, especially for mobile devices; </w:t>
        </w:r>
      </w:ins>
      <w:ins w:id="913" w:author="John Moehrke" w:date="2020-02-18T22:30:00Z">
        <w:r>
          <w:t xml:space="preserve">but the solution is not limited to mobile devices. </w:t>
        </w:r>
      </w:ins>
    </w:p>
    <w:p w14:paraId="2BDCD8AC" w14:textId="77777777" w:rsidR="00707892" w:rsidRDefault="000D2193" w:rsidP="00311EB2">
      <w:pPr>
        <w:pStyle w:val="Heading3"/>
        <w:numPr>
          <w:ilvl w:val="0"/>
          <w:numId w:val="0"/>
        </w:numPr>
        <w:ind w:left="720" w:hanging="720"/>
        <w:rPr>
          <w:ins w:id="914" w:author="John Moehrke" w:date="2020-02-20T14:02:00Z"/>
        </w:rPr>
      </w:pPr>
      <w:ins w:id="915" w:author="John Moehrke" w:date="2020-02-18T22:24:00Z">
        <w:r>
          <w:t xml:space="preserve">X.4.2 </w:t>
        </w:r>
      </w:ins>
      <w:ins w:id="916" w:author="John Moehrke" w:date="2020-02-20T14:02:00Z">
        <w:r w:rsidR="00311EB2">
          <w:t>Use Cases</w:t>
        </w:r>
      </w:ins>
    </w:p>
    <w:p w14:paraId="6F6ACDAF" w14:textId="7F84DA97" w:rsidR="000D2193" w:rsidRDefault="00707892" w:rsidP="00707892">
      <w:pPr>
        <w:pStyle w:val="Heading4"/>
        <w:rPr>
          <w:ins w:id="917" w:author="John Moehrke" w:date="2020-02-18T22:31:00Z"/>
        </w:rPr>
        <w:pPrChange w:id="918" w:author="John Moehrke" w:date="2020-02-20T14:02:00Z">
          <w:pPr>
            <w:pStyle w:val="BodyText"/>
          </w:pPr>
        </w:pPrChange>
      </w:pPr>
      <w:ins w:id="919" w:author="John Moehrke" w:date="2020-02-20T14:02:00Z">
        <w:r>
          <w:t xml:space="preserve">X.4.2.1 </w:t>
        </w:r>
      </w:ins>
      <w:ins w:id="920" w:author="John Moehrke" w:date="2020-02-18T22:24:00Z">
        <w:r w:rsidR="000D2193">
          <w:t>Use Case #1:</w:t>
        </w:r>
      </w:ins>
      <w:ins w:id="921" w:author="John Moehrke" w:date="2020-02-18T22:25:00Z">
        <w:r w:rsidR="000D2193">
          <w:t xml:space="preserve"> Publication of a new document with persistence</w:t>
        </w:r>
      </w:ins>
    </w:p>
    <w:p w14:paraId="2BA630E9" w14:textId="48AC8F5F" w:rsidR="000D2193" w:rsidRDefault="000D2193" w:rsidP="000D2193">
      <w:pPr>
        <w:pStyle w:val="BodyText"/>
        <w:rPr>
          <w:ins w:id="922" w:author="John Moehrke" w:date="2020-02-18T22:25:00Z"/>
        </w:rPr>
      </w:pPr>
      <w:ins w:id="923" w:author="John Moehrke" w:date="2020-02-18T22:31:00Z">
        <w:r>
          <w:t>This use-ca</w:t>
        </w:r>
        <w:r w:rsidR="007974B8">
          <w:t xml:space="preserve">se utilizes MHD Document Source </w:t>
        </w:r>
      </w:ins>
      <w:ins w:id="924" w:author="John Moehrke" w:date="2020-02-18T22:32:00Z">
        <w:r w:rsidR="007974B8">
          <w:t xml:space="preserve">using the Provide Document Bundle [ITI-65] transaction to the Document Recipient that is grouped with the MHDS Document Registry. The Document Registry validates the publication request and persists the information </w:t>
        </w:r>
      </w:ins>
      <w:ins w:id="925" w:author="John Moehrke" w:date="2020-02-18T22:33:00Z">
        <w:r w:rsidR="007974B8">
          <w:t>if approved.</w:t>
        </w:r>
      </w:ins>
      <w:ins w:id="926" w:author="John Moehrke" w:date="2020-02-19T18:55:00Z">
        <w:r w:rsidR="008F71E2">
          <w:t xml:space="preserve"> The MHD Comprehensive Metadata Option is require</w:t>
        </w:r>
      </w:ins>
      <w:ins w:id="927" w:author="John Moehrke" w:date="2020-02-19T18:56:00Z">
        <w:r w:rsidR="008F71E2">
          <w:t xml:space="preserve">d of the MHD Document Source as the </w:t>
        </w:r>
        <w:r w:rsidR="008F71E2">
          <w:lastRenderedPageBreak/>
          <w:t>MHD Document Recipient</w:t>
        </w:r>
      </w:ins>
      <w:ins w:id="928" w:author="John Moehrke" w:date="2020-02-19T18:57:00Z">
        <w:r w:rsidR="008F71E2">
          <w:t xml:space="preserve"> within the </w:t>
        </w:r>
      </w:ins>
      <w:ins w:id="929" w:author="John Moehrke" w:date="2020-02-19T18:56:00Z">
        <w:r w:rsidR="008F71E2">
          <w:t>MHDS Document Registry will implement the Comprehensive Metadata Option</w:t>
        </w:r>
      </w:ins>
      <w:ins w:id="930" w:author="John Moehrke" w:date="2020-02-19T18:57:00Z">
        <w:r w:rsidR="008F71E2">
          <w:t>.</w:t>
        </w:r>
      </w:ins>
    </w:p>
    <w:p w14:paraId="2DC13A07" w14:textId="1BFD6B07" w:rsidR="000D2193" w:rsidRDefault="000D2193" w:rsidP="00707892">
      <w:pPr>
        <w:pStyle w:val="Heading4"/>
        <w:rPr>
          <w:ins w:id="931" w:author="John Moehrke" w:date="2020-02-18T22:33:00Z"/>
        </w:rPr>
        <w:pPrChange w:id="932" w:author="John Moehrke" w:date="2020-02-20T14:02:00Z">
          <w:pPr>
            <w:pStyle w:val="BodyText"/>
          </w:pPr>
        </w:pPrChange>
      </w:pPr>
      <w:ins w:id="933" w:author="John Moehrke" w:date="2020-02-18T22:25:00Z">
        <w:r>
          <w:t>X.4.</w:t>
        </w:r>
      </w:ins>
      <w:ins w:id="934" w:author="John Moehrke" w:date="2020-02-20T14:02:00Z">
        <w:r w:rsidR="00707892">
          <w:t>2.2</w:t>
        </w:r>
      </w:ins>
      <w:ins w:id="935" w:author="John Moehrke" w:date="2020-02-18T22:25:00Z">
        <w:r>
          <w:t xml:space="preserve"> Use Case #2: Update of patient identity after a</w:t>
        </w:r>
      </w:ins>
      <w:ins w:id="936" w:author="John Moehrke" w:date="2020-02-18T22:27:00Z">
        <w:r>
          <w:t>n</w:t>
        </w:r>
      </w:ins>
      <w:ins w:id="937" w:author="John Moehrke" w:date="2020-02-18T22:25:00Z">
        <w:r>
          <w:t xml:space="preserve"> authorized Merge</w:t>
        </w:r>
      </w:ins>
    </w:p>
    <w:p w14:paraId="687E63CA" w14:textId="4C23489B" w:rsidR="007974B8" w:rsidRDefault="007974B8" w:rsidP="000D2193">
      <w:pPr>
        <w:pStyle w:val="BodyText"/>
        <w:rPr>
          <w:ins w:id="938" w:author="John Moehrke" w:date="2020-02-18T22:25:00Z"/>
        </w:rPr>
      </w:pPr>
      <w:ins w:id="939" w:author="John Moehrke" w:date="2020-02-18T22:33:00Z">
        <w:r>
          <w:t xml:space="preserve">This use-case utilizes the </w:t>
        </w:r>
      </w:ins>
      <w:ins w:id="940" w:author="John Moehrke" w:date="2020-02-20T14:03:00Z">
        <w:r w:rsidR="00707892">
          <w:t xml:space="preserve">grouped </w:t>
        </w:r>
      </w:ins>
      <w:ins w:id="941" w:author="John Moehrke" w:date="2020-02-18T22:33:00Z">
        <w:r>
          <w:t xml:space="preserve">PMIR Patient Identity Consumer </w:t>
        </w:r>
      </w:ins>
      <w:ins w:id="942" w:author="John Moehrke" w:date="2020-02-20T14:03:00Z">
        <w:r w:rsidR="00707892">
          <w:t xml:space="preserve">to enable the Document Registry </w:t>
        </w:r>
      </w:ins>
      <w:ins w:id="943" w:author="John Moehrke" w:date="2020-02-18T22:33:00Z">
        <w:r>
          <w:t xml:space="preserve">to receive updates of Patient Identity, so that when a Merge is authorized, the Document Registry will update any of the references to the </w:t>
        </w:r>
      </w:ins>
      <w:ins w:id="944" w:author="John Moehrke" w:date="2020-02-18T22:34:00Z">
        <w:r>
          <w:t xml:space="preserve">former Patient Identity with the Patient Identity that survives. </w:t>
        </w:r>
      </w:ins>
    </w:p>
    <w:p w14:paraId="11783F96" w14:textId="62F1388D" w:rsidR="000D2193" w:rsidRDefault="000D2193" w:rsidP="00707892">
      <w:pPr>
        <w:pStyle w:val="Heading4"/>
        <w:rPr>
          <w:ins w:id="945" w:author="John Moehrke" w:date="2020-02-18T22:34:00Z"/>
        </w:rPr>
        <w:pPrChange w:id="946" w:author="John Moehrke" w:date="2020-02-20T14:02:00Z">
          <w:pPr>
            <w:pStyle w:val="BodyText"/>
          </w:pPr>
        </w:pPrChange>
      </w:pPr>
      <w:ins w:id="947" w:author="John Moehrke" w:date="2020-02-18T22:25:00Z">
        <w:r>
          <w:t>X.4.</w:t>
        </w:r>
      </w:ins>
      <w:ins w:id="948" w:author="John Moehrke" w:date="2020-02-20T14:02:00Z">
        <w:r w:rsidR="00707892">
          <w:t>2.</w:t>
        </w:r>
      </w:ins>
      <w:ins w:id="949" w:author="John Moehrke" w:date="2020-02-18T22:25:00Z">
        <w:r>
          <w:t xml:space="preserve">3 Use Case </w:t>
        </w:r>
      </w:ins>
      <w:ins w:id="950" w:author="John Moehrke" w:date="2020-02-18T22:26:00Z">
        <w:r>
          <w:t>#</w:t>
        </w:r>
      </w:ins>
      <w:ins w:id="951" w:author="John Moehrke" w:date="2020-02-18T22:25:00Z">
        <w:r>
          <w:t>3: Discovery and Retrieval</w:t>
        </w:r>
      </w:ins>
      <w:ins w:id="952" w:author="John Moehrke" w:date="2020-02-18T22:26:00Z">
        <w:r>
          <w:t xml:space="preserve"> of existing documents</w:t>
        </w:r>
      </w:ins>
    </w:p>
    <w:p w14:paraId="0E816095" w14:textId="21AF48E7" w:rsidR="007974B8" w:rsidRDefault="007974B8" w:rsidP="000D2193">
      <w:pPr>
        <w:pStyle w:val="BodyText"/>
        <w:rPr>
          <w:ins w:id="953" w:author="John Moehrke" w:date="2020-02-18T22:26:00Z"/>
        </w:rPr>
      </w:pPr>
      <w:ins w:id="954" w:author="John Moehrke" w:date="2020-02-18T22:34:00Z">
        <w:r>
          <w:t>The MHD Document Consumer actor is supported by the Document Registry group</w:t>
        </w:r>
      </w:ins>
      <w:ins w:id="955" w:author="John Moehrke" w:date="2020-02-20T14:03:00Z">
        <w:r w:rsidR="00707892">
          <w:t>ed</w:t>
        </w:r>
      </w:ins>
      <w:ins w:id="956" w:author="John Moehrke" w:date="2020-02-18T22:34:00Z">
        <w:r>
          <w:t xml:space="preserve"> with </w:t>
        </w:r>
      </w:ins>
      <w:ins w:id="957" w:author="John Moehrke" w:date="2020-02-18T22:35:00Z">
        <w:r>
          <w:t>the MHD Document Responder actor to allow for the Document Consumer to discover and retrieve document metadata and content.</w:t>
        </w:r>
      </w:ins>
    </w:p>
    <w:p w14:paraId="493B9DAF" w14:textId="1A784C6D" w:rsidR="000D2193" w:rsidRDefault="000D2193" w:rsidP="00707892">
      <w:pPr>
        <w:pStyle w:val="Heading4"/>
        <w:rPr>
          <w:ins w:id="958" w:author="John Moehrke" w:date="2020-02-18T22:35:00Z"/>
        </w:rPr>
        <w:pPrChange w:id="959" w:author="John Moehrke" w:date="2020-02-20T14:02:00Z">
          <w:pPr>
            <w:pStyle w:val="BodyText"/>
          </w:pPr>
        </w:pPrChange>
      </w:pPr>
      <w:ins w:id="960" w:author="John Moehrke" w:date="2020-02-18T22:26:00Z">
        <w:r>
          <w:t>X.4.</w:t>
        </w:r>
      </w:ins>
      <w:ins w:id="961" w:author="John Moehrke" w:date="2020-02-20T14:03:00Z">
        <w:r w:rsidR="00707892">
          <w:t>2.</w:t>
        </w:r>
      </w:ins>
      <w:ins w:id="962" w:author="John Moehrke" w:date="2020-02-18T22:26:00Z">
        <w:r>
          <w:t>4 Use Case #4: Consent Management for disclosure under Use Case #3</w:t>
        </w:r>
      </w:ins>
    </w:p>
    <w:p w14:paraId="352969CC" w14:textId="704C5992" w:rsidR="007974B8" w:rsidRPr="000D2193" w:rsidRDefault="007974B8">
      <w:pPr>
        <w:pStyle w:val="BodyText"/>
        <w:rPr>
          <w:ins w:id="963" w:author="John Moehrke" w:date="2020-02-18T22:18:00Z"/>
        </w:rPr>
        <w:pPrChange w:id="964" w:author="John Moehrke" w:date="2020-02-18T22:22:00Z">
          <w:pPr>
            <w:pStyle w:val="Heading2"/>
            <w:numPr>
              <w:ilvl w:val="0"/>
              <w:numId w:val="0"/>
            </w:numPr>
            <w:tabs>
              <w:tab w:val="clear" w:pos="576"/>
            </w:tabs>
            <w:ind w:left="0" w:firstLine="0"/>
          </w:pPr>
        </w:pPrChange>
      </w:pPr>
      <w:ins w:id="965" w:author="John Moehrke" w:date="2020-02-18T22:35:00Z">
        <w:r>
          <w:t xml:space="preserve">With the use of the Consent Management Option the Document Registry supports simple Allow and Deny </w:t>
        </w:r>
      </w:ins>
      <w:ins w:id="966" w:author="John Moehrke" w:date="2020-02-18T22:36:00Z">
        <w:r>
          <w:t>patient privacy consents for disclosure. These controls are available to prevent unauthorized disclosure. These Consent Management function does not prevent publication from Use Ca</w:t>
        </w:r>
      </w:ins>
      <w:ins w:id="967" w:author="John Moehrke" w:date="2020-02-18T22:37:00Z">
        <w:r>
          <w:t xml:space="preserve">se #1 to enable documentation longitudinal consistency and for accesses not mediated by Patient </w:t>
        </w:r>
      </w:ins>
      <w:ins w:id="968" w:author="John Moehrke" w:date="2020-02-18T22:38:00Z">
        <w:r>
          <w:t>Privacy</w:t>
        </w:r>
      </w:ins>
      <w:ins w:id="969" w:author="John Moehrke" w:date="2020-02-18T22:37:00Z">
        <w:r>
          <w:t xml:space="preserve"> Co</w:t>
        </w:r>
      </w:ins>
      <w:ins w:id="970" w:author="John Moehrke" w:date="2020-02-18T22:38:00Z">
        <w:r>
          <w:t>nsent.</w:t>
        </w:r>
      </w:ins>
    </w:p>
    <w:p w14:paraId="286C7C06" w14:textId="05264CFA" w:rsidR="00303E20" w:rsidRPr="00B51436" w:rsidRDefault="00303E20" w:rsidP="00303E20">
      <w:pPr>
        <w:pStyle w:val="Heading2"/>
        <w:numPr>
          <w:ilvl w:val="0"/>
          <w:numId w:val="0"/>
        </w:numPr>
        <w:rPr>
          <w:noProof w:val="0"/>
        </w:rPr>
      </w:pPr>
      <w:bookmarkStart w:id="971" w:name="_Toc314042040"/>
      <w:bookmarkStart w:id="972" w:name="_Toc312076538"/>
      <w:bookmarkStart w:id="973" w:name="_Toc312076599"/>
      <w:bookmarkStart w:id="974" w:name="_Toc312076660"/>
      <w:bookmarkStart w:id="975" w:name="_Toc312076721"/>
      <w:bookmarkStart w:id="976" w:name="_Toc312076782"/>
      <w:bookmarkStart w:id="977" w:name="_Toc312076539"/>
      <w:bookmarkStart w:id="978" w:name="_Toc312076600"/>
      <w:bookmarkStart w:id="979" w:name="_Toc312076661"/>
      <w:bookmarkStart w:id="980" w:name="_Toc312076722"/>
      <w:bookmarkStart w:id="981" w:name="_Toc312076783"/>
      <w:bookmarkStart w:id="982" w:name="_Toc312076540"/>
      <w:bookmarkStart w:id="983" w:name="_Toc312076601"/>
      <w:bookmarkStart w:id="984" w:name="_Toc312076662"/>
      <w:bookmarkStart w:id="985" w:name="_Toc312076723"/>
      <w:bookmarkStart w:id="986" w:name="_Toc312076784"/>
      <w:bookmarkStart w:id="987" w:name="_Toc312076541"/>
      <w:bookmarkStart w:id="988" w:name="_Toc312076602"/>
      <w:bookmarkStart w:id="989" w:name="_Toc312076663"/>
      <w:bookmarkStart w:id="990" w:name="_Toc312076724"/>
      <w:bookmarkStart w:id="991" w:name="_Toc312076785"/>
      <w:bookmarkStart w:id="992" w:name="_Toc312076542"/>
      <w:bookmarkStart w:id="993" w:name="_Toc312076603"/>
      <w:bookmarkStart w:id="994" w:name="_Toc312076664"/>
      <w:bookmarkStart w:id="995" w:name="_Toc312076725"/>
      <w:bookmarkStart w:id="996" w:name="_Toc312076786"/>
      <w:bookmarkStart w:id="997" w:name="_Toc312076543"/>
      <w:bookmarkStart w:id="998" w:name="_Toc312076604"/>
      <w:bookmarkStart w:id="999" w:name="_Toc312076665"/>
      <w:bookmarkStart w:id="1000" w:name="_Toc312076726"/>
      <w:bookmarkStart w:id="1001" w:name="_Toc312076787"/>
      <w:bookmarkStart w:id="1002" w:name="_Toc312076544"/>
      <w:bookmarkStart w:id="1003" w:name="_Toc312076605"/>
      <w:bookmarkStart w:id="1004" w:name="_Toc312076666"/>
      <w:bookmarkStart w:id="1005" w:name="_Toc312076727"/>
      <w:bookmarkStart w:id="1006" w:name="_Toc312076788"/>
      <w:bookmarkStart w:id="1007" w:name="_Toc312076545"/>
      <w:bookmarkStart w:id="1008" w:name="_Toc312076606"/>
      <w:bookmarkStart w:id="1009" w:name="_Toc312076667"/>
      <w:bookmarkStart w:id="1010" w:name="_Toc312076728"/>
      <w:bookmarkStart w:id="1011" w:name="_Toc312076789"/>
      <w:bookmarkStart w:id="1012" w:name="_Toc312076546"/>
      <w:bookmarkStart w:id="1013" w:name="_Toc312076607"/>
      <w:bookmarkStart w:id="1014" w:name="_Toc312076668"/>
      <w:bookmarkStart w:id="1015" w:name="_Toc312076729"/>
      <w:bookmarkStart w:id="1016" w:name="_Toc312076790"/>
      <w:bookmarkStart w:id="1017" w:name="_Toc314042046"/>
      <w:bookmarkStart w:id="1018" w:name="_Toc314042060"/>
      <w:bookmarkStart w:id="1019" w:name="_Toc312076562"/>
      <w:bookmarkStart w:id="1020" w:name="_Toc312076623"/>
      <w:bookmarkStart w:id="1021" w:name="_Toc312076684"/>
      <w:bookmarkStart w:id="1022" w:name="_Toc312076745"/>
      <w:bookmarkStart w:id="1023" w:name="_Toc312076806"/>
      <w:bookmarkStart w:id="1024" w:name="_Toc312076563"/>
      <w:bookmarkStart w:id="1025" w:name="_Toc312076624"/>
      <w:bookmarkStart w:id="1026" w:name="_Toc312076685"/>
      <w:bookmarkStart w:id="1027" w:name="_Toc312076746"/>
      <w:bookmarkStart w:id="1028" w:name="_Toc312076807"/>
      <w:bookmarkStart w:id="1029" w:name="_Toc312076567"/>
      <w:bookmarkStart w:id="1030" w:name="_Toc312076628"/>
      <w:bookmarkStart w:id="1031" w:name="_Toc312076689"/>
      <w:bookmarkStart w:id="1032" w:name="_Toc312076750"/>
      <w:bookmarkStart w:id="1033" w:name="_Toc312076811"/>
      <w:bookmarkStart w:id="1034" w:name="_Toc312076570"/>
      <w:bookmarkStart w:id="1035" w:name="_Toc312076631"/>
      <w:bookmarkStart w:id="1036" w:name="_Toc312076692"/>
      <w:bookmarkStart w:id="1037" w:name="_Toc312076753"/>
      <w:bookmarkStart w:id="1038" w:name="_Toc312076814"/>
      <w:bookmarkStart w:id="1039" w:name="_Toc312076571"/>
      <w:bookmarkStart w:id="1040" w:name="_Toc312076632"/>
      <w:bookmarkStart w:id="1041" w:name="_Toc312076693"/>
      <w:bookmarkStart w:id="1042" w:name="_Toc312076754"/>
      <w:bookmarkStart w:id="1043" w:name="_Toc312076815"/>
      <w:bookmarkStart w:id="1044" w:name="_Toc312076573"/>
      <w:bookmarkStart w:id="1045" w:name="_Toc312076634"/>
      <w:bookmarkStart w:id="1046" w:name="_Toc312076695"/>
      <w:bookmarkStart w:id="1047" w:name="_Toc312076756"/>
      <w:bookmarkStart w:id="1048" w:name="_Toc312076817"/>
      <w:bookmarkStart w:id="1049" w:name="_Toc312076576"/>
      <w:bookmarkStart w:id="1050" w:name="_Toc312076637"/>
      <w:bookmarkStart w:id="1051" w:name="_Toc312076698"/>
      <w:bookmarkStart w:id="1052" w:name="_Toc312076759"/>
      <w:bookmarkStart w:id="1053" w:name="_Toc312076820"/>
      <w:bookmarkStart w:id="1054" w:name="_Toc345074664"/>
      <w:bookmarkStart w:id="1055" w:name="_Toc33032269"/>
      <w:bookmarkEnd w:id="566"/>
      <w:bookmarkEnd w:id="567"/>
      <w:bookmarkEnd w:id="899"/>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1054"/>
      <w:bookmarkEnd w:id="1055"/>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w:t>
      </w:r>
      <w:r w:rsidRPr="00B51436">
        <w:lastRenderedPageBreak/>
        <w:t>examples are USA HIPAA Security and Privacy Rules, with further refinement by the states. There are horizontal policies that are common among a specific industry, such as those from medical professional societies. Then within the enterprise will be specific information 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1056" w:name="_Toc312786272"/>
      <w:bookmarkStart w:id="1057" w:name="_Toc313450990"/>
      <w:bookmarkStart w:id="1058" w:name="_Toc314042074"/>
      <w:bookmarkStart w:id="1059" w:name="_Toc204505713"/>
      <w:bookmarkStart w:id="1060" w:name="_Ref308178186"/>
      <w:bookmarkStart w:id="1061" w:name="_Toc314820396"/>
      <w:bookmarkStart w:id="1062" w:name="_Toc33032270"/>
      <w:bookmarkEnd w:id="1056"/>
      <w:bookmarkEnd w:id="1057"/>
      <w:bookmarkEnd w:id="1058"/>
      <w:r w:rsidRPr="00B51436">
        <w:rPr>
          <w:noProof w:val="0"/>
        </w:rPr>
        <w:t>X.5.1 Policies and Risk Management</w:t>
      </w:r>
      <w:bookmarkEnd w:id="1059"/>
      <w:bookmarkEnd w:id="1060"/>
      <w:bookmarkEnd w:id="1061"/>
      <w:bookmarkEnd w:id="1062"/>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lastRenderedPageBreak/>
        <w:t>Policies on secondary use of the information in the community</w:t>
      </w:r>
    </w:p>
    <w:p w14:paraId="03A3B93C" w14:textId="77777777" w:rsidR="00D6438D" w:rsidRPr="00B51436" w:rsidRDefault="00D6438D" w:rsidP="00A15C2E">
      <w:pPr>
        <w:pStyle w:val="ListBullet2"/>
      </w:pPr>
      <w:r w:rsidRPr="00B51436">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1063" w:name="_Toc204505714"/>
      <w:bookmarkStart w:id="1064" w:name="_Ref308697152"/>
      <w:bookmarkStart w:id="1065" w:name="_Toc314820397"/>
      <w:bookmarkStart w:id="1066" w:name="_Toc33032271"/>
      <w:r w:rsidRPr="00B51436">
        <w:rPr>
          <w:noProof w:val="0"/>
        </w:rPr>
        <w:t>X.5.2 Technical Security and Privacy controls</w:t>
      </w:r>
      <w:bookmarkEnd w:id="1063"/>
      <w:bookmarkEnd w:id="1064"/>
      <w:bookmarkEnd w:id="1065"/>
      <w:bookmarkEnd w:id="1066"/>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w:t>
      </w:r>
      <w:r w:rsidRPr="00B51436">
        <w:lastRenderedPageBreak/>
        <w:t xml:space="preserve">as a basis for data protection laws in the United States, Europe, Canada, Japan, Australia, and elsewhere. Together, these principles and laws provide a useful framework for developing general data protection requirements for health information systems. For more information see </w:t>
      </w:r>
      <w:hyperlink r:id="rId31"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1067" w:name="_Toc204505715"/>
      <w:bookmarkStart w:id="1068" w:name="_Toc314820398"/>
      <w:bookmarkStart w:id="1069" w:name="_Toc33032272"/>
      <w:r w:rsidRPr="00B51436">
        <w:rPr>
          <w:noProof w:val="0"/>
        </w:rPr>
        <w:t xml:space="preserve">X.5.3 Applying Security and Privacy to </w:t>
      </w:r>
      <w:bookmarkEnd w:id="1067"/>
      <w:r w:rsidRPr="00B51436">
        <w:rPr>
          <w:noProof w:val="0"/>
        </w:rPr>
        <w:t>Document Sharing</w:t>
      </w:r>
      <w:bookmarkEnd w:id="1068"/>
      <w:bookmarkEnd w:id="1069"/>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1070" w:name="_Toc314820399"/>
      <w:bookmarkStart w:id="1071" w:name="_Toc33032273"/>
      <w:bookmarkStart w:id="1072" w:name="_Toc204505716"/>
      <w:r w:rsidRPr="00B51436">
        <w:rPr>
          <w:noProof w:val="0"/>
        </w:rPr>
        <w:t>X.5.3.1 Basic Security</w:t>
      </w:r>
      <w:bookmarkEnd w:id="1070"/>
      <w:bookmarkEnd w:id="1071"/>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1073" w:name="_Ref314296423"/>
      <w:bookmarkStart w:id="1074" w:name="_Toc314820400"/>
      <w:bookmarkStart w:id="1075" w:name="_Toc33032274"/>
      <w:r w:rsidRPr="00B51436">
        <w:rPr>
          <w:noProof w:val="0"/>
        </w:rPr>
        <w:t>X.5.3.2 Protecting different types of documents</w:t>
      </w:r>
      <w:bookmarkEnd w:id="1073"/>
      <w:bookmarkEnd w:id="1074"/>
      <w:bookmarkEnd w:id="1075"/>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fldSimple w:instr=" SEQ Table \* ARABIC \s 2 ">
        <w:r w:rsidRPr="008C6864">
          <w:t>1</w:t>
        </w:r>
      </w:fldSimple>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xml:space="preserve">, what the user intends to use the data for. </w:t>
      </w:r>
      <w:r w:rsidRPr="00B51436">
        <w:lastRenderedPageBreak/>
        <w:t>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1076" w:name="_Toc314820401"/>
      <w:bookmarkStart w:id="1077" w:name="_Toc33032275"/>
      <w:r w:rsidRPr="00B51436">
        <w:rPr>
          <w:noProof w:val="0"/>
        </w:rPr>
        <w:t xml:space="preserve">X.5.3.3 Patient Privacy Consent to participate in </w:t>
      </w:r>
      <w:bookmarkEnd w:id="1072"/>
      <w:r w:rsidRPr="00B51436">
        <w:rPr>
          <w:noProof w:val="0"/>
        </w:rPr>
        <w:t>Document Sharing</w:t>
      </w:r>
      <w:bookmarkEnd w:id="1076"/>
      <w:bookmarkEnd w:id="1077"/>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lastRenderedPageBreak/>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1078" w:name="_Toc312786304"/>
      <w:bookmarkStart w:id="1079" w:name="_Toc313451022"/>
      <w:bookmarkStart w:id="1080" w:name="_Toc314042106"/>
      <w:bookmarkStart w:id="1081" w:name="_Toc204505718"/>
      <w:bookmarkStart w:id="1082" w:name="_Toc314820402"/>
      <w:bookmarkStart w:id="1083" w:name="_Toc33032276"/>
      <w:bookmarkEnd w:id="1078"/>
      <w:bookmarkEnd w:id="1079"/>
      <w:bookmarkEnd w:id="1080"/>
      <w:r w:rsidRPr="00B51436">
        <w:rPr>
          <w:noProof w:val="0"/>
        </w:rPr>
        <w:t>X.5.3.4 Security and Privacy in a Patient Safety Environment</w:t>
      </w:r>
      <w:bookmarkEnd w:id="1081"/>
      <w:bookmarkEnd w:id="1082"/>
      <w:bookmarkEnd w:id="1083"/>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1084" w:name="_Toc312786385"/>
      <w:bookmarkStart w:id="1085" w:name="_Toc313451103"/>
      <w:bookmarkStart w:id="1086" w:name="_Toc314042187"/>
      <w:bookmarkStart w:id="1087" w:name="_Toc312786402"/>
      <w:bookmarkStart w:id="1088" w:name="_Toc313451120"/>
      <w:bookmarkStart w:id="1089" w:name="_Toc314042204"/>
      <w:bookmarkStart w:id="1090" w:name="_Toc204505722"/>
      <w:bookmarkStart w:id="1091" w:name="_Ref307929483"/>
      <w:bookmarkStart w:id="1092" w:name="_Ref308179722"/>
      <w:bookmarkStart w:id="1093" w:name="_Ref308179728"/>
      <w:bookmarkStart w:id="1094" w:name="_Toc314820403"/>
      <w:bookmarkStart w:id="1095" w:name="_Toc33032277"/>
      <w:bookmarkEnd w:id="1084"/>
      <w:bookmarkEnd w:id="1085"/>
      <w:bookmarkEnd w:id="1086"/>
      <w:bookmarkEnd w:id="1087"/>
      <w:bookmarkEnd w:id="1088"/>
      <w:bookmarkEnd w:id="1089"/>
      <w:r w:rsidRPr="00B51436">
        <w:rPr>
          <w:noProof w:val="0"/>
        </w:rPr>
        <w:t>X.5.4 IHE Security and Privacy Controls</w:t>
      </w:r>
      <w:bookmarkEnd w:id="1090"/>
      <w:bookmarkEnd w:id="1091"/>
      <w:bookmarkEnd w:id="1092"/>
      <w:bookmarkEnd w:id="1093"/>
      <w:bookmarkEnd w:id="1094"/>
      <w:bookmarkEnd w:id="1095"/>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1096" w:name="_Toc200899001"/>
            <w:bookmarkEnd w:id="1096"/>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54820096" w:rsidR="00167DB7" w:rsidRDefault="00167DB7" w:rsidP="00167DB7">
      <w:pPr>
        <w:pStyle w:val="Heading2"/>
        <w:numPr>
          <w:ilvl w:val="0"/>
          <w:numId w:val="0"/>
        </w:numPr>
        <w:rPr>
          <w:ins w:id="1097" w:author="John Moehrke" w:date="2020-02-20T14:05:00Z"/>
          <w:noProof w:val="0"/>
        </w:rPr>
      </w:pPr>
      <w:bookmarkStart w:id="1098" w:name="_Toc345074665"/>
      <w:bookmarkStart w:id="1099" w:name="_Toc33032278"/>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1098"/>
      <w:bookmarkEnd w:id="1099"/>
    </w:p>
    <w:p w14:paraId="1A5D66B1" w14:textId="0DDCF6D0" w:rsidR="00707892" w:rsidRDefault="00707892" w:rsidP="00707892">
      <w:pPr>
        <w:pStyle w:val="BodyText"/>
        <w:rPr>
          <w:ins w:id="1100" w:author="John Moehrke" w:date="2020-02-20T14:05:00Z"/>
        </w:rPr>
      </w:pPr>
      <w:ins w:id="1101" w:author="John Moehrke" w:date="2020-02-20T14:05:00Z">
        <w:r>
          <w:t>This section includes interactions between systems, with details at the Actor and Transaction level:</w:t>
        </w:r>
      </w:ins>
    </w:p>
    <w:p w14:paraId="70F54F3E" w14:textId="0474C2CC" w:rsidR="00707892" w:rsidRDefault="00707892" w:rsidP="00707892">
      <w:pPr>
        <w:pStyle w:val="BodyText"/>
        <w:numPr>
          <w:ilvl w:val="0"/>
          <w:numId w:val="58"/>
        </w:numPr>
        <w:rPr>
          <w:ins w:id="1102" w:author="John Moehrke" w:date="2020-02-20T14:06:00Z"/>
        </w:rPr>
        <w:pPrChange w:id="1103" w:author="John Moehrke" w:date="2020-02-20T14:08:00Z">
          <w:pPr>
            <w:pStyle w:val="BodyText"/>
          </w:pPr>
        </w:pPrChange>
      </w:pPr>
      <w:ins w:id="1104" w:author="John Moehrke" w:date="2020-02-20T14:05:00Z">
        <w:r>
          <w:t xml:space="preserve"> Overall </w:t>
        </w:r>
      </w:ins>
      <w:ins w:id="1105" w:author="John Moehrke" w:date="2020-02-20T14:06:00Z">
        <w:r>
          <w:t>Perspective from publication of documents to consumption of documents</w:t>
        </w:r>
      </w:ins>
    </w:p>
    <w:p w14:paraId="58F5F657" w14:textId="14D3C326" w:rsidR="00707892" w:rsidRDefault="00707892" w:rsidP="00707892">
      <w:pPr>
        <w:pStyle w:val="BodyText"/>
        <w:numPr>
          <w:ilvl w:val="0"/>
          <w:numId w:val="58"/>
        </w:numPr>
        <w:rPr>
          <w:ins w:id="1106" w:author="John Moehrke" w:date="2020-02-20T14:06:00Z"/>
        </w:rPr>
        <w:pPrChange w:id="1107" w:author="John Moehrke" w:date="2020-02-20T14:08:00Z">
          <w:pPr>
            <w:pStyle w:val="BodyText"/>
            <w:numPr>
              <w:numId w:val="57"/>
            </w:numPr>
            <w:ind w:left="720" w:hanging="360"/>
          </w:pPr>
        </w:pPrChange>
      </w:pPr>
      <w:ins w:id="1108" w:author="John Moehrke" w:date="2020-02-20T14:06:00Z">
        <w:r>
          <w:t>Typical system that publishes documents</w:t>
        </w:r>
      </w:ins>
    </w:p>
    <w:p w14:paraId="1AF243ED" w14:textId="0FDC1849" w:rsidR="00707892" w:rsidRDefault="00707892" w:rsidP="00707892">
      <w:pPr>
        <w:pStyle w:val="BodyText"/>
        <w:numPr>
          <w:ilvl w:val="0"/>
          <w:numId w:val="58"/>
        </w:numPr>
        <w:rPr>
          <w:ins w:id="1109" w:author="John Moehrke" w:date="2020-02-20T14:07:00Z"/>
        </w:rPr>
        <w:pPrChange w:id="1110" w:author="John Moehrke" w:date="2020-02-20T14:08:00Z">
          <w:pPr>
            <w:pStyle w:val="BodyText"/>
            <w:numPr>
              <w:numId w:val="57"/>
            </w:numPr>
            <w:ind w:left="720" w:hanging="360"/>
          </w:pPr>
        </w:pPrChange>
      </w:pPr>
      <w:ins w:id="1111" w:author="John Moehrke" w:date="2020-02-20T14:07:00Z">
        <w:r>
          <w:t>Typical system that consumes documents</w:t>
        </w:r>
      </w:ins>
    </w:p>
    <w:p w14:paraId="099C5F12" w14:textId="64F66DF6" w:rsidR="00707892" w:rsidRDefault="00707892" w:rsidP="00707892">
      <w:pPr>
        <w:pStyle w:val="BodyText"/>
        <w:numPr>
          <w:ilvl w:val="0"/>
          <w:numId w:val="58"/>
        </w:numPr>
        <w:rPr>
          <w:ins w:id="1112" w:author="John Moehrke" w:date="2020-02-20T14:07:00Z"/>
        </w:rPr>
        <w:pPrChange w:id="1113" w:author="John Moehrke" w:date="2020-02-20T14:08:00Z">
          <w:pPr>
            <w:pStyle w:val="BodyText"/>
            <w:numPr>
              <w:numId w:val="57"/>
            </w:numPr>
            <w:ind w:left="720" w:hanging="360"/>
          </w:pPr>
        </w:pPrChange>
      </w:pPr>
      <w:ins w:id="1114" w:author="John Moehrke" w:date="2020-02-20T14:07:00Z">
        <w:r>
          <w:t>Typical system that consumes data elements extracted from documents</w:t>
        </w:r>
      </w:ins>
    </w:p>
    <w:p w14:paraId="5CE56F13" w14:textId="3A0461C4" w:rsidR="00707892" w:rsidRPr="00707892" w:rsidRDefault="00707892" w:rsidP="00707892">
      <w:pPr>
        <w:pStyle w:val="BodyText"/>
        <w:numPr>
          <w:ilvl w:val="0"/>
          <w:numId w:val="58"/>
        </w:numPr>
        <w:pPrChange w:id="1115" w:author="John Moehrke" w:date="2020-02-20T14:08:00Z">
          <w:pPr>
            <w:pStyle w:val="Heading2"/>
            <w:numPr>
              <w:ilvl w:val="0"/>
              <w:numId w:val="0"/>
            </w:numPr>
            <w:tabs>
              <w:tab w:val="clear" w:pos="576"/>
            </w:tabs>
            <w:ind w:left="0" w:firstLine="0"/>
          </w:pPr>
        </w:pPrChange>
      </w:pPr>
      <w:ins w:id="1116" w:author="John Moehrke" w:date="2020-02-20T14:07:00Z">
        <w:r>
          <w:t>Central Infrastructure supporting services</w:t>
        </w:r>
      </w:ins>
    </w:p>
    <w:p w14:paraId="4C61E6B5" w14:textId="6049A4FD" w:rsidR="00D164ED" w:rsidRPr="00B51436" w:rsidRDefault="000B152D" w:rsidP="00B51436">
      <w:pPr>
        <w:pStyle w:val="Heading3"/>
        <w:numPr>
          <w:ilvl w:val="0"/>
          <w:numId w:val="0"/>
        </w:numPr>
        <w:rPr>
          <w:noProof w:val="0"/>
        </w:rPr>
      </w:pPr>
      <w:bookmarkStart w:id="1117" w:name="_Toc33032279"/>
      <w:bookmarkEnd w:id="568"/>
      <w:bookmarkEnd w:id="569"/>
      <w:bookmarkEnd w:id="570"/>
      <w:bookmarkEnd w:id="571"/>
      <w:bookmarkEnd w:id="572"/>
      <w:r w:rsidRPr="00B51436">
        <w:rPr>
          <w:noProof w:val="0"/>
        </w:rPr>
        <w:t xml:space="preserve">X.6.1 </w:t>
      </w:r>
      <w:r w:rsidR="00D164ED" w:rsidRPr="00B51436">
        <w:rPr>
          <w:noProof w:val="0"/>
        </w:rPr>
        <w:t>Interaction Diagram for the MHDS environment.</w:t>
      </w:r>
      <w:bookmarkEnd w:id="1117"/>
    </w:p>
    <w:p w14:paraId="78252CCE" w14:textId="77777777" w:rsidR="00A46487" w:rsidRDefault="00D164ED" w:rsidP="00A15C2E">
      <w:pPr>
        <w:pStyle w:val="BodyText"/>
        <w:rPr>
          <w:ins w:id="1118" w:author="John Moehrke" w:date="2020-02-18T22:55:00Z"/>
        </w:rPr>
      </w:pPr>
      <w:r w:rsidRPr="00B51436">
        <w:t>The following diagram shows a simplified view</w:t>
      </w:r>
    </w:p>
    <w:p w14:paraId="1A3D553E" w14:textId="2BAB5B3A" w:rsidR="00A46487" w:rsidRDefault="00A46487" w:rsidP="00A15C2E">
      <w:pPr>
        <w:pStyle w:val="BodyText"/>
        <w:rPr>
          <w:ins w:id="1119" w:author="John Moehrke" w:date="2020-02-18T22:55:00Z"/>
        </w:rPr>
      </w:pPr>
      <w:ins w:id="1120" w:author="John Moehrke" w:date="2020-02-18T22:55:00Z">
        <w:r>
          <w:t>Where</w:t>
        </w:r>
      </w:ins>
      <w:ins w:id="1121" w:author="John Moehrke" w:date="2020-02-18T22:57:00Z">
        <w:r>
          <w:t xml:space="preserve"> the following simplified </w:t>
        </w:r>
      </w:ins>
      <w:ins w:id="1122" w:author="John Moehrke" w:date="2020-02-20T09:15:00Z">
        <w:r w:rsidR="0026589B">
          <w:t>components</w:t>
        </w:r>
      </w:ins>
      <w:ins w:id="1123" w:author="John Moehrke" w:date="2020-02-18T22:57:00Z">
        <w:r>
          <w:t xml:space="preserve"> are defined</w:t>
        </w:r>
      </w:ins>
    </w:p>
    <w:p w14:paraId="46F20B42" w14:textId="3695B118" w:rsidR="00A46487" w:rsidRDefault="00A46487" w:rsidP="00A46487">
      <w:pPr>
        <w:pStyle w:val="ListBullet2"/>
        <w:rPr>
          <w:ins w:id="1124" w:author="John Moehrke" w:date="2020-02-18T22:56:00Z"/>
        </w:rPr>
      </w:pPr>
      <w:ins w:id="1125" w:author="John Moehrke" w:date="2020-02-18T22:55:00Z">
        <w:r>
          <w:t>“</w:t>
        </w:r>
      </w:ins>
      <w:ins w:id="1126" w:author="John Moehrke" w:date="2020-02-20T15:31:00Z">
        <w:r w:rsidR="005944BD">
          <w:t>Publisher</w:t>
        </w:r>
      </w:ins>
      <w:ins w:id="1127" w:author="John Moehrke" w:date="2020-02-18T22:55:00Z">
        <w:r>
          <w:t>” – represents “</w:t>
        </w:r>
      </w:ins>
      <w:ins w:id="1128" w:author="John Moehrke" w:date="2020-02-18T22:56:00Z">
        <w:r>
          <w:t>System that publishes Documents”</w:t>
        </w:r>
      </w:ins>
    </w:p>
    <w:p w14:paraId="4926A866" w14:textId="683A9440" w:rsidR="00A46487" w:rsidRDefault="00A46487" w:rsidP="00A46487">
      <w:pPr>
        <w:pStyle w:val="ListBullet2"/>
        <w:rPr>
          <w:ins w:id="1129" w:author="John Moehrke" w:date="2020-02-18T22:57:00Z"/>
        </w:rPr>
      </w:pPr>
      <w:ins w:id="1130" w:author="John Moehrke" w:date="2020-02-18T22:56:00Z">
        <w:r>
          <w:t>“</w:t>
        </w:r>
      </w:ins>
      <w:ins w:id="1131" w:author="John Moehrke" w:date="2020-02-20T15:31:00Z">
        <w:r w:rsidR="005944BD">
          <w:t>Consumer</w:t>
        </w:r>
      </w:ins>
      <w:ins w:id="1132" w:author="John Moehrke" w:date="2020-02-18T22:56:00Z">
        <w:r>
          <w:t xml:space="preserve">” – represents “System </w:t>
        </w:r>
      </w:ins>
      <w:ins w:id="1133" w:author="John Moehrke" w:date="2020-02-18T22:57:00Z">
        <w:r>
          <w:t>that consumes Documents”</w:t>
        </w:r>
      </w:ins>
    </w:p>
    <w:p w14:paraId="2C7BF91D" w14:textId="1F6551D3" w:rsidR="00A46487" w:rsidRDefault="00A46487" w:rsidP="00A46487">
      <w:pPr>
        <w:pStyle w:val="ListBullet2"/>
        <w:rPr>
          <w:ins w:id="1134" w:author="John Moehrke" w:date="2020-02-18T22:58:00Z"/>
        </w:rPr>
      </w:pPr>
      <w:ins w:id="1135" w:author="John Moehrke" w:date="2020-02-18T22:57:00Z">
        <w:r>
          <w:t>“Patient” – repre</w:t>
        </w:r>
      </w:ins>
      <w:ins w:id="1136" w:author="John Moehrke" w:date="2020-02-18T22:58:00Z">
        <w:r>
          <w:t>sents actions the patient themselves might do, such as seeking care</w:t>
        </w:r>
      </w:ins>
    </w:p>
    <w:p w14:paraId="0D00CAE5" w14:textId="22ECA79F" w:rsidR="00A46487" w:rsidRDefault="00A46487" w:rsidP="00A46487">
      <w:pPr>
        <w:pStyle w:val="ListBullet2"/>
        <w:rPr>
          <w:ins w:id="1137" w:author="John Moehrke" w:date="2020-02-20T15:31:00Z"/>
        </w:rPr>
      </w:pPr>
      <w:ins w:id="1138" w:author="John Moehrke" w:date="2020-02-18T22:58:00Z">
        <w:r>
          <w:t>“</w:t>
        </w:r>
      </w:ins>
      <w:proofErr w:type="spellStart"/>
      <w:ins w:id="1139" w:author="John Moehrke" w:date="2020-02-20T15:31:00Z">
        <w:r w:rsidR="005944BD">
          <w:t>PatientDir</w:t>
        </w:r>
      </w:ins>
      <w:proofErr w:type="spellEnd"/>
      <w:ins w:id="1140" w:author="John Moehrke" w:date="2020-02-18T22:58:00Z">
        <w:r>
          <w:t xml:space="preserve">” – represents the PMIR </w:t>
        </w:r>
      </w:ins>
      <w:ins w:id="1141" w:author="John Moehrke" w:date="2020-02-18T22:59:00Z">
        <w:r>
          <w:t>Patient Identity Manager that is managing identity for the community</w:t>
        </w:r>
      </w:ins>
    </w:p>
    <w:p w14:paraId="6BE73B14" w14:textId="15658375" w:rsidR="005944BD" w:rsidRDefault="005944BD" w:rsidP="00A46487">
      <w:pPr>
        <w:pStyle w:val="ListBullet2"/>
        <w:rPr>
          <w:ins w:id="1142" w:author="John Moehrke" w:date="2020-02-18T22:59:00Z"/>
        </w:rPr>
      </w:pPr>
      <w:ins w:id="1143" w:author="John Moehrke" w:date="2020-02-20T15:31:00Z">
        <w:r>
          <w:lastRenderedPageBreak/>
          <w:t>“</w:t>
        </w:r>
        <w:proofErr w:type="spellStart"/>
        <w:r>
          <w:t>ConsentMgr</w:t>
        </w:r>
        <w:proofErr w:type="spellEnd"/>
        <w:r>
          <w:t>” – represents the Consent Manager function within the Document R</w:t>
        </w:r>
      </w:ins>
      <w:ins w:id="1144" w:author="John Moehrke" w:date="2020-02-20T15:32:00Z">
        <w:r>
          <w:t>egistry when the Consent Manager Option is used</w:t>
        </w:r>
      </w:ins>
    </w:p>
    <w:p w14:paraId="18F40193" w14:textId="04CD8EC7" w:rsidR="00A46487" w:rsidRDefault="00A46487">
      <w:pPr>
        <w:pStyle w:val="ListBullet2"/>
        <w:rPr>
          <w:ins w:id="1145" w:author="John Moehrke" w:date="2020-02-18T22:55:00Z"/>
        </w:rPr>
        <w:pPrChange w:id="1146" w:author="John Moehrke" w:date="2020-02-18T22:55:00Z">
          <w:pPr>
            <w:pStyle w:val="BodyText"/>
          </w:pPr>
        </w:pPrChange>
      </w:pPr>
      <w:ins w:id="1147" w:author="John Moehrke" w:date="2020-02-18T23:03:00Z">
        <w:r>
          <w:t>“Registry” – represents the MHDS Document Registry actor defined in this profile</w:t>
        </w:r>
      </w:ins>
    </w:p>
    <w:p w14:paraId="59785DC5" w14:textId="68D7392D" w:rsidR="00D164ED" w:rsidRPr="00B51436" w:rsidRDefault="005944BD" w:rsidP="00A15C2E">
      <w:pPr>
        <w:pStyle w:val="BodyText"/>
      </w:pPr>
      <w:ins w:id="1148" w:author="John Moehrke" w:date="2020-02-20T15:36:00Z">
        <w:r>
          <w:t>The diagram has “</w:t>
        </w:r>
        <w:proofErr w:type="spellStart"/>
        <w:r>
          <w:t>Opt</w:t>
        </w:r>
        <w:proofErr w:type="spellEnd"/>
        <w:r>
          <w:t xml:space="preserve">” </w:t>
        </w:r>
      </w:ins>
      <w:ins w:id="1149" w:author="John Moehrke" w:date="2020-02-20T15:37:00Z">
        <w:r>
          <w:t>groupings w</w:t>
        </w:r>
      </w:ins>
      <w:ins w:id="1150" w:author="John Moehrke" w:date="2020-02-18T22:55:00Z">
        <w:r w:rsidR="00A46487">
          <w:t>ith actions</w:t>
        </w:r>
      </w:ins>
      <w:r w:rsidR="00D164ED" w:rsidRPr="00B51436">
        <w:t xml:space="preserve"> of </w:t>
      </w:r>
      <w:r w:rsidR="00806225" w:rsidRPr="00B51436">
        <w:t xml:space="preserve">a </w:t>
      </w:r>
    </w:p>
    <w:p w14:paraId="08D32622" w14:textId="0ED284BB" w:rsidR="00806225" w:rsidRPr="00B51436" w:rsidRDefault="00806225" w:rsidP="00806225">
      <w:pPr>
        <w:pStyle w:val="ListParagraph"/>
        <w:numPr>
          <w:ilvl w:val="0"/>
          <w:numId w:val="30"/>
        </w:numPr>
      </w:pPr>
      <w:r w:rsidRPr="00B51436">
        <w:t>Patient Identity</w:t>
      </w:r>
      <w:ins w:id="1151" w:author="John Moehrke" w:date="2020-02-20T15:37:00Z">
        <w:r w:rsidR="005944BD">
          <w:t xml:space="preserve"> (PMIR feed):</w:t>
        </w:r>
      </w:ins>
      <w:r w:rsidRPr="00B51436">
        <w:t xml:space="preserve"> </w:t>
      </w:r>
      <w:del w:id="1152" w:author="John Moehrke" w:date="2020-02-20T15:37:00Z">
        <w:r w:rsidRPr="00B51436" w:rsidDel="005944BD">
          <w:delText>Feed</w:delText>
        </w:r>
        <w:r w:rsidR="00216E05" w:rsidRPr="00B51436" w:rsidDel="005944BD">
          <w:delText xml:space="preserve"> </w:delText>
        </w:r>
      </w:del>
      <w:r w:rsidR="00216E05" w:rsidRPr="00B51436">
        <w:t xml:space="preserve">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793F8054" w:rsidR="00216E05" w:rsidRPr="00B51436" w:rsidRDefault="00216E05" w:rsidP="00216E05">
      <w:pPr>
        <w:pStyle w:val="ListParagraph"/>
        <w:numPr>
          <w:ilvl w:val="1"/>
          <w:numId w:val="30"/>
        </w:numPr>
      </w:pPr>
      <w:del w:id="1153" w:author="John Moehrke" w:date="2020-02-20T15:51:00Z">
        <w:r w:rsidRPr="00B51436" w:rsidDel="005C71C4">
          <w:delText xml:space="preserve">In this diagramed case </w:delText>
        </w:r>
      </w:del>
      <w:r w:rsidRPr="00B51436">
        <w:t xml:space="preserve">the </w:t>
      </w:r>
      <w:del w:id="1154" w:author="John Moehrke" w:date="2020-02-20T15:50:00Z">
        <w:r w:rsidRPr="00B51436" w:rsidDel="005C71C4">
          <w:delText xml:space="preserve">PIXm </w:delText>
        </w:r>
      </w:del>
      <w:ins w:id="1155" w:author="John Moehrke" w:date="2020-02-20T15:50:00Z">
        <w:r w:rsidR="005C71C4">
          <w:t>PDQm</w:t>
        </w:r>
        <w:r w:rsidR="005C71C4" w:rsidRPr="00B51436">
          <w:t xml:space="preserve"> </w:t>
        </w:r>
      </w:ins>
      <w:r w:rsidRPr="00B51436">
        <w:t>is used to get the golden patient identifier for use in the Document Registry</w:t>
      </w:r>
      <w:del w:id="1156" w:author="John Moehrke" w:date="2020-02-20T15:51:00Z">
        <w:r w:rsidRPr="00B51436" w:rsidDel="005C71C4">
          <w:delText>. The PDQm transaction could also be used when a more broad lookup is needed. Additionally the Source may know the golden patient identifier because it is subscribed to the PMIR feed</w:delText>
        </w:r>
      </w:del>
      <w:r w:rsidRPr="00B51436">
        <w:t>.</w:t>
      </w:r>
    </w:p>
    <w:p w14:paraId="7C473DBA" w14:textId="3FF1AC48" w:rsidR="00216E05" w:rsidRPr="00B51436" w:rsidDel="005C71C4" w:rsidRDefault="00216E05" w:rsidP="00216E05">
      <w:pPr>
        <w:pStyle w:val="ListParagraph"/>
        <w:numPr>
          <w:ilvl w:val="1"/>
          <w:numId w:val="30"/>
        </w:numPr>
        <w:rPr>
          <w:del w:id="1157" w:author="John Moehrke" w:date="2020-02-20T15:52:00Z"/>
        </w:rPr>
      </w:pPr>
      <w:del w:id="1158" w:author="John Moehrke" w:date="2020-02-20T15:51:00Z">
        <w:r w:rsidRPr="00B51436" w:rsidDel="005C71C4">
          <w:delText xml:space="preserve">In this diagram </w:delText>
        </w:r>
      </w:del>
      <w:r w:rsidRPr="00B51436">
        <w:t xml:space="preserve">the Provide transaction </w:t>
      </w:r>
      <w:del w:id="1159" w:author="John Moehrke" w:date="2020-02-20T15:52:00Z">
        <w:r w:rsidRPr="00B51436" w:rsidDel="005C71C4">
          <w:delText xml:space="preserve">does not </w:delText>
        </w:r>
      </w:del>
      <w:r w:rsidRPr="00B51436">
        <w:t>include</w:t>
      </w:r>
      <w:ins w:id="1160" w:author="John Moehrke" w:date="2020-02-20T15:52:00Z">
        <w:r w:rsidR="005C71C4">
          <w:t>s a DocumentManifest, DocumentReference, and</w:t>
        </w:r>
      </w:ins>
      <w:r w:rsidRPr="00B51436">
        <w:t xml:space="preserve"> the Binary resource containing the document</w:t>
      </w:r>
      <w:del w:id="1161" w:author="John Moehrke" w:date="2020-02-20T15:52:00Z">
        <w:r w:rsidRPr="00B51436" w:rsidDel="005C71C4">
          <w:delText>, but rather the DocumentReference.content.attachment.url is populated with a full URL to where the document can be retrieved</w:delText>
        </w:r>
      </w:del>
      <w:r w:rsidRPr="00B51436">
        <w:t xml:space="preserve">. </w:t>
      </w:r>
    </w:p>
    <w:p w14:paraId="07F1C735" w14:textId="5D891AFB" w:rsidR="00216E05" w:rsidRPr="00B51436" w:rsidDel="005C71C4" w:rsidRDefault="00216E05" w:rsidP="005C71C4">
      <w:pPr>
        <w:pStyle w:val="ListParagraph"/>
        <w:numPr>
          <w:ilvl w:val="1"/>
          <w:numId w:val="30"/>
        </w:numPr>
        <w:rPr>
          <w:del w:id="1162" w:author="John Moehrke" w:date="2020-02-20T15:52:00Z"/>
        </w:rPr>
      </w:pPr>
      <w:del w:id="1163" w:author="John Moehrke" w:date="2020-02-20T15:52:00Z">
        <w:r w:rsidRPr="00B51436" w:rsidDel="005C71C4">
          <w:delText>If the Provide transaction contains the Binary, the Registry will persist the Binary and update the DocumentReference.content.attachment.url to the location.</w:delText>
        </w:r>
      </w:del>
    </w:p>
    <w:p w14:paraId="79043F1D" w14:textId="107D7D8B" w:rsidR="005C71C4" w:rsidRDefault="005C71C4" w:rsidP="00806225">
      <w:pPr>
        <w:pStyle w:val="ListParagraph"/>
        <w:numPr>
          <w:ilvl w:val="0"/>
          <w:numId w:val="30"/>
        </w:numPr>
        <w:rPr>
          <w:ins w:id="1164" w:author="John Moehrke" w:date="2020-02-20T15:53:00Z"/>
        </w:rPr>
      </w:pPr>
      <w:proofErr w:type="spellStart"/>
      <w:ins w:id="1165" w:author="John Moehrke" w:date="2020-02-20T15:54:00Z">
        <w:r>
          <w:t>Get</w:t>
        </w:r>
      </w:ins>
      <w:ins w:id="1166" w:author="John Moehrke" w:date="2020-02-20T15:52:00Z">
        <w:r>
          <w:t xml:space="preserve"> </w:t>
        </w:r>
        <w:proofErr w:type="spellEnd"/>
        <w:r>
          <w:t>consent to disclose d</w:t>
        </w:r>
      </w:ins>
      <w:ins w:id="1167" w:author="John Moehrke" w:date="2020-02-20T15:53:00Z">
        <w:r>
          <w:t>ocuments</w:t>
        </w:r>
      </w:ins>
    </w:p>
    <w:p w14:paraId="00E9D4B1" w14:textId="10FF77D6" w:rsidR="005C71C4" w:rsidRDefault="005C71C4" w:rsidP="005C71C4">
      <w:pPr>
        <w:pStyle w:val="ListParagraph"/>
        <w:numPr>
          <w:ilvl w:val="1"/>
          <w:numId w:val="30"/>
        </w:numPr>
        <w:rPr>
          <w:ins w:id="1168" w:author="John Moehrke" w:date="2020-02-20T15:53:00Z"/>
        </w:rPr>
        <w:pPrChange w:id="1169" w:author="John Moehrke" w:date="2020-02-20T15:53:00Z">
          <w:pPr>
            <w:pStyle w:val="ListParagraph"/>
            <w:numPr>
              <w:numId w:val="30"/>
            </w:numPr>
            <w:ind w:hanging="360"/>
          </w:pPr>
        </w:pPrChange>
      </w:pPr>
      <w:ins w:id="1170" w:author="John Moehrke" w:date="2020-02-20T15:53:00Z">
        <w:r>
          <w:t xml:space="preserve">There is no standard protocol, this functionality would be provided by the Consent Manager. It might by a User Interface or some </w:t>
        </w:r>
      </w:ins>
      <w:ins w:id="1171" w:author="John Moehrke" w:date="2020-02-20T15:54:00Z">
        <w:r>
          <w:t>undefined transaction. The consent must be legally obtained according to local regulations and user experience e</w:t>
        </w:r>
      </w:ins>
      <w:ins w:id="1172" w:author="John Moehrke" w:date="2020-02-20T15:55:00Z">
        <w:r>
          <w:t>xpectations.</w:t>
        </w:r>
      </w:ins>
    </w:p>
    <w:p w14:paraId="45819BAF" w14:textId="36CD6DC6" w:rsidR="00806225" w:rsidRPr="00B51436" w:rsidRDefault="00806225" w:rsidP="00806225">
      <w:pPr>
        <w:pStyle w:val="ListParagraph"/>
        <w:numPr>
          <w:ilvl w:val="0"/>
          <w:numId w:val="30"/>
        </w:numPr>
      </w:pPr>
      <w:del w:id="1173" w:author="John Moehrke" w:date="2020-02-20T15:54:00Z">
        <w:r w:rsidRPr="00B51436" w:rsidDel="005C71C4">
          <w:delText>Query and Retrieve of a document</w:delText>
        </w:r>
      </w:del>
      <w:ins w:id="1174" w:author="John Moehrke" w:date="2020-02-20T15:54:00Z">
        <w:r w:rsidR="005C71C4">
          <w:t>Discover Patient Master Identity and data (MHD)</w:t>
        </w:r>
      </w:ins>
    </w:p>
    <w:p w14:paraId="02DED556" w14:textId="0B9391AF" w:rsidR="00216E05" w:rsidRPr="00B51436" w:rsidRDefault="00216E05" w:rsidP="00216E05">
      <w:pPr>
        <w:pStyle w:val="ListParagraph"/>
        <w:numPr>
          <w:ilvl w:val="1"/>
          <w:numId w:val="30"/>
        </w:numPr>
      </w:pPr>
      <w:r w:rsidRPr="00B51436">
        <w:t xml:space="preserve">This portion starts with the patient visiting the </w:t>
      </w:r>
      <w:del w:id="1175" w:author="John Moehrke" w:date="2020-02-20T15:55:00Z">
        <w:r w:rsidRPr="00B51436" w:rsidDel="005C71C4">
          <w:delText>Recipient</w:delText>
        </w:r>
      </w:del>
      <w:ins w:id="1176" w:author="John Moehrke" w:date="2020-02-20T15:55:00Z">
        <w:r w:rsidR="005C71C4">
          <w:t>Consumer</w:t>
        </w:r>
      </w:ins>
      <w:r w:rsidRPr="00B51436">
        <w:t xml:space="preserve">. </w:t>
      </w:r>
      <w:proofErr w:type="gramStart"/>
      <w:r w:rsidRPr="00B51436">
        <w:t>Thus</w:t>
      </w:r>
      <w:proofErr w:type="gramEnd"/>
      <w:r w:rsidRPr="00B51436">
        <w:t xml:space="preserve"> there is a potential for a PMIR feed updating the PMIR manager. Not all visits will result in a feed.</w:t>
      </w:r>
    </w:p>
    <w:p w14:paraId="08AB8598" w14:textId="2B85F073" w:rsidR="00216E05" w:rsidRDefault="00216E05" w:rsidP="00216E05">
      <w:pPr>
        <w:pStyle w:val="ListParagraph"/>
        <w:numPr>
          <w:ilvl w:val="1"/>
          <w:numId w:val="30"/>
        </w:numPr>
        <w:rPr>
          <w:ins w:id="1177" w:author="John Moehrke" w:date="2020-02-20T15:56:00Z"/>
        </w:rPr>
      </w:pPr>
      <w:r w:rsidRPr="00B51436">
        <w:t xml:space="preserve">Given that the </w:t>
      </w:r>
      <w:del w:id="1178" w:author="John Moehrke" w:date="2020-02-20T15:55:00Z">
        <w:r w:rsidRPr="00B51436" w:rsidDel="005C71C4">
          <w:delText xml:space="preserve">Recipient </w:delText>
        </w:r>
      </w:del>
      <w:ins w:id="1179" w:author="John Moehrke" w:date="2020-02-20T15:55:00Z">
        <w:r w:rsidR="005C71C4">
          <w:t>Consumer</w:t>
        </w:r>
        <w:r w:rsidR="005C71C4" w:rsidRPr="00B51436">
          <w:t xml:space="preserve"> </w:t>
        </w:r>
      </w:ins>
      <w:r w:rsidRPr="00B51436">
        <w:t xml:space="preserve">wants to discover documents, it will first use </w:t>
      </w:r>
      <w:del w:id="1180" w:author="John Moehrke" w:date="2020-02-20T15:55:00Z">
        <w:r w:rsidRPr="00B51436" w:rsidDel="005C71C4">
          <w:delText xml:space="preserve">PIXm </w:delText>
        </w:r>
      </w:del>
      <w:ins w:id="1181" w:author="John Moehrke" w:date="2020-02-20T15:55:00Z">
        <w:r w:rsidR="005C71C4">
          <w:t xml:space="preserve">PDQm </w:t>
        </w:r>
      </w:ins>
      <w:r w:rsidRPr="00B51436">
        <w:t xml:space="preserve">to get the proper identity for the community. As indicated above other methods are available other than </w:t>
      </w:r>
      <w:del w:id="1182" w:author="John Moehrke" w:date="2020-02-20T15:55:00Z">
        <w:r w:rsidRPr="00B51436" w:rsidDel="005C71C4">
          <w:delText>PIXm</w:delText>
        </w:r>
      </w:del>
      <w:ins w:id="1183" w:author="John Moehrke" w:date="2020-02-20T15:55:00Z">
        <w:r w:rsidR="005C71C4">
          <w:t>PDQ</w:t>
        </w:r>
        <w:r w:rsidR="005C71C4" w:rsidRPr="00B51436">
          <w:t>m</w:t>
        </w:r>
      </w:ins>
      <w:r w:rsidRPr="00B51436">
        <w:t>.</w:t>
      </w:r>
    </w:p>
    <w:p w14:paraId="4C663D13" w14:textId="2AFB4462" w:rsidR="005C71C4" w:rsidRPr="00B51436" w:rsidRDefault="005C71C4" w:rsidP="00216E05">
      <w:pPr>
        <w:pStyle w:val="ListParagraph"/>
        <w:numPr>
          <w:ilvl w:val="1"/>
          <w:numId w:val="30"/>
        </w:numPr>
      </w:pPr>
      <w:ins w:id="1184" w:author="John Moehrke" w:date="2020-02-20T15:56:00Z">
        <w:r>
          <w:t>The Consumer must get a security token from the Consent Manager that is part of the Document Registry using the Consent Manager Option</w:t>
        </w:r>
      </w:ins>
    </w:p>
    <w:p w14:paraId="370715DF" w14:textId="7251C731" w:rsidR="00216E05" w:rsidRPr="00B51436" w:rsidRDefault="00216E05" w:rsidP="00216E05">
      <w:pPr>
        <w:pStyle w:val="ListParagraph"/>
        <w:numPr>
          <w:ilvl w:val="1"/>
          <w:numId w:val="30"/>
        </w:numPr>
      </w:pPr>
      <w:r w:rsidRPr="00B51436">
        <w:lastRenderedPageBreak/>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44737FEC" w14:textId="6E9C598E" w:rsidR="00C96EAD" w:rsidRPr="00B51436" w:rsidDel="005C71C4" w:rsidRDefault="00C96EAD" w:rsidP="00B51436">
      <w:pPr>
        <w:pStyle w:val="ListParagraph"/>
        <w:numPr>
          <w:ilvl w:val="1"/>
          <w:numId w:val="30"/>
        </w:numPr>
        <w:rPr>
          <w:del w:id="1185" w:author="John Moehrke" w:date="2020-02-20T15:57:00Z"/>
        </w:rPr>
      </w:pPr>
      <w:del w:id="1186" w:author="John Moehrke" w:date="2020-02-20T15:57:00Z">
        <w:r w:rsidRPr="00B51436" w:rsidDel="005C71C4">
          <w:delText xml:space="preserve">The diagram shows that this GET is to the Source defined location. At that service the </w:delText>
        </w:r>
        <w:r w:rsidR="002F5D96" w:rsidRPr="00B51436" w:rsidDel="005C71C4">
          <w:delText>it is diagramed that a local inspection of consent could be used to determine if the document should be returned. This consent check is not profiled in MHDS, but is allowed to enable rich policies.</w:delText>
        </w:r>
      </w:del>
    </w:p>
    <w:p w14:paraId="75B42B49" w14:textId="7F2490CC" w:rsidR="00D164ED" w:rsidRDefault="00D164ED" w:rsidP="00167DB7">
      <w:pPr>
        <w:rPr>
          <w:ins w:id="1187" w:author="John Moehrke" w:date="2020-02-20T15:29:00Z"/>
        </w:rPr>
      </w:pPr>
    </w:p>
    <w:p w14:paraId="0D06E879" w14:textId="60FEBA9B" w:rsidR="005944BD" w:rsidRPr="00B51436" w:rsidRDefault="005944BD" w:rsidP="00167DB7">
      <w:pPr>
        <w:rPr>
          <w:i/>
        </w:rPr>
      </w:pPr>
      <w:ins w:id="1188" w:author="John Moehrke" w:date="2020-02-20T15:29:00Z">
        <w:r>
          <w:rPr>
            <w:noProof/>
          </w:rPr>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ins>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0D9810A2" w14:textId="77777777" w:rsidR="005944BD" w:rsidRPr="005944BD" w:rsidRDefault="005944BD" w:rsidP="005944BD">
      <w:pPr>
        <w:rPr>
          <w:ins w:id="1189" w:author="John Moehrke" w:date="2020-02-20T15:29:00Z"/>
          <w:rStyle w:val="XMLname"/>
        </w:rPr>
      </w:pPr>
      <w:ins w:id="1190" w:author="John Moehrke" w:date="2020-02-20T15:29:00Z">
        <w:r w:rsidRPr="005944BD">
          <w:rPr>
            <w:rStyle w:val="XMLname"/>
          </w:rPr>
          <w:t>title FHIR MHDS Controlled Exchange (100% FHIR)</w:t>
        </w:r>
      </w:ins>
    </w:p>
    <w:p w14:paraId="1DC2D8DE" w14:textId="77777777" w:rsidR="005944BD" w:rsidRPr="005944BD" w:rsidRDefault="005944BD" w:rsidP="005944BD">
      <w:pPr>
        <w:rPr>
          <w:ins w:id="1191" w:author="John Moehrke" w:date="2020-02-20T15:29:00Z"/>
          <w:rStyle w:val="XMLname"/>
        </w:rPr>
      </w:pPr>
    </w:p>
    <w:p w14:paraId="57067119" w14:textId="77777777" w:rsidR="005944BD" w:rsidRPr="005944BD" w:rsidRDefault="005944BD" w:rsidP="005944BD">
      <w:pPr>
        <w:rPr>
          <w:ins w:id="1192" w:author="John Moehrke" w:date="2020-02-20T15:29:00Z"/>
          <w:rStyle w:val="XMLname"/>
        </w:rPr>
      </w:pPr>
      <w:ins w:id="1193" w:author="John Moehrke" w:date="2020-02-20T15:29:00Z">
        <w:r w:rsidRPr="005944BD">
          <w:rPr>
            <w:rStyle w:val="XMLname"/>
          </w:rPr>
          <w:lastRenderedPageBreak/>
          <w:t>participant Publisher</w:t>
        </w:r>
      </w:ins>
    </w:p>
    <w:p w14:paraId="2D2DAB9E" w14:textId="77777777" w:rsidR="005944BD" w:rsidRPr="005944BD" w:rsidRDefault="005944BD" w:rsidP="005944BD">
      <w:pPr>
        <w:rPr>
          <w:ins w:id="1194" w:author="John Moehrke" w:date="2020-02-20T15:29:00Z"/>
          <w:rStyle w:val="XMLname"/>
        </w:rPr>
      </w:pPr>
      <w:ins w:id="1195" w:author="John Moehrke" w:date="2020-02-20T15:29:00Z">
        <w:r w:rsidRPr="005944BD">
          <w:rPr>
            <w:rStyle w:val="XMLname"/>
          </w:rPr>
          <w:t>participant Patient</w:t>
        </w:r>
      </w:ins>
    </w:p>
    <w:p w14:paraId="4C1D9694" w14:textId="77777777" w:rsidR="005944BD" w:rsidRPr="005944BD" w:rsidRDefault="005944BD" w:rsidP="005944BD">
      <w:pPr>
        <w:rPr>
          <w:ins w:id="1196" w:author="John Moehrke" w:date="2020-02-20T15:29:00Z"/>
          <w:rStyle w:val="XMLname"/>
        </w:rPr>
      </w:pPr>
      <w:ins w:id="1197" w:author="John Moehrke" w:date="2020-02-20T15:29:00Z">
        <w:r w:rsidRPr="005944BD">
          <w:rPr>
            <w:rStyle w:val="XMLname"/>
          </w:rPr>
          <w:t xml:space="preserve">participant </w:t>
        </w:r>
        <w:proofErr w:type="spellStart"/>
        <w:r w:rsidRPr="005944BD">
          <w:rPr>
            <w:rStyle w:val="XMLname"/>
          </w:rPr>
          <w:t>PatientDir</w:t>
        </w:r>
        <w:proofErr w:type="spellEnd"/>
      </w:ins>
    </w:p>
    <w:p w14:paraId="26267EDD" w14:textId="77777777" w:rsidR="005944BD" w:rsidRPr="005944BD" w:rsidRDefault="005944BD" w:rsidP="005944BD">
      <w:pPr>
        <w:rPr>
          <w:ins w:id="1198" w:author="John Moehrke" w:date="2020-02-20T15:29:00Z"/>
          <w:rStyle w:val="XMLname"/>
        </w:rPr>
      </w:pPr>
      <w:ins w:id="1199" w:author="John Moehrke" w:date="2020-02-20T15:29:00Z">
        <w:r w:rsidRPr="005944BD">
          <w:rPr>
            <w:rStyle w:val="XMLname"/>
          </w:rPr>
          <w:t xml:space="preserve">participant </w:t>
        </w:r>
        <w:proofErr w:type="spellStart"/>
        <w:r w:rsidRPr="005944BD">
          <w:rPr>
            <w:rStyle w:val="XMLname"/>
          </w:rPr>
          <w:t>ConsentMgr</w:t>
        </w:r>
        <w:proofErr w:type="spellEnd"/>
      </w:ins>
    </w:p>
    <w:p w14:paraId="2DDDA89F" w14:textId="77777777" w:rsidR="005944BD" w:rsidRPr="005944BD" w:rsidRDefault="005944BD" w:rsidP="005944BD">
      <w:pPr>
        <w:rPr>
          <w:ins w:id="1200" w:author="John Moehrke" w:date="2020-02-20T15:29:00Z"/>
          <w:rStyle w:val="XMLname"/>
        </w:rPr>
      </w:pPr>
      <w:ins w:id="1201" w:author="John Moehrke" w:date="2020-02-20T15:29:00Z">
        <w:r w:rsidRPr="005944BD">
          <w:rPr>
            <w:rStyle w:val="XMLname"/>
          </w:rPr>
          <w:t>participant Registry</w:t>
        </w:r>
      </w:ins>
    </w:p>
    <w:p w14:paraId="2B9AA86A" w14:textId="77777777" w:rsidR="005944BD" w:rsidRPr="005944BD" w:rsidRDefault="005944BD" w:rsidP="005944BD">
      <w:pPr>
        <w:rPr>
          <w:ins w:id="1202" w:author="John Moehrke" w:date="2020-02-20T15:29:00Z"/>
          <w:rStyle w:val="XMLname"/>
        </w:rPr>
      </w:pPr>
      <w:ins w:id="1203" w:author="John Moehrke" w:date="2020-02-20T15:29:00Z">
        <w:r w:rsidRPr="005944BD">
          <w:rPr>
            <w:rStyle w:val="XMLname"/>
          </w:rPr>
          <w:t>participant Consumer</w:t>
        </w:r>
      </w:ins>
    </w:p>
    <w:p w14:paraId="673BBD60" w14:textId="77777777" w:rsidR="005944BD" w:rsidRPr="005944BD" w:rsidRDefault="005944BD" w:rsidP="005944BD">
      <w:pPr>
        <w:rPr>
          <w:ins w:id="1204" w:author="John Moehrke" w:date="2020-02-20T15:29:00Z"/>
          <w:rStyle w:val="XMLname"/>
        </w:rPr>
      </w:pPr>
    </w:p>
    <w:p w14:paraId="79DD0807" w14:textId="77777777" w:rsidR="005944BD" w:rsidRPr="005944BD" w:rsidRDefault="005944BD" w:rsidP="005944BD">
      <w:pPr>
        <w:rPr>
          <w:ins w:id="1205" w:author="John Moehrke" w:date="2020-02-20T15:29:00Z"/>
          <w:rStyle w:val="XMLname"/>
        </w:rPr>
      </w:pPr>
    </w:p>
    <w:p w14:paraId="2F89F3EC" w14:textId="77777777" w:rsidR="005944BD" w:rsidRPr="005944BD" w:rsidRDefault="005944BD" w:rsidP="005944BD">
      <w:pPr>
        <w:rPr>
          <w:ins w:id="1206" w:author="John Moehrke" w:date="2020-02-20T15:29:00Z"/>
          <w:rStyle w:val="XMLname"/>
        </w:rPr>
      </w:pPr>
      <w:ins w:id="1207" w:author="John Moehrke" w:date="2020-02-20T15:29:00Z">
        <w:r w:rsidRPr="005944BD">
          <w:rPr>
            <w:rStyle w:val="XMLname"/>
          </w:rPr>
          <w:t>opt Patient identity (PMIR feed)</w:t>
        </w:r>
      </w:ins>
    </w:p>
    <w:p w14:paraId="5A5F767B" w14:textId="77777777" w:rsidR="005944BD" w:rsidRPr="005944BD" w:rsidRDefault="005944BD" w:rsidP="005944BD">
      <w:pPr>
        <w:rPr>
          <w:ins w:id="1208" w:author="John Moehrke" w:date="2020-02-20T15:29:00Z"/>
          <w:rStyle w:val="XMLname"/>
        </w:rPr>
      </w:pPr>
      <w:ins w:id="1209" w:author="John Moehrke" w:date="2020-02-20T15:29:00Z">
        <w:r w:rsidRPr="005944BD">
          <w:rPr>
            <w:rStyle w:val="XMLname"/>
          </w:rPr>
          <w:t>Patient-&gt;Publisher: visits Publisher</w:t>
        </w:r>
      </w:ins>
    </w:p>
    <w:p w14:paraId="1B512D0B" w14:textId="77777777" w:rsidR="005944BD" w:rsidRPr="005944BD" w:rsidRDefault="005944BD" w:rsidP="005944BD">
      <w:pPr>
        <w:rPr>
          <w:ins w:id="1210" w:author="John Moehrke" w:date="2020-02-20T15:29:00Z"/>
          <w:rStyle w:val="XMLname"/>
        </w:rPr>
      </w:pPr>
      <w:ins w:id="1211" w:author="John Moehrke" w:date="2020-02-20T15:29:00Z">
        <w:r w:rsidRPr="005944BD">
          <w:rPr>
            <w:rStyle w:val="XMLname"/>
          </w:rPr>
          <w:t>Publisher-&gt;</w:t>
        </w:r>
        <w:proofErr w:type="spellStart"/>
        <w:r w:rsidRPr="005944BD">
          <w:rPr>
            <w:rStyle w:val="XMLname"/>
          </w:rPr>
          <w:t>PatientDir</w:t>
        </w:r>
        <w:proofErr w:type="spellEnd"/>
        <w:r w:rsidRPr="005944BD">
          <w:rPr>
            <w:rStyle w:val="XMLname"/>
          </w:rPr>
          <w:t>: update Patient Identity</w:t>
        </w:r>
      </w:ins>
    </w:p>
    <w:p w14:paraId="1439C91A" w14:textId="77777777" w:rsidR="005944BD" w:rsidRPr="005944BD" w:rsidRDefault="005944BD" w:rsidP="005944BD">
      <w:pPr>
        <w:rPr>
          <w:ins w:id="1212" w:author="John Moehrke" w:date="2020-02-20T15:29:00Z"/>
          <w:rStyle w:val="XMLname"/>
        </w:rPr>
      </w:pPr>
      <w:proofErr w:type="spellStart"/>
      <w:ins w:id="1213" w:author="John Moehrke" w:date="2020-02-20T15:29:00Z">
        <w:r w:rsidRPr="005944BD">
          <w:rPr>
            <w:rStyle w:val="XMLname"/>
          </w:rPr>
          <w:t>PatientDir</w:t>
        </w:r>
        <w:proofErr w:type="spellEnd"/>
        <w:r w:rsidRPr="005944BD">
          <w:rPr>
            <w:rStyle w:val="XMLname"/>
          </w:rPr>
          <w:t>-&gt;</w:t>
        </w:r>
        <w:proofErr w:type="spellStart"/>
        <w:r w:rsidRPr="005944BD">
          <w:rPr>
            <w:rStyle w:val="XMLname"/>
          </w:rPr>
          <w:t>PatientDir</w:t>
        </w:r>
        <w:proofErr w:type="spellEnd"/>
        <w:r w:rsidRPr="005944BD">
          <w:rPr>
            <w:rStyle w:val="XMLname"/>
          </w:rPr>
          <w:t>: cross-reference to Patient Master Identity</w:t>
        </w:r>
      </w:ins>
    </w:p>
    <w:p w14:paraId="07E4B694" w14:textId="77777777" w:rsidR="005944BD" w:rsidRPr="005944BD" w:rsidRDefault="005944BD" w:rsidP="005944BD">
      <w:pPr>
        <w:rPr>
          <w:ins w:id="1214" w:author="John Moehrke" w:date="2020-02-20T15:29:00Z"/>
          <w:rStyle w:val="XMLname"/>
        </w:rPr>
      </w:pPr>
      <w:proofErr w:type="spellStart"/>
      <w:ins w:id="1215" w:author="John Moehrke" w:date="2020-02-20T15:29:00Z">
        <w:r w:rsidRPr="005944BD">
          <w:rPr>
            <w:rStyle w:val="XMLname"/>
          </w:rPr>
          <w:t>PatientDir</w:t>
        </w:r>
        <w:proofErr w:type="spellEnd"/>
        <w:r w:rsidRPr="005944BD">
          <w:rPr>
            <w:rStyle w:val="XMLname"/>
          </w:rPr>
          <w:t xml:space="preserve">-&gt;Registry: feed update </w:t>
        </w:r>
        <w:proofErr w:type="spellStart"/>
        <w:r w:rsidRPr="005944BD">
          <w:rPr>
            <w:rStyle w:val="XMLname"/>
          </w:rPr>
          <w:t>Paient</w:t>
        </w:r>
        <w:proofErr w:type="spellEnd"/>
        <w:r w:rsidRPr="005944BD">
          <w:rPr>
            <w:rStyle w:val="XMLname"/>
          </w:rPr>
          <w:t xml:space="preserve"> Master Identity</w:t>
        </w:r>
      </w:ins>
    </w:p>
    <w:p w14:paraId="6C3CEDDB" w14:textId="77777777" w:rsidR="005944BD" w:rsidRPr="005944BD" w:rsidRDefault="005944BD" w:rsidP="005944BD">
      <w:pPr>
        <w:rPr>
          <w:ins w:id="1216" w:author="John Moehrke" w:date="2020-02-20T15:29:00Z"/>
          <w:rStyle w:val="XMLname"/>
        </w:rPr>
      </w:pPr>
      <w:ins w:id="1217" w:author="John Moehrke" w:date="2020-02-20T15:29:00Z">
        <w:r w:rsidRPr="005944BD">
          <w:rPr>
            <w:rStyle w:val="XMLname"/>
          </w:rPr>
          <w:t>end</w:t>
        </w:r>
      </w:ins>
    </w:p>
    <w:p w14:paraId="787DDD32" w14:textId="77777777" w:rsidR="005944BD" w:rsidRPr="005944BD" w:rsidRDefault="005944BD" w:rsidP="005944BD">
      <w:pPr>
        <w:rPr>
          <w:ins w:id="1218" w:author="John Moehrke" w:date="2020-02-20T15:29:00Z"/>
          <w:rStyle w:val="XMLname"/>
        </w:rPr>
      </w:pPr>
    </w:p>
    <w:p w14:paraId="0F9BC413" w14:textId="77777777" w:rsidR="005944BD" w:rsidRPr="005944BD" w:rsidRDefault="005944BD" w:rsidP="005944BD">
      <w:pPr>
        <w:rPr>
          <w:ins w:id="1219" w:author="John Moehrke" w:date="2020-02-20T15:29:00Z"/>
          <w:rStyle w:val="XMLname"/>
        </w:rPr>
      </w:pPr>
      <w:ins w:id="1220" w:author="John Moehrke" w:date="2020-02-20T15:29:00Z">
        <w:r w:rsidRPr="005944BD">
          <w:rPr>
            <w:rStyle w:val="XMLname"/>
          </w:rPr>
          <w:t>opt publish new document (MHD)</w:t>
        </w:r>
      </w:ins>
    </w:p>
    <w:p w14:paraId="65BDB895" w14:textId="77777777" w:rsidR="005944BD" w:rsidRPr="005944BD" w:rsidRDefault="005944BD" w:rsidP="005944BD">
      <w:pPr>
        <w:rPr>
          <w:ins w:id="1221" w:author="John Moehrke" w:date="2020-02-20T15:29:00Z"/>
          <w:rStyle w:val="XMLname"/>
        </w:rPr>
      </w:pPr>
      <w:ins w:id="1222" w:author="John Moehrke" w:date="2020-02-20T15:29:00Z">
        <w:r w:rsidRPr="005944BD">
          <w:rPr>
            <w:rStyle w:val="XMLname"/>
          </w:rPr>
          <w:t>Publisher-&gt;</w:t>
        </w:r>
        <w:proofErr w:type="spellStart"/>
        <w:r w:rsidRPr="005944BD">
          <w:rPr>
            <w:rStyle w:val="XMLname"/>
          </w:rPr>
          <w:t>PatientDir</w:t>
        </w:r>
        <w:proofErr w:type="spellEnd"/>
        <w:r w:rsidRPr="005944BD">
          <w:rPr>
            <w:rStyle w:val="XMLname"/>
          </w:rPr>
          <w:t>: discover Patient Master Identity (PDQm)</w:t>
        </w:r>
      </w:ins>
    </w:p>
    <w:p w14:paraId="3A5F285C" w14:textId="77777777" w:rsidR="005944BD" w:rsidRPr="005944BD" w:rsidRDefault="005944BD" w:rsidP="005944BD">
      <w:pPr>
        <w:rPr>
          <w:ins w:id="1223" w:author="John Moehrke" w:date="2020-02-20T15:29:00Z"/>
          <w:rStyle w:val="XMLname"/>
        </w:rPr>
      </w:pPr>
      <w:ins w:id="1224" w:author="John Moehrke" w:date="2020-02-20T15:29:00Z">
        <w:r w:rsidRPr="005944BD">
          <w:rPr>
            <w:rStyle w:val="XMLname"/>
          </w:rPr>
          <w:t>Publisher-&gt;+Registry: publish New DocumentManifest, DocumentReference, and Binary (MHD provide)</w:t>
        </w:r>
      </w:ins>
    </w:p>
    <w:p w14:paraId="6F9C3167" w14:textId="77777777" w:rsidR="005944BD" w:rsidRPr="005944BD" w:rsidRDefault="005944BD" w:rsidP="005944BD">
      <w:pPr>
        <w:rPr>
          <w:ins w:id="1225" w:author="John Moehrke" w:date="2020-02-20T15:29:00Z"/>
          <w:rStyle w:val="XMLname"/>
        </w:rPr>
      </w:pPr>
      <w:ins w:id="1226" w:author="John Moehrke" w:date="2020-02-20T15:29:00Z">
        <w:r w:rsidRPr="005944BD">
          <w:rPr>
            <w:rStyle w:val="XMLname"/>
          </w:rPr>
          <w:t>Registry-&gt;Registry: persist DocumentReference, Binary, and DocumentManifest</w:t>
        </w:r>
      </w:ins>
    </w:p>
    <w:p w14:paraId="56203068" w14:textId="77777777" w:rsidR="005944BD" w:rsidRPr="005944BD" w:rsidRDefault="005944BD" w:rsidP="005944BD">
      <w:pPr>
        <w:rPr>
          <w:ins w:id="1227" w:author="John Moehrke" w:date="2020-02-20T15:29:00Z"/>
          <w:rStyle w:val="XMLname"/>
        </w:rPr>
      </w:pPr>
      <w:ins w:id="1228" w:author="John Moehrke" w:date="2020-02-20T15:29:00Z">
        <w:r w:rsidRPr="005944BD">
          <w:rPr>
            <w:rStyle w:val="XMLname"/>
          </w:rPr>
          <w:t>Registry-&gt;-Publisher: success</w:t>
        </w:r>
      </w:ins>
    </w:p>
    <w:p w14:paraId="2BEDE684" w14:textId="77777777" w:rsidR="005944BD" w:rsidRPr="005944BD" w:rsidRDefault="005944BD" w:rsidP="005944BD">
      <w:pPr>
        <w:rPr>
          <w:ins w:id="1229" w:author="John Moehrke" w:date="2020-02-20T15:29:00Z"/>
          <w:rStyle w:val="XMLname"/>
        </w:rPr>
      </w:pPr>
      <w:ins w:id="1230" w:author="John Moehrke" w:date="2020-02-20T15:29:00Z">
        <w:r w:rsidRPr="005944BD">
          <w:rPr>
            <w:rStyle w:val="XMLname"/>
          </w:rPr>
          <w:t>end</w:t>
        </w:r>
      </w:ins>
    </w:p>
    <w:p w14:paraId="60B11C89" w14:textId="77777777" w:rsidR="005944BD" w:rsidRPr="005944BD" w:rsidRDefault="005944BD" w:rsidP="005944BD">
      <w:pPr>
        <w:rPr>
          <w:ins w:id="1231" w:author="John Moehrke" w:date="2020-02-20T15:29:00Z"/>
          <w:rStyle w:val="XMLname"/>
        </w:rPr>
      </w:pPr>
    </w:p>
    <w:p w14:paraId="05A091A9" w14:textId="77777777" w:rsidR="005944BD" w:rsidRPr="005944BD" w:rsidRDefault="005944BD" w:rsidP="005944BD">
      <w:pPr>
        <w:rPr>
          <w:ins w:id="1232" w:author="John Moehrke" w:date="2020-02-20T15:29:00Z"/>
          <w:rStyle w:val="XMLname"/>
        </w:rPr>
      </w:pPr>
      <w:ins w:id="1233" w:author="John Moehrke" w:date="2020-02-20T15:29:00Z">
        <w:r w:rsidRPr="005944BD">
          <w:rPr>
            <w:rStyle w:val="XMLname"/>
          </w:rPr>
          <w:t>opt get consent to disclose documents</w:t>
        </w:r>
      </w:ins>
    </w:p>
    <w:p w14:paraId="7C00A45B" w14:textId="77777777" w:rsidR="005944BD" w:rsidRPr="005944BD" w:rsidRDefault="005944BD" w:rsidP="005944BD">
      <w:pPr>
        <w:rPr>
          <w:ins w:id="1234" w:author="John Moehrke" w:date="2020-02-20T15:29:00Z"/>
          <w:rStyle w:val="XMLname"/>
        </w:rPr>
      </w:pPr>
      <w:ins w:id="1235" w:author="John Moehrke" w:date="2020-02-20T15:29:00Z">
        <w:r w:rsidRPr="005944BD">
          <w:rPr>
            <w:rStyle w:val="XMLname"/>
          </w:rPr>
          <w:t>note right of Patient</w:t>
        </w:r>
      </w:ins>
    </w:p>
    <w:p w14:paraId="3FAE3E74" w14:textId="77777777" w:rsidR="005944BD" w:rsidRPr="005944BD" w:rsidRDefault="005944BD" w:rsidP="005944BD">
      <w:pPr>
        <w:rPr>
          <w:ins w:id="1236" w:author="John Moehrke" w:date="2020-02-20T15:29:00Z"/>
          <w:rStyle w:val="XMLname"/>
        </w:rPr>
      </w:pPr>
      <w:ins w:id="1237" w:author="John Moehrke" w:date="2020-02-20T15:29:00Z">
        <w:r w:rsidRPr="005944BD">
          <w:rPr>
            <w:rStyle w:val="XMLname"/>
          </w:rPr>
          <w:t xml:space="preserve">Patient is presented with opportunity to </w:t>
        </w:r>
      </w:ins>
    </w:p>
    <w:p w14:paraId="1A9ECAAD" w14:textId="77777777" w:rsidR="005944BD" w:rsidRPr="005944BD" w:rsidRDefault="005944BD" w:rsidP="005944BD">
      <w:pPr>
        <w:rPr>
          <w:ins w:id="1238" w:author="John Moehrke" w:date="2020-02-20T15:29:00Z"/>
          <w:rStyle w:val="XMLname"/>
        </w:rPr>
      </w:pPr>
      <w:proofErr w:type="spellStart"/>
      <w:ins w:id="1239" w:author="John Moehrke" w:date="2020-02-20T15:29:00Z">
        <w:r w:rsidRPr="005944BD">
          <w:rPr>
            <w:rStyle w:val="XMLname"/>
          </w:rPr>
          <w:t>ConsentMgr</w:t>
        </w:r>
        <w:proofErr w:type="spellEnd"/>
        <w:r w:rsidRPr="005944BD">
          <w:rPr>
            <w:rStyle w:val="XMLname"/>
          </w:rPr>
          <w:t xml:space="preserve"> likely </w:t>
        </w:r>
        <w:proofErr w:type="spellStart"/>
        <w:r w:rsidRPr="005944BD">
          <w:rPr>
            <w:rStyle w:val="XMLname"/>
          </w:rPr>
          <w:t>intenal</w:t>
        </w:r>
        <w:proofErr w:type="spellEnd"/>
        <w:r w:rsidRPr="005944BD">
          <w:rPr>
            <w:rStyle w:val="XMLname"/>
          </w:rPr>
          <w:t xml:space="preserve"> to </w:t>
        </w:r>
        <w:proofErr w:type="spellStart"/>
        <w:r w:rsidRPr="005944BD">
          <w:rPr>
            <w:rStyle w:val="XMLname"/>
          </w:rPr>
          <w:t>ConsentMgr</w:t>
        </w:r>
        <w:proofErr w:type="spellEnd"/>
      </w:ins>
    </w:p>
    <w:p w14:paraId="58D1FCDA" w14:textId="77777777" w:rsidR="005944BD" w:rsidRPr="005944BD" w:rsidRDefault="005944BD" w:rsidP="005944BD">
      <w:pPr>
        <w:rPr>
          <w:ins w:id="1240" w:author="John Moehrke" w:date="2020-02-20T15:29:00Z"/>
          <w:rStyle w:val="XMLname"/>
        </w:rPr>
      </w:pPr>
      <w:ins w:id="1241" w:author="John Moehrke" w:date="2020-02-20T15:29:00Z">
        <w:r w:rsidRPr="005944BD">
          <w:rPr>
            <w:rStyle w:val="XMLname"/>
          </w:rPr>
          <w:t>could be FHIR Consent or BPPC</w:t>
        </w:r>
      </w:ins>
    </w:p>
    <w:p w14:paraId="0ADE2545" w14:textId="77777777" w:rsidR="005944BD" w:rsidRPr="005944BD" w:rsidRDefault="005944BD" w:rsidP="005944BD">
      <w:pPr>
        <w:rPr>
          <w:ins w:id="1242" w:author="John Moehrke" w:date="2020-02-20T15:29:00Z"/>
          <w:rStyle w:val="XMLname"/>
        </w:rPr>
      </w:pPr>
      <w:ins w:id="1243" w:author="John Moehrke" w:date="2020-02-20T15:29:00Z">
        <w:r w:rsidRPr="005944BD">
          <w:rPr>
            <w:rStyle w:val="XMLname"/>
          </w:rPr>
          <w:t>end note</w:t>
        </w:r>
      </w:ins>
    </w:p>
    <w:p w14:paraId="07487507" w14:textId="77777777" w:rsidR="005944BD" w:rsidRPr="005944BD" w:rsidRDefault="005944BD" w:rsidP="005944BD">
      <w:pPr>
        <w:rPr>
          <w:ins w:id="1244" w:author="John Moehrke" w:date="2020-02-20T15:29:00Z"/>
          <w:rStyle w:val="XMLname"/>
        </w:rPr>
      </w:pPr>
      <w:ins w:id="1245" w:author="John Moehrke" w:date="2020-02-20T15:29:00Z">
        <w:r w:rsidRPr="005944BD">
          <w:rPr>
            <w:rStyle w:val="XMLname"/>
          </w:rPr>
          <w:t>Patient-&gt;</w:t>
        </w:r>
        <w:proofErr w:type="spellStart"/>
        <w:r w:rsidRPr="005944BD">
          <w:rPr>
            <w:rStyle w:val="XMLname"/>
          </w:rPr>
          <w:t>ConsentMgr</w:t>
        </w:r>
        <w:proofErr w:type="spellEnd"/>
        <w:r w:rsidRPr="005944BD">
          <w:rPr>
            <w:rStyle w:val="XMLname"/>
          </w:rPr>
          <w:t>: Record Consent Permit</w:t>
        </w:r>
      </w:ins>
    </w:p>
    <w:p w14:paraId="01BE406C" w14:textId="77777777" w:rsidR="005944BD" w:rsidRPr="005944BD" w:rsidRDefault="005944BD" w:rsidP="005944BD">
      <w:pPr>
        <w:rPr>
          <w:ins w:id="1246" w:author="John Moehrke" w:date="2020-02-20T15:29:00Z"/>
          <w:rStyle w:val="XMLname"/>
        </w:rPr>
      </w:pPr>
      <w:ins w:id="1247" w:author="John Moehrke" w:date="2020-02-20T15:29:00Z">
        <w:r w:rsidRPr="005944BD">
          <w:rPr>
            <w:rStyle w:val="XMLname"/>
          </w:rPr>
          <w:t>end</w:t>
        </w:r>
      </w:ins>
    </w:p>
    <w:p w14:paraId="7ABA2F85" w14:textId="77777777" w:rsidR="005944BD" w:rsidRPr="005944BD" w:rsidRDefault="005944BD" w:rsidP="005944BD">
      <w:pPr>
        <w:rPr>
          <w:ins w:id="1248" w:author="John Moehrke" w:date="2020-02-20T15:29:00Z"/>
          <w:rStyle w:val="XMLname"/>
        </w:rPr>
      </w:pPr>
    </w:p>
    <w:p w14:paraId="53BDFBAD" w14:textId="77777777" w:rsidR="005944BD" w:rsidRPr="005944BD" w:rsidRDefault="005944BD" w:rsidP="005944BD">
      <w:pPr>
        <w:rPr>
          <w:ins w:id="1249" w:author="John Moehrke" w:date="2020-02-20T15:29:00Z"/>
          <w:rStyle w:val="XMLname"/>
        </w:rPr>
      </w:pPr>
      <w:ins w:id="1250" w:author="John Moehrke" w:date="2020-02-20T15:29:00Z">
        <w:r w:rsidRPr="005944BD">
          <w:rPr>
            <w:rStyle w:val="XMLname"/>
          </w:rPr>
          <w:t>opt discover Patient Master Identity and data (MHD)</w:t>
        </w:r>
      </w:ins>
    </w:p>
    <w:p w14:paraId="3A6CFE14" w14:textId="77777777" w:rsidR="005944BD" w:rsidRPr="005944BD" w:rsidRDefault="005944BD" w:rsidP="005944BD">
      <w:pPr>
        <w:rPr>
          <w:ins w:id="1251" w:author="John Moehrke" w:date="2020-02-20T15:29:00Z"/>
          <w:rStyle w:val="XMLname"/>
        </w:rPr>
      </w:pPr>
      <w:ins w:id="1252" w:author="John Moehrke" w:date="2020-02-20T15:29:00Z">
        <w:r w:rsidRPr="005944BD">
          <w:rPr>
            <w:rStyle w:val="XMLname"/>
          </w:rPr>
          <w:t>Patient-&gt;Consumer: visits Consumer</w:t>
        </w:r>
      </w:ins>
    </w:p>
    <w:p w14:paraId="025C2421" w14:textId="77777777" w:rsidR="005944BD" w:rsidRPr="005944BD" w:rsidRDefault="005944BD" w:rsidP="005944BD">
      <w:pPr>
        <w:rPr>
          <w:ins w:id="1253" w:author="John Moehrke" w:date="2020-02-20T15:29:00Z"/>
          <w:rStyle w:val="XMLname"/>
        </w:rPr>
      </w:pPr>
      <w:ins w:id="1254" w:author="John Moehrke" w:date="2020-02-20T15:29:00Z">
        <w:r w:rsidRPr="005944BD">
          <w:rPr>
            <w:rStyle w:val="XMLname"/>
          </w:rPr>
          <w:lastRenderedPageBreak/>
          <w:t>Consumer-&gt;</w:t>
        </w:r>
        <w:proofErr w:type="spellStart"/>
        <w:r w:rsidRPr="005944BD">
          <w:rPr>
            <w:rStyle w:val="XMLname"/>
          </w:rPr>
          <w:t>PatientDir</w:t>
        </w:r>
        <w:proofErr w:type="spellEnd"/>
        <w:r w:rsidRPr="005944BD">
          <w:rPr>
            <w:rStyle w:val="XMLname"/>
          </w:rPr>
          <w:t>: update Patient Identity (</w:t>
        </w:r>
        <w:proofErr w:type="spellStart"/>
        <w:r w:rsidRPr="005944BD">
          <w:rPr>
            <w:rStyle w:val="XMLname"/>
          </w:rPr>
          <w:t>PatientDir</w:t>
        </w:r>
        <w:proofErr w:type="spellEnd"/>
        <w:r w:rsidRPr="005944BD">
          <w:rPr>
            <w:rStyle w:val="XMLname"/>
          </w:rPr>
          <w:t xml:space="preserve"> feed)</w:t>
        </w:r>
      </w:ins>
    </w:p>
    <w:p w14:paraId="23E2B7D1" w14:textId="77777777" w:rsidR="005944BD" w:rsidRPr="005944BD" w:rsidRDefault="005944BD" w:rsidP="005944BD">
      <w:pPr>
        <w:rPr>
          <w:ins w:id="1255" w:author="John Moehrke" w:date="2020-02-20T15:29:00Z"/>
          <w:rStyle w:val="XMLname"/>
        </w:rPr>
      </w:pPr>
      <w:proofErr w:type="spellStart"/>
      <w:ins w:id="1256" w:author="John Moehrke" w:date="2020-02-20T15:29:00Z">
        <w:r w:rsidRPr="005944BD">
          <w:rPr>
            <w:rStyle w:val="XMLname"/>
          </w:rPr>
          <w:t>PatientDir</w:t>
        </w:r>
        <w:proofErr w:type="spellEnd"/>
        <w:r w:rsidRPr="005944BD">
          <w:rPr>
            <w:rStyle w:val="XMLname"/>
          </w:rPr>
          <w:t>-&gt;</w:t>
        </w:r>
        <w:proofErr w:type="spellStart"/>
        <w:r w:rsidRPr="005944BD">
          <w:rPr>
            <w:rStyle w:val="XMLname"/>
          </w:rPr>
          <w:t>PatientDir</w:t>
        </w:r>
        <w:proofErr w:type="spellEnd"/>
        <w:r w:rsidRPr="005944BD">
          <w:rPr>
            <w:rStyle w:val="XMLname"/>
          </w:rPr>
          <w:t>: cross-reference to Patient Master Identity</w:t>
        </w:r>
      </w:ins>
    </w:p>
    <w:p w14:paraId="4BB29EC0" w14:textId="77777777" w:rsidR="005944BD" w:rsidRPr="005944BD" w:rsidRDefault="005944BD" w:rsidP="005944BD">
      <w:pPr>
        <w:rPr>
          <w:ins w:id="1257" w:author="John Moehrke" w:date="2020-02-20T15:29:00Z"/>
          <w:rStyle w:val="XMLname"/>
        </w:rPr>
      </w:pPr>
      <w:proofErr w:type="spellStart"/>
      <w:ins w:id="1258" w:author="John Moehrke" w:date="2020-02-20T15:29:00Z">
        <w:r w:rsidRPr="005944BD">
          <w:rPr>
            <w:rStyle w:val="XMLname"/>
          </w:rPr>
          <w:t>PatientDir</w:t>
        </w:r>
        <w:proofErr w:type="spellEnd"/>
        <w:r w:rsidRPr="005944BD">
          <w:rPr>
            <w:rStyle w:val="XMLname"/>
          </w:rPr>
          <w:t>-&gt;Registry: feed update Patient Master Identity</w:t>
        </w:r>
      </w:ins>
    </w:p>
    <w:p w14:paraId="1E8103B8" w14:textId="77777777" w:rsidR="005944BD" w:rsidRPr="005944BD" w:rsidRDefault="005944BD" w:rsidP="005944BD">
      <w:pPr>
        <w:rPr>
          <w:ins w:id="1259" w:author="John Moehrke" w:date="2020-02-20T15:29:00Z"/>
          <w:rStyle w:val="XMLname"/>
        </w:rPr>
      </w:pPr>
      <w:ins w:id="1260" w:author="John Moehrke" w:date="2020-02-20T15:29:00Z">
        <w:r w:rsidRPr="005944BD">
          <w:rPr>
            <w:rStyle w:val="XMLname"/>
          </w:rPr>
          <w:t>Consumer-&gt;</w:t>
        </w:r>
        <w:proofErr w:type="spellStart"/>
        <w:r w:rsidRPr="005944BD">
          <w:rPr>
            <w:rStyle w:val="XMLname"/>
          </w:rPr>
          <w:t>PatientDir</w:t>
        </w:r>
        <w:proofErr w:type="spellEnd"/>
        <w:r w:rsidRPr="005944BD">
          <w:rPr>
            <w:rStyle w:val="XMLname"/>
          </w:rPr>
          <w:t>: discover Patient Master Identity (PDQ query)</w:t>
        </w:r>
      </w:ins>
    </w:p>
    <w:p w14:paraId="567866C2" w14:textId="77777777" w:rsidR="005944BD" w:rsidRPr="005944BD" w:rsidRDefault="005944BD" w:rsidP="005944BD">
      <w:pPr>
        <w:rPr>
          <w:ins w:id="1261" w:author="John Moehrke" w:date="2020-02-20T15:29:00Z"/>
          <w:rStyle w:val="XMLname"/>
        </w:rPr>
      </w:pPr>
      <w:ins w:id="1262" w:author="John Moehrke" w:date="2020-02-20T15:29:00Z">
        <w:r w:rsidRPr="005944BD">
          <w:rPr>
            <w:rStyle w:val="XMLname"/>
          </w:rPr>
          <w:t>Consumer-&gt;+</w:t>
        </w:r>
        <w:proofErr w:type="spellStart"/>
        <w:r w:rsidRPr="005944BD">
          <w:rPr>
            <w:rStyle w:val="XMLname"/>
          </w:rPr>
          <w:t>ConsentMgr</w:t>
        </w:r>
        <w:proofErr w:type="spellEnd"/>
        <w:r w:rsidRPr="005944BD">
          <w:rPr>
            <w:rStyle w:val="XMLname"/>
          </w:rPr>
          <w:t>: get authorization token</w:t>
        </w:r>
      </w:ins>
    </w:p>
    <w:p w14:paraId="640B142A" w14:textId="77777777" w:rsidR="005944BD" w:rsidRPr="005944BD" w:rsidRDefault="005944BD" w:rsidP="005944BD">
      <w:pPr>
        <w:rPr>
          <w:ins w:id="1263" w:author="John Moehrke" w:date="2020-02-20T15:29:00Z"/>
          <w:rStyle w:val="XMLname"/>
        </w:rPr>
      </w:pPr>
      <w:proofErr w:type="spellStart"/>
      <w:ins w:id="1264" w:author="John Moehrke" w:date="2020-02-20T15:29:00Z">
        <w:r w:rsidRPr="005944BD">
          <w:rPr>
            <w:rStyle w:val="XMLname"/>
          </w:rPr>
          <w:t>ConsentMgr</w:t>
        </w:r>
        <w:proofErr w:type="spellEnd"/>
        <w:r w:rsidRPr="005944BD">
          <w:rPr>
            <w:rStyle w:val="XMLname"/>
          </w:rPr>
          <w:t>-&gt;</w:t>
        </w:r>
        <w:proofErr w:type="spellStart"/>
        <w:r w:rsidRPr="005944BD">
          <w:rPr>
            <w:rStyle w:val="XMLname"/>
          </w:rPr>
          <w:t>ConsentMgr</w:t>
        </w:r>
        <w:proofErr w:type="spellEnd"/>
        <w:r w:rsidRPr="005944BD">
          <w:rPr>
            <w:rStyle w:val="XMLname"/>
          </w:rPr>
          <w:t>: lookup state of Consent for this patient</w:t>
        </w:r>
      </w:ins>
    </w:p>
    <w:p w14:paraId="18117A7C" w14:textId="77777777" w:rsidR="005944BD" w:rsidRPr="005944BD" w:rsidRDefault="005944BD" w:rsidP="005944BD">
      <w:pPr>
        <w:rPr>
          <w:ins w:id="1265" w:author="John Moehrke" w:date="2020-02-20T15:29:00Z"/>
          <w:rStyle w:val="XMLname"/>
        </w:rPr>
      </w:pPr>
      <w:proofErr w:type="spellStart"/>
      <w:ins w:id="1266" w:author="John Moehrke" w:date="2020-02-20T15:29:00Z">
        <w:r w:rsidRPr="005944BD">
          <w:rPr>
            <w:rStyle w:val="XMLname"/>
          </w:rPr>
          <w:t>ConsentMgr</w:t>
        </w:r>
        <w:proofErr w:type="spellEnd"/>
        <w:r w:rsidRPr="005944BD">
          <w:rPr>
            <w:rStyle w:val="XMLname"/>
          </w:rPr>
          <w:t>-&gt;-Consumer: provide token permitting access</w:t>
        </w:r>
      </w:ins>
    </w:p>
    <w:p w14:paraId="719497BF" w14:textId="77777777" w:rsidR="005944BD" w:rsidRPr="005944BD" w:rsidRDefault="005944BD" w:rsidP="005944BD">
      <w:pPr>
        <w:rPr>
          <w:ins w:id="1267" w:author="John Moehrke" w:date="2020-02-20T15:29:00Z"/>
          <w:rStyle w:val="XMLname"/>
        </w:rPr>
      </w:pPr>
      <w:ins w:id="1268" w:author="John Moehrke" w:date="2020-02-20T15:29:00Z">
        <w:r w:rsidRPr="005944BD">
          <w:rPr>
            <w:rStyle w:val="XMLname"/>
          </w:rPr>
          <w:t>Consumer-&gt;+Registry: using token discovery Entry(s) (MHD query)</w:t>
        </w:r>
      </w:ins>
    </w:p>
    <w:p w14:paraId="6C8E7D22" w14:textId="77777777" w:rsidR="005944BD" w:rsidRPr="005944BD" w:rsidRDefault="005944BD" w:rsidP="005944BD">
      <w:pPr>
        <w:rPr>
          <w:ins w:id="1269" w:author="John Moehrke" w:date="2020-02-20T15:29:00Z"/>
          <w:rStyle w:val="XMLname"/>
        </w:rPr>
      </w:pPr>
      <w:ins w:id="1270" w:author="John Moehrke" w:date="2020-02-20T15:29:00Z">
        <w:r w:rsidRPr="005944BD">
          <w:rPr>
            <w:rStyle w:val="XMLname"/>
          </w:rPr>
          <w:t>Registry-&gt;Registry: confirm token</w:t>
        </w:r>
      </w:ins>
    </w:p>
    <w:p w14:paraId="31638035" w14:textId="77777777" w:rsidR="005944BD" w:rsidRPr="005944BD" w:rsidRDefault="005944BD" w:rsidP="005944BD">
      <w:pPr>
        <w:rPr>
          <w:ins w:id="1271" w:author="John Moehrke" w:date="2020-02-20T15:29:00Z"/>
          <w:rStyle w:val="XMLname"/>
        </w:rPr>
      </w:pPr>
      <w:ins w:id="1272" w:author="John Moehrke" w:date="2020-02-20T15:29:00Z">
        <w:r w:rsidRPr="005944BD">
          <w:rPr>
            <w:rStyle w:val="XMLname"/>
          </w:rPr>
          <w:t>Registry-&gt;-Consumer: here are DocumentReference Entry(s)</w:t>
        </w:r>
      </w:ins>
    </w:p>
    <w:p w14:paraId="513A38A9" w14:textId="77777777" w:rsidR="005944BD" w:rsidRPr="005944BD" w:rsidRDefault="005944BD" w:rsidP="005944BD">
      <w:pPr>
        <w:rPr>
          <w:ins w:id="1273" w:author="John Moehrke" w:date="2020-02-20T15:29:00Z"/>
          <w:rStyle w:val="XMLname"/>
        </w:rPr>
      </w:pPr>
      <w:ins w:id="1274" w:author="John Moehrke" w:date="2020-02-20T15:29:00Z">
        <w:r w:rsidRPr="005944BD">
          <w:rPr>
            <w:rStyle w:val="XMLname"/>
          </w:rPr>
          <w:t>Consumer-&gt;+Registry: using token Ask for data (MHD retrieve)</w:t>
        </w:r>
      </w:ins>
    </w:p>
    <w:p w14:paraId="419C8934" w14:textId="77777777" w:rsidR="005944BD" w:rsidRPr="005944BD" w:rsidRDefault="005944BD" w:rsidP="005944BD">
      <w:pPr>
        <w:rPr>
          <w:ins w:id="1275" w:author="John Moehrke" w:date="2020-02-20T15:29:00Z"/>
          <w:rStyle w:val="XMLname"/>
        </w:rPr>
      </w:pPr>
      <w:ins w:id="1276" w:author="John Moehrke" w:date="2020-02-20T15:29:00Z">
        <w:r w:rsidRPr="005944BD">
          <w:rPr>
            <w:rStyle w:val="XMLname"/>
          </w:rPr>
          <w:t>Registry-&gt;Registry: confirm token</w:t>
        </w:r>
      </w:ins>
    </w:p>
    <w:p w14:paraId="2D48799E" w14:textId="77777777" w:rsidR="005944BD" w:rsidRPr="005944BD" w:rsidRDefault="005944BD" w:rsidP="005944BD">
      <w:pPr>
        <w:rPr>
          <w:ins w:id="1277" w:author="John Moehrke" w:date="2020-02-20T15:29:00Z"/>
          <w:rStyle w:val="XMLname"/>
        </w:rPr>
      </w:pPr>
      <w:ins w:id="1278" w:author="John Moehrke" w:date="2020-02-20T15:29:00Z">
        <w:r w:rsidRPr="005944BD">
          <w:rPr>
            <w:rStyle w:val="XMLname"/>
          </w:rPr>
          <w:t>Registry-&gt;-Consumer: Here is the document requested</w:t>
        </w:r>
      </w:ins>
    </w:p>
    <w:p w14:paraId="506E6130" w14:textId="77777777" w:rsidR="005944BD" w:rsidRPr="005944BD" w:rsidRDefault="005944BD" w:rsidP="005944BD">
      <w:pPr>
        <w:rPr>
          <w:ins w:id="1279" w:author="John Moehrke" w:date="2020-02-20T15:29:00Z"/>
          <w:rStyle w:val="XMLname"/>
        </w:rPr>
      </w:pPr>
      <w:ins w:id="1280" w:author="John Moehrke" w:date="2020-02-20T15:29:00Z">
        <w:r w:rsidRPr="005944BD">
          <w:rPr>
            <w:rStyle w:val="XMLname"/>
          </w:rPr>
          <w:t>end</w:t>
        </w:r>
      </w:ins>
    </w:p>
    <w:p w14:paraId="41A2F589" w14:textId="1A1971B3" w:rsidR="00D164ED" w:rsidRPr="00B51436" w:rsidRDefault="00D164ED" w:rsidP="005944BD">
      <w:pPr>
        <w:rPr>
          <w:rStyle w:val="XMLname"/>
        </w:rPr>
      </w:pP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1281" w:name="_Toc33032280"/>
      <w:r w:rsidRPr="00B51436">
        <w:rPr>
          <w:rStyle w:val="XMLname"/>
          <w:rFonts w:ascii="Arial" w:hAnsi="Arial" w:cs="Times New Roman"/>
          <w:noProof w:val="0"/>
          <w:sz w:val="24"/>
        </w:rPr>
        <w:t>X.6.2 Typical Client System Designs</w:t>
      </w:r>
      <w:bookmarkEnd w:id="1281"/>
    </w:p>
    <w:p w14:paraId="478AD9CE" w14:textId="7A5E60B1" w:rsidR="000B152D" w:rsidRPr="00B51436" w:rsidDel="00E747DC" w:rsidRDefault="000B152D" w:rsidP="00E747DC">
      <w:pPr>
        <w:pStyle w:val="BodyText"/>
        <w:rPr>
          <w:del w:id="1282" w:author="John Moehrke" w:date="2020-02-20T09:35:00Z"/>
        </w:rPr>
      </w:pPr>
      <w:r w:rsidRPr="00B51436">
        <w:t xml:space="preserve">This section shows a typical client system design. This is informative to help explain how these various </w:t>
      </w:r>
      <w:r w:rsidR="00E25963">
        <w:t>a</w:t>
      </w:r>
      <w:r w:rsidRPr="00B51436">
        <w:t xml:space="preserve">ctors interact. </w:t>
      </w:r>
      <w:del w:id="1283" w:author="John Moehrke" w:date="2020-02-20T09:35:00Z">
        <w:r w:rsidRPr="00B51436" w:rsidDel="00E747DC">
          <w:delText>The lines are shown to shown as follows:</w:delText>
        </w:r>
      </w:del>
    </w:p>
    <w:p w14:paraId="584CB788" w14:textId="33EF5BED" w:rsidR="000B152D" w:rsidRPr="00B51436" w:rsidDel="00E747DC" w:rsidRDefault="000B152D" w:rsidP="00E747DC">
      <w:pPr>
        <w:pStyle w:val="BodyText"/>
        <w:rPr>
          <w:del w:id="1284" w:author="John Moehrke" w:date="2020-02-20T09:35:00Z"/>
        </w:rPr>
        <w:pPrChange w:id="1285" w:author="John Moehrke" w:date="2020-02-20T09:35:00Z">
          <w:pPr>
            <w:pStyle w:val="ListNumber2"/>
            <w:numPr>
              <w:numId w:val="43"/>
            </w:numPr>
            <w:tabs>
              <w:tab w:val="clear" w:pos="1170"/>
            </w:tabs>
            <w:ind w:left="720"/>
          </w:pPr>
        </w:pPrChange>
      </w:pPr>
      <w:del w:id="1286" w:author="John Moehrke" w:date="2020-02-20T09:35:00Z">
        <w:r w:rsidRPr="00B51436" w:rsidDel="00E747DC">
          <w:delText>Very bold white line – Most used interaction</w:delText>
        </w:r>
      </w:del>
    </w:p>
    <w:p w14:paraId="03FD650E" w14:textId="42D105BE" w:rsidR="000B152D" w:rsidRPr="00B51436" w:rsidDel="00E747DC" w:rsidRDefault="000B152D" w:rsidP="00E747DC">
      <w:pPr>
        <w:pStyle w:val="BodyText"/>
        <w:rPr>
          <w:del w:id="1287" w:author="John Moehrke" w:date="2020-02-20T09:35:00Z"/>
        </w:rPr>
        <w:pPrChange w:id="1288" w:author="John Moehrke" w:date="2020-02-20T09:35:00Z">
          <w:pPr>
            <w:pStyle w:val="ListNumber2"/>
            <w:numPr>
              <w:numId w:val="43"/>
            </w:numPr>
            <w:tabs>
              <w:tab w:val="clear" w:pos="1170"/>
            </w:tabs>
            <w:ind w:left="720"/>
          </w:pPr>
        </w:pPrChange>
      </w:pPr>
      <w:del w:id="1289" w:author="John Moehrke" w:date="2020-02-20T09:35:00Z">
        <w:r w:rsidRPr="00B51436" w:rsidDel="00E747DC">
          <w:delText>Light bold white</w:delText>
        </w:r>
        <w:r w:rsidR="005D56DF" w:rsidDel="00E747DC">
          <w:delText xml:space="preserve"> </w:delText>
        </w:r>
        <w:r w:rsidRPr="00B51436" w:rsidDel="00E747DC">
          <w:delText>line – Used interactions for specific functions</w:delText>
        </w:r>
      </w:del>
    </w:p>
    <w:p w14:paraId="11AEFDC8" w14:textId="74752A01" w:rsidR="000B152D" w:rsidRPr="00B51436" w:rsidRDefault="000B152D" w:rsidP="00E747DC">
      <w:pPr>
        <w:pStyle w:val="BodyText"/>
        <w:pPrChange w:id="1290" w:author="John Moehrke" w:date="2020-02-20T09:35:00Z">
          <w:pPr>
            <w:pStyle w:val="ListNumber2"/>
            <w:numPr>
              <w:numId w:val="43"/>
            </w:numPr>
            <w:tabs>
              <w:tab w:val="clear" w:pos="1170"/>
            </w:tabs>
            <w:ind w:left="720"/>
          </w:pPr>
        </w:pPrChange>
      </w:pPr>
      <w:del w:id="1291" w:author="John Moehrke" w:date="2020-02-20T09:35:00Z">
        <w:r w:rsidRPr="00B51436" w:rsidDel="00E747DC">
          <w:delText>Dashed white line – Optional functionality for specific functions</w:delText>
        </w:r>
      </w:del>
    </w:p>
    <w:p w14:paraId="2EE5F38B" w14:textId="6DDABBB8" w:rsidR="000B152D" w:rsidRDefault="000B152D" w:rsidP="000B152D">
      <w:pPr>
        <w:pStyle w:val="BodyText"/>
        <w:rPr>
          <w:ins w:id="1292" w:author="John Moehrke" w:date="2020-02-20T14:15:00Z"/>
        </w:rPr>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7B606E43" w14:textId="7D0AF5A0" w:rsidR="009163C5" w:rsidRPr="00B51436" w:rsidRDefault="009163C5" w:rsidP="000B152D">
      <w:pPr>
        <w:pStyle w:val="BodyText"/>
      </w:pPr>
      <w:ins w:id="1293" w:author="John Moehrke" w:date="2020-02-20T14:15:00Z">
        <w:r w:rsidRPr="00B51436">
          <w:t xml:space="preserve">Following the </w:t>
        </w:r>
        <w:r>
          <w:t>sections outline</w:t>
        </w:r>
        <w:r w:rsidRPr="00B51436">
          <w:t xml:space="preserve"> sample IHE Integration Statement for </w:t>
        </w:r>
      </w:ins>
      <w:ins w:id="1294" w:author="John Moehrke" w:date="2020-02-20T14:16:00Z">
        <w:r>
          <w:t>systems of various functionality</w:t>
        </w:r>
      </w:ins>
      <w:ins w:id="1295" w:author="John Moehrke" w:date="2020-02-20T14:15:00Z">
        <w:r w:rsidRPr="00B51436">
          <w:t xml:space="preserve">. For more details on the full use and format of an IHE Integration Statement </w:t>
        </w:r>
        <w:r>
          <w:t>(</w:t>
        </w:r>
        <w:r>
          <w:fldChar w:fldCharType="begin"/>
        </w:r>
        <w:r>
          <w:instrText xml:space="preserve"> HYPERLINK "https://www.ihe.net/resources/technical_frameworks/" \l "GenIntro" </w:instrText>
        </w:r>
        <w:r>
          <w:fldChar w:fldCharType="separate"/>
        </w:r>
        <w:r>
          <w:rPr>
            <w:rStyle w:val="Hyperlink"/>
          </w:rPr>
          <w:t>see Appendix F</w:t>
        </w:r>
        <w:r>
          <w:rPr>
            <w:rStyle w:val="Hyperlink"/>
          </w:rPr>
          <w:fldChar w:fldCharType="end"/>
        </w:r>
        <w:r>
          <w:rPr>
            <w:rStyle w:val="Hyperlink"/>
          </w:rPr>
          <w:t>)</w:t>
        </w:r>
        <w:r>
          <w:t>.</w:t>
        </w:r>
      </w:ins>
    </w:p>
    <w:p w14:paraId="6C0FFB27" w14:textId="30F552DD" w:rsidR="000B152D" w:rsidRDefault="000B152D" w:rsidP="000B152D">
      <w:pPr>
        <w:pStyle w:val="Heading4"/>
        <w:rPr>
          <w:ins w:id="1296" w:author="John Moehrke" w:date="2020-02-20T14:13:00Z"/>
          <w:noProof w:val="0"/>
        </w:rPr>
      </w:pPr>
      <w:bookmarkStart w:id="1297" w:name="_Toc33032281"/>
      <w:r w:rsidRPr="00B51436">
        <w:rPr>
          <w:noProof w:val="0"/>
        </w:rPr>
        <w:t xml:space="preserve">X.6.2.1 </w:t>
      </w:r>
      <w:r w:rsidR="003D7A49" w:rsidRPr="00B51436">
        <w:rPr>
          <w:noProof w:val="0"/>
        </w:rPr>
        <w:t>System that publishes documents</w:t>
      </w:r>
      <w:r w:rsidRPr="00B51436">
        <w:rPr>
          <w:noProof w:val="0"/>
        </w:rPr>
        <w:t xml:space="preserve"> System Design</w:t>
      </w:r>
      <w:bookmarkEnd w:id="1297"/>
    </w:p>
    <w:p w14:paraId="4E78B264" w14:textId="7FDBB269" w:rsidR="009163C5" w:rsidRPr="009163C5" w:rsidDel="009163C5" w:rsidRDefault="009163C5" w:rsidP="009163C5">
      <w:pPr>
        <w:pStyle w:val="BodyText"/>
        <w:rPr>
          <w:del w:id="1298" w:author="John Moehrke" w:date="2020-02-20T14:16:00Z"/>
        </w:rPr>
        <w:pPrChange w:id="1299" w:author="John Moehrke" w:date="2020-02-20T14:13:00Z">
          <w:pPr>
            <w:pStyle w:val="Heading4"/>
          </w:pPr>
        </w:pPrChange>
      </w:pPr>
      <w:ins w:id="1300" w:author="John Moehrke" w:date="2020-02-20T14:13:00Z">
        <w:r>
          <w:t>This system can publish documents using the MHD Document Source actor. The other actors shown are</w:t>
        </w:r>
      </w:ins>
      <w:ins w:id="1301" w:author="John Moehrke" w:date="2020-02-20T14:14:00Z">
        <w:r>
          <w:t xml:space="preserve"> there to support this primary function.</w:t>
        </w:r>
      </w:ins>
    </w:p>
    <w:p w14:paraId="6A732737" w14:textId="11D2F887" w:rsidR="000B152D" w:rsidRPr="00B51436" w:rsidRDefault="000B152D" w:rsidP="000B152D">
      <w:pPr>
        <w:pStyle w:val="BodyText"/>
      </w:pPr>
    </w:p>
    <w:p w14:paraId="655609BE" w14:textId="6652EC5E" w:rsidR="000B152D" w:rsidRPr="00B51436" w:rsidRDefault="003D7A49" w:rsidP="00A15C2E">
      <w:pPr>
        <w:pStyle w:val="TableTitle"/>
      </w:pPr>
      <w:r w:rsidRPr="00B51436">
        <w:lastRenderedPageBreak/>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9163C5" w:rsidRPr="00B51436" w14:paraId="2BAFFD71" w14:textId="77777777" w:rsidTr="00A15C2E">
        <w:trPr>
          <w:cantSplit/>
        </w:trPr>
        <w:tc>
          <w:tcPr>
            <w:tcW w:w="2335" w:type="dxa"/>
            <w:vMerge w:val="restart"/>
          </w:tcPr>
          <w:p w14:paraId="189284DB" w14:textId="08624281" w:rsidR="009163C5" w:rsidRPr="00B51436" w:rsidRDefault="009163C5" w:rsidP="00707892">
            <w:pPr>
              <w:pStyle w:val="BodyText"/>
            </w:pPr>
            <w:r w:rsidRPr="00B51436">
              <w:t>ATNA</w:t>
            </w:r>
          </w:p>
        </w:tc>
        <w:tc>
          <w:tcPr>
            <w:tcW w:w="3898" w:type="dxa"/>
            <w:vMerge w:val="restart"/>
          </w:tcPr>
          <w:p w14:paraId="47FF76A3" w14:textId="2ED32770" w:rsidR="009163C5" w:rsidRPr="00B51436" w:rsidRDefault="009163C5" w:rsidP="00707892">
            <w:pPr>
              <w:pStyle w:val="BodyText"/>
            </w:pPr>
            <w:r w:rsidRPr="00B51436">
              <w:t>Secure Node</w:t>
            </w:r>
          </w:p>
        </w:tc>
        <w:tc>
          <w:tcPr>
            <w:tcW w:w="3117" w:type="dxa"/>
          </w:tcPr>
          <w:p w14:paraId="2E772415" w14:textId="373EF474" w:rsidR="009163C5" w:rsidRPr="00B51436" w:rsidRDefault="009163C5" w:rsidP="00707892">
            <w:pPr>
              <w:pStyle w:val="BodyText"/>
            </w:pPr>
            <w:ins w:id="1302" w:author="John Moehrke" w:date="2020-02-20T14:09:00Z">
              <w:r w:rsidRPr="00283502">
                <w:t>STX: TLS 1.2 Floor using BCP195 Option</w:t>
              </w:r>
            </w:ins>
          </w:p>
        </w:tc>
      </w:tr>
      <w:tr w:rsidR="009163C5" w:rsidRPr="00B51436" w14:paraId="027CE696" w14:textId="77777777" w:rsidTr="00A15C2E">
        <w:trPr>
          <w:cantSplit/>
          <w:ins w:id="1303" w:author="John Moehrke" w:date="2020-02-20T14:13:00Z"/>
        </w:trPr>
        <w:tc>
          <w:tcPr>
            <w:tcW w:w="2335" w:type="dxa"/>
            <w:vMerge/>
          </w:tcPr>
          <w:p w14:paraId="433E5216" w14:textId="77777777" w:rsidR="009163C5" w:rsidRPr="00B51436" w:rsidRDefault="009163C5" w:rsidP="009163C5">
            <w:pPr>
              <w:pStyle w:val="BodyText"/>
              <w:rPr>
                <w:ins w:id="1304" w:author="John Moehrke" w:date="2020-02-20T14:13:00Z"/>
              </w:rPr>
            </w:pPr>
          </w:p>
        </w:tc>
        <w:tc>
          <w:tcPr>
            <w:tcW w:w="3898" w:type="dxa"/>
            <w:vMerge/>
          </w:tcPr>
          <w:p w14:paraId="48DFF0E1" w14:textId="77777777" w:rsidR="009163C5" w:rsidRPr="00B51436" w:rsidRDefault="009163C5" w:rsidP="009163C5">
            <w:pPr>
              <w:pStyle w:val="BodyText"/>
              <w:rPr>
                <w:ins w:id="1305" w:author="John Moehrke" w:date="2020-02-20T14:13:00Z"/>
              </w:rPr>
            </w:pPr>
          </w:p>
        </w:tc>
        <w:tc>
          <w:tcPr>
            <w:tcW w:w="3117" w:type="dxa"/>
          </w:tcPr>
          <w:p w14:paraId="5228CE3D" w14:textId="6261CEB4" w:rsidR="009163C5" w:rsidRPr="00283502" w:rsidRDefault="009163C5" w:rsidP="009163C5">
            <w:pPr>
              <w:pStyle w:val="BodyText"/>
              <w:rPr>
                <w:ins w:id="1306" w:author="John Moehrke" w:date="2020-02-20T14:13:00Z"/>
              </w:rPr>
            </w:pPr>
            <w:ins w:id="1307" w:author="John Moehrke" w:date="2020-02-20T14:13:00Z">
              <w:r w:rsidRPr="00283502">
                <w:t>ATX: FHIR Feed Option</w:t>
              </w:r>
            </w:ins>
          </w:p>
        </w:tc>
      </w:tr>
      <w:tr w:rsidR="009163C5" w:rsidRPr="00B51436" w14:paraId="1ADAC1E5" w14:textId="77777777" w:rsidTr="00A15C2E">
        <w:trPr>
          <w:cantSplit/>
        </w:trPr>
        <w:tc>
          <w:tcPr>
            <w:tcW w:w="2335" w:type="dxa"/>
          </w:tcPr>
          <w:p w14:paraId="3C01BAF8" w14:textId="22592B5E" w:rsidR="009163C5" w:rsidRPr="00B51436" w:rsidRDefault="009163C5" w:rsidP="009163C5">
            <w:pPr>
              <w:pStyle w:val="BodyText"/>
            </w:pPr>
            <w:r w:rsidRPr="00B51436">
              <w:t>IUA</w:t>
            </w:r>
          </w:p>
        </w:tc>
        <w:tc>
          <w:tcPr>
            <w:tcW w:w="3898" w:type="dxa"/>
          </w:tcPr>
          <w:p w14:paraId="296E848D" w14:textId="5D91E667" w:rsidR="009163C5" w:rsidRPr="00B51436" w:rsidRDefault="009163C5" w:rsidP="009163C5">
            <w:pPr>
              <w:pStyle w:val="BodyText"/>
            </w:pPr>
            <w:r w:rsidRPr="00B51436">
              <w:t>Authorization Client</w:t>
            </w:r>
          </w:p>
        </w:tc>
        <w:tc>
          <w:tcPr>
            <w:tcW w:w="3117" w:type="dxa"/>
          </w:tcPr>
          <w:p w14:paraId="0FDFE181" w14:textId="77777777" w:rsidR="009163C5" w:rsidRPr="00B51436" w:rsidRDefault="009163C5" w:rsidP="009163C5">
            <w:pPr>
              <w:pStyle w:val="BodyText"/>
            </w:pPr>
          </w:p>
        </w:tc>
      </w:tr>
      <w:tr w:rsidR="009163C5" w:rsidRPr="00B51436" w14:paraId="58D0CBE0" w14:textId="77777777" w:rsidTr="00A15C2E">
        <w:trPr>
          <w:cantSplit/>
        </w:trPr>
        <w:tc>
          <w:tcPr>
            <w:tcW w:w="2335" w:type="dxa"/>
          </w:tcPr>
          <w:p w14:paraId="6D3CF519" w14:textId="22F643A2" w:rsidR="009163C5" w:rsidRPr="00B51436" w:rsidRDefault="009163C5" w:rsidP="009163C5">
            <w:pPr>
              <w:pStyle w:val="BodyText"/>
            </w:pPr>
            <w:r w:rsidRPr="00B51436">
              <w:t>mCSD</w:t>
            </w:r>
          </w:p>
        </w:tc>
        <w:tc>
          <w:tcPr>
            <w:tcW w:w="3898" w:type="dxa"/>
          </w:tcPr>
          <w:p w14:paraId="5693A04A" w14:textId="1BE47347" w:rsidR="009163C5" w:rsidRPr="00B51436" w:rsidRDefault="009163C5" w:rsidP="009163C5">
            <w:pPr>
              <w:pStyle w:val="BodyText"/>
            </w:pPr>
            <w:r w:rsidRPr="00B51436">
              <w:t>Care Service Selective Consumer</w:t>
            </w:r>
          </w:p>
        </w:tc>
        <w:tc>
          <w:tcPr>
            <w:tcW w:w="3117" w:type="dxa"/>
          </w:tcPr>
          <w:p w14:paraId="78791969" w14:textId="77777777" w:rsidR="009163C5" w:rsidRPr="00B51436" w:rsidRDefault="009163C5" w:rsidP="009163C5">
            <w:pPr>
              <w:pStyle w:val="BodyText"/>
            </w:pPr>
          </w:p>
        </w:tc>
      </w:tr>
      <w:tr w:rsidR="009163C5" w:rsidRPr="00B51436" w14:paraId="26FE097E" w14:textId="77777777" w:rsidTr="00A15C2E">
        <w:trPr>
          <w:cantSplit/>
        </w:trPr>
        <w:tc>
          <w:tcPr>
            <w:tcW w:w="2335" w:type="dxa"/>
          </w:tcPr>
          <w:p w14:paraId="4F275767" w14:textId="3D48ABEA" w:rsidR="009163C5" w:rsidRPr="00B51436" w:rsidRDefault="009163C5" w:rsidP="009163C5">
            <w:pPr>
              <w:pStyle w:val="BodyText"/>
            </w:pPr>
            <w:r w:rsidRPr="00B51436">
              <w:t>NPFS</w:t>
            </w:r>
          </w:p>
        </w:tc>
        <w:tc>
          <w:tcPr>
            <w:tcW w:w="3898" w:type="dxa"/>
          </w:tcPr>
          <w:p w14:paraId="3350EE09" w14:textId="158D21B0" w:rsidR="009163C5" w:rsidRPr="00B51436" w:rsidRDefault="009163C5" w:rsidP="009163C5">
            <w:pPr>
              <w:pStyle w:val="BodyText"/>
            </w:pPr>
            <w:r w:rsidRPr="00B51436">
              <w:t>File Consumer</w:t>
            </w:r>
          </w:p>
        </w:tc>
        <w:tc>
          <w:tcPr>
            <w:tcW w:w="3117" w:type="dxa"/>
          </w:tcPr>
          <w:p w14:paraId="42C8A8BC" w14:textId="77777777" w:rsidR="009163C5" w:rsidRPr="00B51436" w:rsidRDefault="009163C5" w:rsidP="009163C5">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1308" w:name="_Toc33032282"/>
      <w:r w:rsidRPr="00B51436">
        <w:rPr>
          <w:noProof w:val="0"/>
        </w:rPr>
        <w:t xml:space="preserve">X.6.2.2 </w:t>
      </w:r>
      <w:r w:rsidR="003D7A49" w:rsidRPr="00B51436">
        <w:rPr>
          <w:noProof w:val="0"/>
        </w:rPr>
        <w:t>System that consumes documents</w:t>
      </w:r>
      <w:r w:rsidRPr="00B51436">
        <w:rPr>
          <w:noProof w:val="0"/>
        </w:rPr>
        <w:t xml:space="preserve"> System Design</w:t>
      </w:r>
      <w:bookmarkEnd w:id="1308"/>
    </w:p>
    <w:p w14:paraId="569D4389" w14:textId="318145CE" w:rsidR="000B152D" w:rsidRPr="00B51436" w:rsidRDefault="00707892" w:rsidP="000B152D">
      <w:pPr>
        <w:pStyle w:val="BodyText"/>
      </w:pPr>
      <w:ins w:id="1309" w:author="John Moehrke" w:date="2020-02-20T14:11:00Z">
        <w:r>
          <w:t>This system can consume documents using the MHD Document Consumer actor.</w:t>
        </w:r>
      </w:ins>
      <w:ins w:id="1310" w:author="John Moehrke" w:date="2020-02-20T14:14:00Z">
        <w:r w:rsidR="009163C5">
          <w:t xml:space="preserve"> </w:t>
        </w:r>
        <w:r w:rsidR="009163C5">
          <w:t>The other actors shown are there to support this primary function.</w:t>
        </w:r>
      </w:ins>
      <w:ins w:id="1311" w:author="John Moehrke" w:date="2020-02-20T14:11:00Z">
        <w:r>
          <w:t xml:space="preserve"> </w:t>
        </w:r>
      </w:ins>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9163C5" w:rsidRPr="00B51436" w14:paraId="7C8D85BD" w14:textId="77777777" w:rsidTr="00AF7E1E">
        <w:tc>
          <w:tcPr>
            <w:tcW w:w="2335" w:type="dxa"/>
            <w:vMerge w:val="restart"/>
          </w:tcPr>
          <w:p w14:paraId="40602EE6" w14:textId="77777777" w:rsidR="009163C5" w:rsidRPr="00B51436" w:rsidRDefault="009163C5" w:rsidP="00707892">
            <w:pPr>
              <w:pStyle w:val="BodyText"/>
            </w:pPr>
            <w:r w:rsidRPr="00B51436">
              <w:t>ATNA</w:t>
            </w:r>
          </w:p>
        </w:tc>
        <w:tc>
          <w:tcPr>
            <w:tcW w:w="3898" w:type="dxa"/>
            <w:vMerge w:val="restart"/>
          </w:tcPr>
          <w:p w14:paraId="44F41149" w14:textId="77777777" w:rsidR="009163C5" w:rsidRPr="00B51436" w:rsidRDefault="009163C5" w:rsidP="00707892">
            <w:pPr>
              <w:pStyle w:val="BodyText"/>
            </w:pPr>
            <w:r w:rsidRPr="00B51436">
              <w:t>Secure Node</w:t>
            </w:r>
          </w:p>
        </w:tc>
        <w:tc>
          <w:tcPr>
            <w:tcW w:w="3117" w:type="dxa"/>
          </w:tcPr>
          <w:p w14:paraId="6247EE4A" w14:textId="6CB72337" w:rsidR="009163C5" w:rsidRPr="00B51436" w:rsidRDefault="009163C5" w:rsidP="00707892">
            <w:pPr>
              <w:pStyle w:val="BodyText"/>
            </w:pPr>
            <w:ins w:id="1312" w:author="John Moehrke" w:date="2020-02-20T14:09:00Z">
              <w:r w:rsidRPr="00283502">
                <w:t>STX: TLS 1.2 Floor using BCP195 Option</w:t>
              </w:r>
            </w:ins>
          </w:p>
        </w:tc>
      </w:tr>
      <w:tr w:rsidR="009163C5" w:rsidRPr="00B51436" w14:paraId="3469F5B1" w14:textId="77777777" w:rsidTr="00AF7E1E">
        <w:trPr>
          <w:ins w:id="1313" w:author="John Moehrke" w:date="2020-02-20T14:12:00Z"/>
        </w:trPr>
        <w:tc>
          <w:tcPr>
            <w:tcW w:w="2335" w:type="dxa"/>
            <w:vMerge/>
          </w:tcPr>
          <w:p w14:paraId="79B93AE3" w14:textId="77777777" w:rsidR="009163C5" w:rsidRPr="00B51436" w:rsidRDefault="009163C5" w:rsidP="009163C5">
            <w:pPr>
              <w:pStyle w:val="BodyText"/>
              <w:rPr>
                <w:ins w:id="1314" w:author="John Moehrke" w:date="2020-02-20T14:12:00Z"/>
              </w:rPr>
            </w:pPr>
          </w:p>
        </w:tc>
        <w:tc>
          <w:tcPr>
            <w:tcW w:w="3898" w:type="dxa"/>
            <w:vMerge/>
          </w:tcPr>
          <w:p w14:paraId="521512C5" w14:textId="77777777" w:rsidR="009163C5" w:rsidRPr="00B51436" w:rsidRDefault="009163C5" w:rsidP="009163C5">
            <w:pPr>
              <w:pStyle w:val="BodyText"/>
              <w:rPr>
                <w:ins w:id="1315" w:author="John Moehrke" w:date="2020-02-20T14:12:00Z"/>
              </w:rPr>
            </w:pPr>
          </w:p>
        </w:tc>
        <w:tc>
          <w:tcPr>
            <w:tcW w:w="3117" w:type="dxa"/>
          </w:tcPr>
          <w:p w14:paraId="0D7DF699" w14:textId="23F5B6A2" w:rsidR="009163C5" w:rsidRPr="00283502" w:rsidRDefault="009163C5" w:rsidP="009163C5">
            <w:pPr>
              <w:pStyle w:val="BodyText"/>
              <w:rPr>
                <w:ins w:id="1316" w:author="John Moehrke" w:date="2020-02-20T14:12:00Z"/>
              </w:rPr>
            </w:pPr>
            <w:ins w:id="1317" w:author="John Moehrke" w:date="2020-02-20T14:12:00Z">
              <w:r w:rsidRPr="00283502">
                <w:t>ATX: FHIR Feed Option</w:t>
              </w:r>
            </w:ins>
          </w:p>
        </w:tc>
      </w:tr>
      <w:tr w:rsidR="009163C5" w:rsidRPr="00B51436" w14:paraId="77D5E57E" w14:textId="77777777" w:rsidTr="00AF7E1E">
        <w:tc>
          <w:tcPr>
            <w:tcW w:w="2335" w:type="dxa"/>
          </w:tcPr>
          <w:p w14:paraId="5C50A356" w14:textId="77777777" w:rsidR="009163C5" w:rsidRPr="00B51436" w:rsidRDefault="009163C5" w:rsidP="009163C5">
            <w:pPr>
              <w:pStyle w:val="BodyText"/>
            </w:pPr>
            <w:r w:rsidRPr="00B51436">
              <w:t>IUA</w:t>
            </w:r>
          </w:p>
        </w:tc>
        <w:tc>
          <w:tcPr>
            <w:tcW w:w="3898" w:type="dxa"/>
          </w:tcPr>
          <w:p w14:paraId="1C9707DD" w14:textId="77777777" w:rsidR="009163C5" w:rsidRPr="00B51436" w:rsidRDefault="009163C5" w:rsidP="009163C5">
            <w:pPr>
              <w:pStyle w:val="BodyText"/>
            </w:pPr>
            <w:r w:rsidRPr="00B51436">
              <w:t>Authorization Client</w:t>
            </w:r>
          </w:p>
        </w:tc>
        <w:tc>
          <w:tcPr>
            <w:tcW w:w="3117" w:type="dxa"/>
          </w:tcPr>
          <w:p w14:paraId="69157928" w14:textId="77777777" w:rsidR="009163C5" w:rsidRPr="00B51436" w:rsidRDefault="009163C5" w:rsidP="009163C5">
            <w:pPr>
              <w:pStyle w:val="BodyText"/>
            </w:pPr>
          </w:p>
        </w:tc>
      </w:tr>
      <w:tr w:rsidR="009163C5" w:rsidRPr="00B51436" w14:paraId="15311713" w14:textId="77777777" w:rsidTr="00AF7E1E">
        <w:tc>
          <w:tcPr>
            <w:tcW w:w="2335" w:type="dxa"/>
          </w:tcPr>
          <w:p w14:paraId="63D21D8A" w14:textId="77777777" w:rsidR="009163C5" w:rsidRPr="00B51436" w:rsidRDefault="009163C5" w:rsidP="009163C5">
            <w:pPr>
              <w:pStyle w:val="BodyText"/>
            </w:pPr>
            <w:r w:rsidRPr="00B51436">
              <w:t>mCSD</w:t>
            </w:r>
          </w:p>
        </w:tc>
        <w:tc>
          <w:tcPr>
            <w:tcW w:w="3898" w:type="dxa"/>
          </w:tcPr>
          <w:p w14:paraId="0EC42043" w14:textId="77777777" w:rsidR="009163C5" w:rsidRPr="00B51436" w:rsidRDefault="009163C5" w:rsidP="009163C5">
            <w:pPr>
              <w:pStyle w:val="BodyText"/>
            </w:pPr>
            <w:r w:rsidRPr="00B51436">
              <w:t>Care Service Selective Consumer</w:t>
            </w:r>
          </w:p>
        </w:tc>
        <w:tc>
          <w:tcPr>
            <w:tcW w:w="3117" w:type="dxa"/>
          </w:tcPr>
          <w:p w14:paraId="151657C0" w14:textId="77777777" w:rsidR="009163C5" w:rsidRPr="00B51436" w:rsidRDefault="009163C5" w:rsidP="009163C5">
            <w:pPr>
              <w:pStyle w:val="BodyText"/>
            </w:pPr>
          </w:p>
        </w:tc>
      </w:tr>
      <w:tr w:rsidR="009163C5" w:rsidRPr="00B51436" w14:paraId="3CA92012" w14:textId="77777777" w:rsidTr="00AF7E1E">
        <w:tc>
          <w:tcPr>
            <w:tcW w:w="2335" w:type="dxa"/>
          </w:tcPr>
          <w:p w14:paraId="174F01D5" w14:textId="77777777" w:rsidR="009163C5" w:rsidRPr="00B51436" w:rsidRDefault="009163C5" w:rsidP="009163C5">
            <w:pPr>
              <w:pStyle w:val="BodyText"/>
            </w:pPr>
            <w:r w:rsidRPr="00B51436">
              <w:t>NPFS</w:t>
            </w:r>
          </w:p>
        </w:tc>
        <w:tc>
          <w:tcPr>
            <w:tcW w:w="3898" w:type="dxa"/>
          </w:tcPr>
          <w:p w14:paraId="4D05F842" w14:textId="77777777" w:rsidR="009163C5" w:rsidRPr="00B51436" w:rsidRDefault="009163C5" w:rsidP="009163C5">
            <w:pPr>
              <w:pStyle w:val="BodyText"/>
            </w:pPr>
            <w:r w:rsidRPr="00B51436">
              <w:t>File Consumer</w:t>
            </w:r>
          </w:p>
        </w:tc>
        <w:tc>
          <w:tcPr>
            <w:tcW w:w="3117" w:type="dxa"/>
          </w:tcPr>
          <w:p w14:paraId="7911D86F" w14:textId="77777777" w:rsidR="009163C5" w:rsidRPr="00B51436" w:rsidRDefault="009163C5" w:rsidP="009163C5">
            <w:pPr>
              <w:pStyle w:val="BodyText"/>
            </w:pPr>
          </w:p>
        </w:tc>
      </w:tr>
    </w:tbl>
    <w:p w14:paraId="665A18CD" w14:textId="29766BCE" w:rsidR="000B152D" w:rsidRPr="00283502" w:rsidRDefault="000B152D">
      <w:pPr>
        <w:pStyle w:val="BodyText"/>
      </w:pPr>
    </w:p>
    <w:p w14:paraId="3F1296ED" w14:textId="026E0AD2" w:rsidR="000B152D" w:rsidRDefault="000B152D" w:rsidP="000B152D">
      <w:pPr>
        <w:pStyle w:val="Heading4"/>
        <w:rPr>
          <w:ins w:id="1318" w:author="John Moehrke" w:date="2020-02-20T14:10:00Z"/>
          <w:noProof w:val="0"/>
        </w:rPr>
      </w:pPr>
      <w:bookmarkStart w:id="1319" w:name="_Toc33032283"/>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1319"/>
    </w:p>
    <w:p w14:paraId="52A1DEEC" w14:textId="176D9987" w:rsidR="00707892" w:rsidRPr="00707892" w:rsidDel="009163C5" w:rsidRDefault="00707892" w:rsidP="00707892">
      <w:pPr>
        <w:pStyle w:val="BodyText"/>
        <w:rPr>
          <w:del w:id="1320" w:author="John Moehrke" w:date="2020-02-20T14:16:00Z"/>
        </w:rPr>
        <w:pPrChange w:id="1321" w:author="John Moehrke" w:date="2020-02-20T14:10:00Z">
          <w:pPr>
            <w:pStyle w:val="Heading4"/>
          </w:pPr>
        </w:pPrChange>
      </w:pPr>
      <w:ins w:id="1322" w:author="John Moehrke" w:date="2020-02-20T14:10:00Z">
        <w:r>
          <w:t xml:space="preserve">This system can consume data elements using the QEDm profile that have been extracted from the documents published in the MHDS by way of the mXDE profile. </w:t>
        </w:r>
      </w:ins>
      <w:ins w:id="1323" w:author="John Moehrke" w:date="2020-02-20T14:14:00Z">
        <w:r w:rsidR="009163C5">
          <w:t>The other actors shown are there to support this primary function.</w:t>
        </w:r>
        <w:r w:rsidR="009163C5">
          <w:t xml:space="preserve"> </w:t>
        </w:r>
      </w:ins>
      <w:ins w:id="1324" w:author="John Moehrke" w:date="2020-02-20T14:10:00Z">
        <w:r>
          <w:t>Further details can be found in the referenced profiles.</w:t>
        </w:r>
      </w:ins>
    </w:p>
    <w:p w14:paraId="5D60B789" w14:textId="6651DF8E" w:rsidR="000B152D" w:rsidRPr="00B51436" w:rsidRDefault="000B152D" w:rsidP="000B152D">
      <w:pPr>
        <w:pStyle w:val="BodyText"/>
      </w:pPr>
    </w:p>
    <w:p w14:paraId="20AA7E30" w14:textId="016C1562" w:rsidR="00EC3C6B" w:rsidRPr="00B51436" w:rsidRDefault="003D7A49" w:rsidP="00A15C2E">
      <w:pPr>
        <w:pStyle w:val="TableTitle"/>
      </w:pPr>
      <w:r w:rsidRPr="00B51436">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707892" w:rsidRPr="00B51436" w14:paraId="7F2F1C03" w14:textId="77777777" w:rsidTr="00AF7E1E">
        <w:tc>
          <w:tcPr>
            <w:tcW w:w="2335" w:type="dxa"/>
            <w:vMerge w:val="restart"/>
          </w:tcPr>
          <w:p w14:paraId="0DE076A1" w14:textId="77777777" w:rsidR="00707892" w:rsidRPr="00B51436" w:rsidRDefault="00707892" w:rsidP="00707892">
            <w:pPr>
              <w:pStyle w:val="BodyText"/>
            </w:pPr>
            <w:r w:rsidRPr="00B51436">
              <w:t>ATNA</w:t>
            </w:r>
          </w:p>
        </w:tc>
        <w:tc>
          <w:tcPr>
            <w:tcW w:w="3898" w:type="dxa"/>
            <w:vMerge w:val="restart"/>
          </w:tcPr>
          <w:p w14:paraId="7733A646" w14:textId="77777777" w:rsidR="00707892" w:rsidRPr="00B51436" w:rsidRDefault="00707892" w:rsidP="00707892">
            <w:pPr>
              <w:pStyle w:val="BodyText"/>
            </w:pPr>
            <w:r w:rsidRPr="00B51436">
              <w:t>Secure Node</w:t>
            </w:r>
          </w:p>
        </w:tc>
        <w:tc>
          <w:tcPr>
            <w:tcW w:w="3117" w:type="dxa"/>
          </w:tcPr>
          <w:p w14:paraId="137EB695" w14:textId="162749AE" w:rsidR="00707892" w:rsidRPr="00B51436" w:rsidRDefault="00707892" w:rsidP="00707892">
            <w:pPr>
              <w:pStyle w:val="BodyText"/>
            </w:pPr>
            <w:ins w:id="1325" w:author="John Moehrke" w:date="2020-02-20T14:09:00Z">
              <w:r w:rsidRPr="00283502">
                <w:t>STX: TLS 1.2 Floor using BCP195 Option</w:t>
              </w:r>
            </w:ins>
          </w:p>
        </w:tc>
      </w:tr>
      <w:tr w:rsidR="00707892" w:rsidRPr="00B51436" w14:paraId="1514E767" w14:textId="77777777" w:rsidTr="00AF7E1E">
        <w:trPr>
          <w:ins w:id="1326" w:author="John Moehrke" w:date="2020-02-20T14:12:00Z"/>
        </w:trPr>
        <w:tc>
          <w:tcPr>
            <w:tcW w:w="2335" w:type="dxa"/>
            <w:vMerge/>
          </w:tcPr>
          <w:p w14:paraId="09ACD5E4" w14:textId="77777777" w:rsidR="00707892" w:rsidRPr="00B51436" w:rsidRDefault="00707892" w:rsidP="00707892">
            <w:pPr>
              <w:pStyle w:val="BodyText"/>
              <w:rPr>
                <w:ins w:id="1327" w:author="John Moehrke" w:date="2020-02-20T14:12:00Z"/>
              </w:rPr>
            </w:pPr>
          </w:p>
        </w:tc>
        <w:tc>
          <w:tcPr>
            <w:tcW w:w="3898" w:type="dxa"/>
            <w:vMerge/>
          </w:tcPr>
          <w:p w14:paraId="469641DA" w14:textId="77777777" w:rsidR="00707892" w:rsidRPr="00B51436" w:rsidRDefault="00707892" w:rsidP="00707892">
            <w:pPr>
              <w:pStyle w:val="BodyText"/>
              <w:rPr>
                <w:ins w:id="1328" w:author="John Moehrke" w:date="2020-02-20T14:12:00Z"/>
              </w:rPr>
            </w:pPr>
          </w:p>
        </w:tc>
        <w:tc>
          <w:tcPr>
            <w:tcW w:w="3117" w:type="dxa"/>
          </w:tcPr>
          <w:p w14:paraId="0D69209D" w14:textId="5FC72836" w:rsidR="00707892" w:rsidRPr="00283502" w:rsidRDefault="00707892" w:rsidP="00707892">
            <w:pPr>
              <w:pStyle w:val="BodyText"/>
              <w:rPr>
                <w:ins w:id="1329" w:author="John Moehrke" w:date="2020-02-20T14:12:00Z"/>
              </w:rPr>
            </w:pPr>
            <w:ins w:id="1330" w:author="John Moehrke" w:date="2020-02-20T14:12:00Z">
              <w:r w:rsidRPr="00283502">
                <w:t>ATX: FHIR Feed Option</w:t>
              </w:r>
            </w:ins>
          </w:p>
        </w:tc>
      </w:tr>
      <w:tr w:rsidR="00707892" w:rsidRPr="00B51436" w14:paraId="02F483F2" w14:textId="77777777" w:rsidTr="00AF7E1E">
        <w:tc>
          <w:tcPr>
            <w:tcW w:w="2335" w:type="dxa"/>
          </w:tcPr>
          <w:p w14:paraId="4D528D89" w14:textId="77777777" w:rsidR="00707892" w:rsidRPr="00B51436" w:rsidRDefault="00707892" w:rsidP="00707892">
            <w:pPr>
              <w:pStyle w:val="BodyText"/>
            </w:pPr>
            <w:r w:rsidRPr="00B51436">
              <w:t>IUA</w:t>
            </w:r>
          </w:p>
        </w:tc>
        <w:tc>
          <w:tcPr>
            <w:tcW w:w="3898" w:type="dxa"/>
          </w:tcPr>
          <w:p w14:paraId="730C90B7" w14:textId="77777777" w:rsidR="00707892" w:rsidRPr="00B51436" w:rsidRDefault="00707892" w:rsidP="00707892">
            <w:pPr>
              <w:pStyle w:val="BodyText"/>
            </w:pPr>
            <w:r w:rsidRPr="00B51436">
              <w:t>Authorization Client</w:t>
            </w:r>
          </w:p>
        </w:tc>
        <w:tc>
          <w:tcPr>
            <w:tcW w:w="3117" w:type="dxa"/>
          </w:tcPr>
          <w:p w14:paraId="4418B56A" w14:textId="77777777" w:rsidR="00707892" w:rsidRPr="00B51436" w:rsidRDefault="00707892" w:rsidP="00707892">
            <w:pPr>
              <w:pStyle w:val="BodyText"/>
            </w:pPr>
          </w:p>
        </w:tc>
      </w:tr>
      <w:tr w:rsidR="00707892" w:rsidRPr="00B51436" w14:paraId="62B9F420" w14:textId="77777777" w:rsidTr="00AF7E1E">
        <w:tc>
          <w:tcPr>
            <w:tcW w:w="2335" w:type="dxa"/>
          </w:tcPr>
          <w:p w14:paraId="7976859F" w14:textId="77777777" w:rsidR="00707892" w:rsidRPr="00B51436" w:rsidRDefault="00707892" w:rsidP="00707892">
            <w:pPr>
              <w:pStyle w:val="BodyText"/>
            </w:pPr>
            <w:r w:rsidRPr="00B51436">
              <w:t>mCSD</w:t>
            </w:r>
          </w:p>
        </w:tc>
        <w:tc>
          <w:tcPr>
            <w:tcW w:w="3898" w:type="dxa"/>
          </w:tcPr>
          <w:p w14:paraId="52F11322" w14:textId="77777777" w:rsidR="00707892" w:rsidRPr="00B51436" w:rsidRDefault="00707892" w:rsidP="00707892">
            <w:pPr>
              <w:pStyle w:val="BodyText"/>
            </w:pPr>
            <w:r w:rsidRPr="00B51436">
              <w:t>Care Service Selective Consumer</w:t>
            </w:r>
          </w:p>
        </w:tc>
        <w:tc>
          <w:tcPr>
            <w:tcW w:w="3117" w:type="dxa"/>
          </w:tcPr>
          <w:p w14:paraId="0577DF30" w14:textId="77777777" w:rsidR="00707892" w:rsidRPr="00B51436" w:rsidRDefault="00707892" w:rsidP="00707892">
            <w:pPr>
              <w:pStyle w:val="BodyText"/>
            </w:pPr>
          </w:p>
        </w:tc>
      </w:tr>
      <w:tr w:rsidR="00707892" w:rsidRPr="00B51436" w14:paraId="2112EBE3" w14:textId="77777777" w:rsidTr="00AF7E1E">
        <w:tc>
          <w:tcPr>
            <w:tcW w:w="2335" w:type="dxa"/>
          </w:tcPr>
          <w:p w14:paraId="12D7589A" w14:textId="77777777" w:rsidR="00707892" w:rsidRPr="00B51436" w:rsidRDefault="00707892" w:rsidP="00707892">
            <w:pPr>
              <w:pStyle w:val="BodyText"/>
            </w:pPr>
            <w:r w:rsidRPr="00B51436">
              <w:t>NPFS</w:t>
            </w:r>
          </w:p>
        </w:tc>
        <w:tc>
          <w:tcPr>
            <w:tcW w:w="3898" w:type="dxa"/>
          </w:tcPr>
          <w:p w14:paraId="6A6ED1C7" w14:textId="77777777" w:rsidR="00707892" w:rsidRPr="00B51436" w:rsidRDefault="00707892" w:rsidP="00707892">
            <w:pPr>
              <w:pStyle w:val="BodyText"/>
            </w:pPr>
            <w:r w:rsidRPr="00B51436">
              <w:t>File Consumer</w:t>
            </w:r>
          </w:p>
        </w:tc>
        <w:tc>
          <w:tcPr>
            <w:tcW w:w="3117" w:type="dxa"/>
          </w:tcPr>
          <w:p w14:paraId="3872A439" w14:textId="77777777" w:rsidR="00707892" w:rsidRPr="00B51436" w:rsidRDefault="00707892" w:rsidP="00707892">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1331" w:name="_Toc33032284"/>
      <w:r w:rsidRPr="00B51436">
        <w:rPr>
          <w:noProof w:val="0"/>
        </w:rPr>
        <w:lastRenderedPageBreak/>
        <w:t>X.6.2.4 Central Infrastructure as a single system</w:t>
      </w:r>
      <w:bookmarkEnd w:id="1331"/>
    </w:p>
    <w:p w14:paraId="158DAF68" w14:textId="52202AD9" w:rsidR="003D7A49" w:rsidRPr="00B51436" w:rsidRDefault="009163C5">
      <w:pPr>
        <w:pStyle w:val="BodyText"/>
      </w:pPr>
      <w:ins w:id="1332" w:author="John Moehrke" w:date="2020-02-20T14:16:00Z">
        <w:r>
          <w:t>Th</w:t>
        </w:r>
      </w:ins>
      <w:ins w:id="1333" w:author="John Moehrke" w:date="2020-02-20T14:17:00Z">
        <w:r>
          <w:t xml:space="preserve">is is a system that contains </w:t>
        </w:r>
        <w:proofErr w:type="gramStart"/>
        <w:r>
          <w:t>all of</w:t>
        </w:r>
        <w:proofErr w:type="gramEnd"/>
        <w:r>
          <w:t xml:space="preserve"> the Central Infrastructure defined in MHDS as supporting services. These actors do not need to be combined into one system. This combined system is provided for </w:t>
        </w:r>
      </w:ins>
      <w:ins w:id="1334" w:author="John Moehrke" w:date="2020-02-20T14:18:00Z">
        <w:r>
          <w:t>informational purposes.</w:t>
        </w:r>
      </w:ins>
    </w:p>
    <w:p w14:paraId="7658C21A" w14:textId="3803628B" w:rsidR="00AF7E1E" w:rsidDel="009163C5" w:rsidRDefault="00AF7E1E" w:rsidP="00AF7E1E">
      <w:pPr>
        <w:pStyle w:val="BodyText"/>
        <w:rPr>
          <w:del w:id="1335" w:author="John Moehrke" w:date="2020-02-20T14:15:00Z"/>
        </w:rPr>
      </w:pPr>
      <w:del w:id="1336" w:author="John Moehrke" w:date="2020-02-20T14:15:00Z">
        <w:r w:rsidRPr="00B51436" w:rsidDel="009163C5">
          <w:delText xml:space="preserve">Following the Diagram is a sample IHE Integration Statement for that client system. For more details on the full use and format of an IHE Integration Statement </w:delText>
        </w:r>
        <w:r w:rsidR="00C10DDE" w:rsidDel="009163C5">
          <w:delText>(</w:delText>
        </w:r>
        <w:r w:rsidR="0026589B" w:rsidDel="009163C5">
          <w:fldChar w:fldCharType="begin"/>
        </w:r>
        <w:r w:rsidR="0026589B" w:rsidDel="009163C5">
          <w:delInstrText xml:space="preserve"> HYPERLINK "https://www.ihe.net/resources/technical_frameworks/" \l "GenIntro" </w:delInstrText>
        </w:r>
        <w:r w:rsidR="0026589B" w:rsidDel="009163C5">
          <w:fldChar w:fldCharType="separate"/>
        </w:r>
        <w:r w:rsidR="00C10DDE" w:rsidDel="009163C5">
          <w:rPr>
            <w:rStyle w:val="Hyperlink"/>
          </w:rPr>
          <w:delText>see Appendix F</w:delText>
        </w:r>
        <w:r w:rsidR="0026589B" w:rsidDel="009163C5">
          <w:rPr>
            <w:rStyle w:val="Hyperlink"/>
          </w:rPr>
          <w:fldChar w:fldCharType="end"/>
        </w:r>
        <w:r w:rsidR="00C10DDE" w:rsidDel="009163C5">
          <w:rPr>
            <w:rStyle w:val="Hyperlink"/>
          </w:rPr>
          <w:delText>)</w:delText>
        </w:r>
        <w:r w:rsidR="00C10DDE" w:rsidDel="009163C5">
          <w:delText>.</w:delText>
        </w:r>
      </w:del>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lastRenderedPageBreak/>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rPr>
          <w:ins w:id="1337" w:author="John Moehrke" w:date="2020-02-18T22:18:00Z"/>
        </w:rPr>
      </w:pPr>
    </w:p>
    <w:p w14:paraId="2B40E3A6" w14:textId="5AD55862" w:rsidR="00B56A27" w:rsidRPr="00B51436" w:rsidRDefault="00B56A27" w:rsidP="00B56A27">
      <w:pPr>
        <w:pStyle w:val="Heading2"/>
        <w:numPr>
          <w:ilvl w:val="0"/>
          <w:numId w:val="0"/>
        </w:numPr>
        <w:rPr>
          <w:ins w:id="1338" w:author="John Moehrke" w:date="2020-02-18T22:18:00Z"/>
          <w:noProof w:val="0"/>
        </w:rPr>
      </w:pPr>
      <w:bookmarkStart w:id="1339" w:name="_Toc33032285"/>
      <w:ins w:id="1340" w:author="John Moehrke" w:date="2020-02-18T22:19:00Z">
        <w:r>
          <w:rPr>
            <w:noProof w:val="0"/>
          </w:rPr>
          <w:t>X.7</w:t>
        </w:r>
      </w:ins>
      <w:ins w:id="1341" w:author="John Moehrke" w:date="2020-02-18T22:18:00Z">
        <w:r w:rsidRPr="00B51436">
          <w:rPr>
            <w:noProof w:val="0"/>
          </w:rPr>
          <w:t xml:space="preserve"> MHDS </w:t>
        </w:r>
      </w:ins>
      <w:ins w:id="1342" w:author="John Moehrke" w:date="2020-02-18T22:21:00Z">
        <w:r>
          <w:rPr>
            <w:noProof w:val="0"/>
          </w:rPr>
          <w:t>Background</w:t>
        </w:r>
      </w:ins>
      <w:bookmarkEnd w:id="1339"/>
    </w:p>
    <w:p w14:paraId="736A29F3" w14:textId="77777777" w:rsidR="00B56A27" w:rsidRPr="00A15C2E" w:rsidRDefault="00B56A27" w:rsidP="00B56A27">
      <w:pPr>
        <w:pStyle w:val="BodyText"/>
        <w:rPr>
          <w:ins w:id="1343" w:author="John Moehrke" w:date="2020-02-18T22:18:00Z"/>
        </w:rPr>
      </w:pPr>
      <w:ins w:id="1344" w:author="John Moehrke" w:date="2020-02-18T22:18:00Z">
        <w:r w:rsidRPr="00B51436">
          <w:t xml:space="preserve">This section is adapted from the IHE Whitepaper </w:t>
        </w:r>
        <w:r>
          <w:fldChar w:fldCharType="begin"/>
        </w:r>
        <w:r>
          <w:instrText xml:space="preserve"> HYPERLINK "https://www.ihe.net/wp-content/uploads/Technical_Framework/upload/IHE_ITI_White-Paper_Enabling-doc-sharing-through-IHE-Profiles_Rev1-0_2012-01-24.pdf" \t "_blank" \o "Health Information Exchange: Enabling Document Sharing Using IHE Profiles" </w:instrText>
        </w:r>
        <w:r>
          <w:fldChar w:fldCharType="separate"/>
        </w:r>
        <w:r w:rsidRPr="00A15C2E">
          <w:rPr>
            <w:rStyle w:val="Hyperlink"/>
          </w:rPr>
          <w:t>Health Information Exchange: Enabling Document Sharing Using IHE Profiles</w:t>
        </w:r>
        <w:r>
          <w:rPr>
            <w:rStyle w:val="Hyperlink"/>
          </w:rPr>
          <w:fldChar w:fldCharType="end"/>
        </w:r>
        <w:r w:rsidRPr="00A15C2E">
          <w:t xml:space="preserve">. </w:t>
        </w:r>
        <w:r w:rsidRPr="00B51436">
          <w:rPr>
            <w:iCs/>
          </w:rPr>
          <w:t xml:space="preserve">The adaption is to the specifics of the MHDS </w:t>
        </w:r>
        <w:r>
          <w:rPr>
            <w:iCs/>
          </w:rPr>
          <w:t>Profile</w:t>
        </w:r>
        <w:r w:rsidRPr="00B51436">
          <w:rPr>
            <w:iCs/>
          </w:rPr>
          <w:t>.</w:t>
        </w:r>
      </w:ins>
    </w:p>
    <w:p w14:paraId="4AD83687" w14:textId="77777777" w:rsidR="00B56A27" w:rsidRPr="00B51436" w:rsidRDefault="00B56A27" w:rsidP="00B56A27">
      <w:pPr>
        <w:pStyle w:val="BodyText"/>
        <w:rPr>
          <w:ins w:id="1345" w:author="John Moehrke" w:date="2020-02-18T22:18:00Z"/>
        </w:rPr>
      </w:pPr>
      <w:ins w:id="1346" w:author="John Moehrke" w:date="2020-02-18T22:18:00Z">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ins>
    </w:p>
    <w:p w14:paraId="0E8BC59A" w14:textId="77777777" w:rsidR="00B56A27" w:rsidRPr="00B51436" w:rsidRDefault="00B56A27" w:rsidP="00B56A27">
      <w:pPr>
        <w:pStyle w:val="BodyText"/>
        <w:rPr>
          <w:ins w:id="1347" w:author="John Moehrke" w:date="2020-02-18T22:18:00Z"/>
        </w:rPr>
      </w:pPr>
      <w:ins w:id="1348" w:author="John Moehrke" w:date="2020-02-18T22:18:00Z">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IHE cannot address all such governance and policy issues but will provide some guidance on where governance and policy issues are applicable and offer some common approaches.</w:t>
        </w:r>
      </w:ins>
    </w:p>
    <w:p w14:paraId="23286144" w14:textId="77777777" w:rsidR="00B56A27" w:rsidRPr="00B51436" w:rsidRDefault="00B56A27" w:rsidP="00B56A27">
      <w:pPr>
        <w:pStyle w:val="BodyText"/>
        <w:rPr>
          <w:ins w:id="1349" w:author="John Moehrke" w:date="2020-02-18T22:18:00Z"/>
          <w:rFonts w:cs="Arial"/>
        </w:rPr>
      </w:pPr>
      <w:ins w:id="1350" w:author="John Moehrke" w:date="2020-02-18T22:18:00Z">
        <w:r w:rsidRPr="00B51436">
          <w:rPr>
            <w:rFonts w:cs="Arial"/>
          </w:rPr>
          <w:lastRenderedPageBreak/>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ins>
    </w:p>
    <w:p w14:paraId="5F2829A5" w14:textId="77777777" w:rsidR="00B56A27" w:rsidRPr="00B51436" w:rsidRDefault="00B56A27" w:rsidP="00B56A27">
      <w:pPr>
        <w:pStyle w:val="BodyText"/>
        <w:rPr>
          <w:ins w:id="1351" w:author="John Moehrke" w:date="2020-02-18T22:18:00Z"/>
        </w:rPr>
      </w:pPr>
      <w:ins w:id="1352" w:author="John Moehrke" w:date="2020-02-18T22:18:00Z">
        <w:r w:rsidRPr="00B51436">
          <w:rPr>
            <w:rFonts w:cs="Arial"/>
          </w:rPr>
          <w:t>The MHDS Profile focuses on explaining how IHE profiles are used to address interoperability aspects of document sharing and how they work together to solve common document sharing problems. The IHE White Paper, “</w:t>
        </w:r>
        <w:r>
          <w:fldChar w:fldCharType="begin"/>
        </w:r>
        <w:r>
          <w:instrText xml:space="preserve"> HYPERLINK "https://www.ihe.net/Technical_Framework/upload/IHE_ITI_White_Paper_XDS_Affinity_Domain_Template_TI_2008-12-02.pdf" </w:instrText>
        </w:r>
        <w:r>
          <w:fldChar w:fldCharType="separate"/>
        </w:r>
        <w:r w:rsidRPr="00B51436">
          <w:rPr>
            <w:rStyle w:val="Hyperlink"/>
            <w:rFonts w:cs="Arial"/>
          </w:rPr>
          <w:t>Template for XDS Affinity Domain Deployment Planning</w:t>
        </w:r>
        <w:r>
          <w:rPr>
            <w:rStyle w:val="Hyperlink"/>
            <w:rFonts w:cs="Arial"/>
          </w:rPr>
          <w:fldChar w:fldCharType="end"/>
        </w:r>
        <w:r w:rsidRPr="00B51436">
          <w:rPr>
            <w:rFonts w:cs="Arial"/>
          </w:rPr>
          <w:t>”, provides support for policy and deployment planning. The IHE “</w:t>
        </w:r>
        <w:r>
          <w:fldChar w:fldCharType="begin"/>
        </w:r>
        <w:r>
          <w:instrText xml:space="preserve"> HYPERLINK "https://www.ihe.net/uploadedFiles/Documents/ITI/IHE_ITI_Handbook_Metadata_Rev1-1_Pub_2018-08-20.pdf" </w:instrText>
        </w:r>
        <w:r>
          <w:fldChar w:fldCharType="separate"/>
        </w:r>
        <w:r w:rsidRPr="00A15C2E">
          <w:rPr>
            <w:rStyle w:val="Hyperlink"/>
          </w:rPr>
          <w:t>Document Sharing Metadata Handbook</w:t>
        </w:r>
        <w:r>
          <w:rPr>
            <w:rStyle w:val="Hyperlink"/>
          </w:rPr>
          <w:fldChar w:fldCharType="end"/>
        </w:r>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ins>
    </w:p>
    <w:p w14:paraId="22D284C5" w14:textId="3EFC5177" w:rsidR="00B56A27" w:rsidRPr="00B51436" w:rsidRDefault="00B56A27" w:rsidP="00B56A27">
      <w:pPr>
        <w:pStyle w:val="Heading3"/>
        <w:numPr>
          <w:ilvl w:val="0"/>
          <w:numId w:val="0"/>
        </w:numPr>
        <w:rPr>
          <w:ins w:id="1353" w:author="John Moehrke" w:date="2020-02-18T22:18:00Z"/>
          <w:bCs/>
          <w:noProof w:val="0"/>
        </w:rPr>
      </w:pPr>
      <w:bookmarkStart w:id="1354" w:name="_Toc33032286"/>
      <w:ins w:id="1355" w:author="John Moehrke" w:date="2020-02-18T22:19:00Z">
        <w:r>
          <w:rPr>
            <w:bCs/>
            <w:noProof w:val="0"/>
          </w:rPr>
          <w:t>X.7</w:t>
        </w:r>
      </w:ins>
      <w:ins w:id="1356" w:author="John Moehrke" w:date="2020-02-18T22:18:00Z">
        <w:r w:rsidRPr="00B51436">
          <w:rPr>
            <w:bCs/>
            <w:noProof w:val="0"/>
          </w:rPr>
          <w:t>.1 Overview</w:t>
        </w:r>
        <w:bookmarkEnd w:id="1354"/>
      </w:ins>
    </w:p>
    <w:p w14:paraId="013C4DA4" w14:textId="77777777" w:rsidR="00B56A27" w:rsidRPr="00B51436" w:rsidRDefault="00B56A27" w:rsidP="00B56A27">
      <w:pPr>
        <w:pStyle w:val="BodyText"/>
        <w:rPr>
          <w:ins w:id="1357" w:author="John Moehrke" w:date="2020-02-18T22:18:00Z"/>
        </w:rPr>
      </w:pPr>
      <w:ins w:id="1358" w:author="John Moehrke" w:date="2020-02-18T22:18:00Z">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ins>
    </w:p>
    <w:p w14:paraId="017B386A" w14:textId="77777777" w:rsidR="00B56A27" w:rsidRPr="00B51436" w:rsidRDefault="00B56A27" w:rsidP="00B56A27">
      <w:pPr>
        <w:pStyle w:val="BodyText"/>
        <w:rPr>
          <w:ins w:id="1359" w:author="John Moehrke" w:date="2020-02-18T22:18:00Z"/>
        </w:rPr>
      </w:pPr>
      <w:ins w:id="1360" w:author="John Moehrke" w:date="2020-02-18T22:18:00Z">
        <w:r w:rsidRPr="00B51436">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ins>
    </w:p>
    <w:p w14:paraId="6F2FF7F3" w14:textId="77777777" w:rsidR="00B56A27" w:rsidRPr="00B51436" w:rsidRDefault="00B56A27" w:rsidP="00B56A27">
      <w:pPr>
        <w:pStyle w:val="BodyText"/>
        <w:rPr>
          <w:ins w:id="1361" w:author="John Moehrke" w:date="2020-02-18T22:18:00Z"/>
        </w:rPr>
      </w:pPr>
      <w:ins w:id="1362" w:author="John Moehrke" w:date="2020-02-18T22:18:00Z">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ins>
    </w:p>
    <w:p w14:paraId="1E480885" w14:textId="77777777" w:rsidR="00B56A27" w:rsidRPr="00B51436" w:rsidRDefault="00B56A27" w:rsidP="00B56A27">
      <w:pPr>
        <w:pStyle w:val="BodyText"/>
        <w:rPr>
          <w:ins w:id="1363" w:author="John Moehrke" w:date="2020-02-18T22:18:00Z"/>
        </w:rPr>
      </w:pPr>
      <w:ins w:id="1364" w:author="John Moehrke" w:date="2020-02-18T22:18:00Z">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w:t>
        </w:r>
        <w:r w:rsidRPr="00B51436">
          <w:lastRenderedPageBreak/>
          <w:t xml:space="preserve">regional patient centric workflows, etc.). No two communities are alike in terms of the set of exchange activities that they facilitate. </w:t>
        </w:r>
      </w:ins>
    </w:p>
    <w:p w14:paraId="4C7B9C60" w14:textId="77777777" w:rsidR="00B56A27" w:rsidRPr="00B51436" w:rsidRDefault="00B56A27" w:rsidP="00B56A27">
      <w:pPr>
        <w:pStyle w:val="BodyText"/>
        <w:rPr>
          <w:ins w:id="1365" w:author="John Moehrke" w:date="2020-02-18T22:18:00Z"/>
        </w:rPr>
      </w:pPr>
      <w:ins w:id="1366" w:author="John Moehrke" w:date="2020-02-18T22:18:00Z">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ins>
    </w:p>
    <w:p w14:paraId="3D2AE258" w14:textId="77777777" w:rsidR="00B56A27" w:rsidRPr="00B51436" w:rsidRDefault="00B56A27" w:rsidP="00B56A27">
      <w:pPr>
        <w:pStyle w:val="BodyText"/>
        <w:rPr>
          <w:ins w:id="1367" w:author="John Moehrke" w:date="2020-02-18T22:18:00Z"/>
        </w:rPr>
      </w:pPr>
      <w:ins w:id="1368" w:author="John Moehrke" w:date="2020-02-18T22:18:00Z">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ins>
    </w:p>
    <w:p w14:paraId="313A3125" w14:textId="77777777" w:rsidR="00B56A27" w:rsidRPr="00B51436" w:rsidRDefault="00B56A27" w:rsidP="00B56A27">
      <w:pPr>
        <w:pStyle w:val="BodyText"/>
        <w:rPr>
          <w:ins w:id="1369" w:author="John Moehrke" w:date="2020-02-18T22:18:00Z"/>
        </w:rPr>
      </w:pPr>
      <w:ins w:id="1370" w:author="John Moehrke" w:date="2020-02-18T22:18:00Z">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ins>
    </w:p>
    <w:p w14:paraId="207C36DA" w14:textId="77777777" w:rsidR="00B56A27" w:rsidRPr="00B51436" w:rsidRDefault="00B56A27" w:rsidP="00B56A27">
      <w:pPr>
        <w:pStyle w:val="BodyText"/>
        <w:rPr>
          <w:ins w:id="1371" w:author="John Moehrke" w:date="2020-02-18T22:18:00Z"/>
        </w:rPr>
      </w:pPr>
      <w:ins w:id="1372" w:author="John Moehrke" w:date="2020-02-18T22:18:00Z">
        <w:r w:rsidRPr="00B51436">
          <w:t>The MHDS Profile designs a single community document sharing exchange.</w:t>
        </w:r>
      </w:ins>
    </w:p>
    <w:p w14:paraId="58511DF0" w14:textId="3D72E34A" w:rsidR="00B56A27" w:rsidRPr="00B51436" w:rsidRDefault="00B56A27" w:rsidP="00B56A27">
      <w:pPr>
        <w:pStyle w:val="Heading3"/>
        <w:numPr>
          <w:ilvl w:val="0"/>
          <w:numId w:val="0"/>
        </w:numPr>
        <w:rPr>
          <w:ins w:id="1373" w:author="John Moehrke" w:date="2020-02-18T22:18:00Z"/>
          <w:noProof w:val="0"/>
        </w:rPr>
      </w:pPr>
      <w:bookmarkStart w:id="1374" w:name="_Toc33032287"/>
      <w:ins w:id="1375" w:author="John Moehrke" w:date="2020-02-18T22:19:00Z">
        <w:r>
          <w:rPr>
            <w:bCs/>
            <w:noProof w:val="0"/>
          </w:rPr>
          <w:t>X.7</w:t>
        </w:r>
      </w:ins>
      <w:ins w:id="1376" w:author="John Moehrke" w:date="2020-02-18T22:18:00Z">
        <w:r w:rsidRPr="00B51436">
          <w:rPr>
            <w:bCs/>
            <w:noProof w:val="0"/>
          </w:rPr>
          <w:t xml:space="preserve">.2 </w:t>
        </w:r>
        <w:r w:rsidRPr="00B51436">
          <w:rPr>
            <w:noProof w:val="0"/>
          </w:rPr>
          <w:t>Principles of IHE for Health Document Sharing</w:t>
        </w:r>
        <w:bookmarkEnd w:id="1374"/>
      </w:ins>
    </w:p>
    <w:p w14:paraId="3AF66ABC" w14:textId="77777777" w:rsidR="00B56A27" w:rsidRPr="00B51436" w:rsidRDefault="00B56A27" w:rsidP="00B56A27">
      <w:pPr>
        <w:rPr>
          <w:ins w:id="1377" w:author="John Moehrke" w:date="2020-02-18T22:18:00Z"/>
        </w:rPr>
      </w:pPr>
      <w:ins w:id="1378" w:author="John Moehrke" w:date="2020-02-18T22:18:00Z">
        <w:r w:rsidRPr="00B51436">
          <w:t xml:space="preserve">This section describes several principles which are foundational to IHE’s approach to health document sharing. </w:t>
        </w:r>
      </w:ins>
    </w:p>
    <w:p w14:paraId="1A699361" w14:textId="4AC8D68E" w:rsidR="00B56A27" w:rsidRPr="00B51436" w:rsidRDefault="00B56A27" w:rsidP="00B56A27">
      <w:pPr>
        <w:pStyle w:val="Heading4"/>
        <w:rPr>
          <w:ins w:id="1379" w:author="John Moehrke" w:date="2020-02-18T22:18:00Z"/>
          <w:noProof w:val="0"/>
        </w:rPr>
      </w:pPr>
      <w:bookmarkStart w:id="1380" w:name="_Toc33032288"/>
      <w:ins w:id="1381" w:author="John Moehrke" w:date="2020-02-18T22:19:00Z">
        <w:r>
          <w:rPr>
            <w:noProof w:val="0"/>
          </w:rPr>
          <w:t>X.7</w:t>
        </w:r>
      </w:ins>
      <w:ins w:id="1382" w:author="John Moehrke" w:date="2020-02-18T22:18:00Z">
        <w:r w:rsidRPr="00B51436">
          <w:rPr>
            <w:noProof w:val="0"/>
          </w:rPr>
          <w:t>.2.1 General IHE principles</w:t>
        </w:r>
        <w:bookmarkEnd w:id="1380"/>
      </w:ins>
    </w:p>
    <w:p w14:paraId="5F47A4FC" w14:textId="77777777" w:rsidR="00B56A27" w:rsidRPr="00B51436" w:rsidRDefault="00B56A27" w:rsidP="00B56A27">
      <w:pPr>
        <w:pStyle w:val="BodyText"/>
        <w:rPr>
          <w:ins w:id="1383" w:author="John Moehrke" w:date="2020-02-18T22:18:00Z"/>
        </w:rPr>
      </w:pPr>
      <w:ins w:id="1384" w:author="John Moehrke" w:date="2020-02-18T22:18:00Z">
        <w:r w:rsidRPr="00B51436">
          <w:t>The following general IHE principles are applicable to the set of IHE profiles used for Document Sharing, including MHDS:</w:t>
        </w:r>
      </w:ins>
    </w:p>
    <w:p w14:paraId="5A9152F4" w14:textId="77777777" w:rsidR="00B56A27" w:rsidRPr="00B51436" w:rsidRDefault="00B56A27" w:rsidP="00B56A27">
      <w:pPr>
        <w:pStyle w:val="ListBullet2"/>
        <w:rPr>
          <w:ins w:id="1385" w:author="John Moehrke" w:date="2020-02-18T22:18:00Z"/>
        </w:rPr>
      </w:pPr>
      <w:ins w:id="1386" w:author="John Moehrke" w:date="2020-02-18T22:18:00Z">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ins>
    </w:p>
    <w:p w14:paraId="14283AB4" w14:textId="77777777" w:rsidR="00B56A27" w:rsidRPr="00B51436" w:rsidRDefault="00B56A27" w:rsidP="00B56A27">
      <w:pPr>
        <w:pStyle w:val="ListBullet2"/>
        <w:rPr>
          <w:ins w:id="1387" w:author="John Moehrke" w:date="2020-02-18T22:18:00Z"/>
        </w:rPr>
      </w:pPr>
      <w:ins w:id="1388" w:author="John Moehrke" w:date="2020-02-18T22:18:00Z">
        <w:r w:rsidRPr="00B51436">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w:t>
        </w:r>
        <w:r w:rsidRPr="00B51436">
          <w:lastRenderedPageBreak/>
          <w:t xml:space="preserve">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ins>
    </w:p>
    <w:p w14:paraId="6660B99F" w14:textId="77777777" w:rsidR="00B56A27" w:rsidRPr="00B51436" w:rsidRDefault="00B56A27" w:rsidP="00B56A27">
      <w:pPr>
        <w:pStyle w:val="ListBullet2"/>
        <w:rPr>
          <w:ins w:id="1389" w:author="John Moehrke" w:date="2020-02-18T22:18:00Z"/>
        </w:rPr>
      </w:pPr>
      <w:ins w:id="1390" w:author="John Moehrke" w:date="2020-02-18T22:18:00Z">
        <w:r w:rsidRPr="00B51436">
          <w:t>IHE assumes there is a general understanding of widely implemented Information Technology Standards. IHE profiles typically leverage underlying technology like XML, TCP/IP, DNS, Digital Certificates (PKI), etc. without detailed explanations.</w:t>
        </w:r>
      </w:ins>
    </w:p>
    <w:p w14:paraId="27BDE560" w14:textId="3F7A79C1" w:rsidR="00B56A27" w:rsidRPr="00B51436" w:rsidRDefault="00B56A27" w:rsidP="00B56A27">
      <w:pPr>
        <w:pStyle w:val="Heading4"/>
        <w:rPr>
          <w:ins w:id="1391" w:author="John Moehrke" w:date="2020-02-18T22:18:00Z"/>
          <w:noProof w:val="0"/>
        </w:rPr>
      </w:pPr>
      <w:bookmarkStart w:id="1392" w:name="_Toc33032289"/>
      <w:ins w:id="1393" w:author="John Moehrke" w:date="2020-02-18T22:19:00Z">
        <w:r>
          <w:rPr>
            <w:noProof w:val="0"/>
          </w:rPr>
          <w:t>X.7</w:t>
        </w:r>
      </w:ins>
      <w:ins w:id="1394" w:author="John Moehrke" w:date="2020-02-18T22:18:00Z">
        <w:r w:rsidRPr="00B51436">
          <w:rPr>
            <w:noProof w:val="0"/>
          </w:rPr>
          <w:t>.2.2 Document Sharing Governance</w:t>
        </w:r>
        <w:bookmarkEnd w:id="1392"/>
      </w:ins>
    </w:p>
    <w:p w14:paraId="3B155AD5" w14:textId="77777777" w:rsidR="00B56A27" w:rsidRPr="00B51436" w:rsidRDefault="00B56A27" w:rsidP="00B56A27">
      <w:pPr>
        <w:pStyle w:val="BodyText"/>
        <w:rPr>
          <w:ins w:id="1395" w:author="John Moehrke" w:date="2020-02-18T22:18:00Z"/>
        </w:rPr>
      </w:pPr>
      <w:ins w:id="1396" w:author="John Moehrke" w:date="2020-02-18T22:18:00Z">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ins>
    </w:p>
    <w:p w14:paraId="3D4A77BE" w14:textId="77777777" w:rsidR="00B56A27" w:rsidRPr="00B51436" w:rsidRDefault="00B56A27" w:rsidP="00B56A27">
      <w:pPr>
        <w:pStyle w:val="BodyText"/>
        <w:rPr>
          <w:ins w:id="1397" w:author="John Moehrke" w:date="2020-02-18T22:18:00Z"/>
        </w:rPr>
      </w:pPr>
      <w:ins w:id="1398" w:author="John Moehrke" w:date="2020-02-18T22:18:00Z">
        <w:r w:rsidRPr="00B51436">
          <w:t>In addition to general governance agreements, a document sharing community should address the following issues:</w:t>
        </w:r>
      </w:ins>
    </w:p>
    <w:p w14:paraId="6CE0901C" w14:textId="77777777" w:rsidR="00B56A27" w:rsidRPr="00B51436" w:rsidRDefault="00B56A27" w:rsidP="00B56A27">
      <w:pPr>
        <w:pStyle w:val="ListBullet2"/>
        <w:rPr>
          <w:ins w:id="1399" w:author="John Moehrke" w:date="2020-02-18T22:18:00Z"/>
        </w:rPr>
      </w:pPr>
      <w:ins w:id="1400" w:author="John Moehrke" w:date="2020-02-18T22:18:00Z">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ins>
    </w:p>
    <w:p w14:paraId="7E056513" w14:textId="77777777" w:rsidR="00B56A27" w:rsidRPr="00B51436" w:rsidRDefault="00B56A27" w:rsidP="00B56A27">
      <w:pPr>
        <w:pStyle w:val="ListBullet2"/>
        <w:rPr>
          <w:ins w:id="1401" w:author="John Moehrke" w:date="2020-02-18T22:18:00Z"/>
        </w:rPr>
      </w:pPr>
      <w:ins w:id="1402" w:author="John Moehrke" w:date="2020-02-18T22:18:00Z">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ins>
    </w:p>
    <w:p w14:paraId="3003811D" w14:textId="3F1594D9" w:rsidR="00B56A27" w:rsidRPr="00B51436" w:rsidRDefault="00B56A27" w:rsidP="00B56A27">
      <w:pPr>
        <w:pStyle w:val="ListBullet2"/>
        <w:rPr>
          <w:ins w:id="1403" w:author="John Moehrke" w:date="2020-02-18T22:18:00Z"/>
        </w:rPr>
      </w:pPr>
      <w:ins w:id="1404" w:author="John Moehrke" w:date="2020-02-18T22:18:00Z">
        <w:r w:rsidRPr="00B51436">
          <w:rPr>
            <w:b/>
          </w:rPr>
          <w:lastRenderedPageBreak/>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ins>
      <w:ins w:id="1405" w:author="John Moehrke" w:date="2020-02-18T22:19:00Z">
        <w:r>
          <w:t>X.7</w:t>
        </w:r>
      </w:ins>
      <w:ins w:id="1406" w:author="John Moehrke" w:date="2020-02-18T22:18:00Z">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ins>
    </w:p>
    <w:p w14:paraId="117D0F14" w14:textId="77777777" w:rsidR="00B56A27" w:rsidRPr="00B51436" w:rsidRDefault="00B56A27" w:rsidP="00B56A27">
      <w:pPr>
        <w:pStyle w:val="BodyText"/>
        <w:rPr>
          <w:ins w:id="1407" w:author="John Moehrke" w:date="2020-02-18T22:18:00Z"/>
        </w:rPr>
      </w:pPr>
      <w:ins w:id="1408" w:author="John Moehrke" w:date="2020-02-18T22:18:00Z">
        <w:r w:rsidRPr="00B51436">
          <w:t xml:space="preserve">The purpose of this aspect of governance is to enable semantic interoperability among participating partners. </w:t>
        </w:r>
      </w:ins>
    </w:p>
    <w:p w14:paraId="05B82811" w14:textId="59027723" w:rsidR="00B56A27" w:rsidRPr="00B51436" w:rsidRDefault="00B56A27" w:rsidP="00B56A27">
      <w:pPr>
        <w:pStyle w:val="Heading4"/>
        <w:rPr>
          <w:ins w:id="1409" w:author="John Moehrke" w:date="2020-02-18T22:18:00Z"/>
          <w:noProof w:val="0"/>
        </w:rPr>
      </w:pPr>
      <w:bookmarkStart w:id="1410" w:name="_Toc33032290"/>
      <w:ins w:id="1411" w:author="John Moehrke" w:date="2020-02-18T22:19:00Z">
        <w:r>
          <w:rPr>
            <w:noProof w:val="0"/>
          </w:rPr>
          <w:t>X.7</w:t>
        </w:r>
      </w:ins>
      <w:ins w:id="1412" w:author="John Moehrke" w:date="2020-02-18T22:18:00Z">
        <w:r w:rsidRPr="00B51436">
          <w:rPr>
            <w:noProof w:val="0"/>
          </w:rPr>
          <w:t>.2.3 Distinction between Documents and Messages</w:t>
        </w:r>
        <w:bookmarkEnd w:id="1410"/>
      </w:ins>
    </w:p>
    <w:p w14:paraId="04E5D7B1" w14:textId="77777777" w:rsidR="00B56A27" w:rsidRPr="00B51436" w:rsidRDefault="00B56A27" w:rsidP="00B56A27">
      <w:pPr>
        <w:pStyle w:val="BodyText"/>
        <w:rPr>
          <w:ins w:id="1413" w:author="John Moehrke" w:date="2020-02-18T22:18:00Z"/>
        </w:rPr>
      </w:pPr>
      <w:ins w:id="1414" w:author="John Moehrke" w:date="2020-02-18T22:18:00Z">
        <w:r w:rsidRPr="00B51436">
          <w:t xml:space="preserve">The HL7 standard for </w:t>
        </w:r>
        <w:r>
          <w:fldChar w:fldCharType="begin"/>
        </w:r>
        <w:r>
          <w:instrText xml:space="preserve"> HYPERLINK "http://archive.hl7.org/v3ballotarchive/v3ballot2008may/html/domains/uvcd/UVCD.htm" \l "spec-dam" </w:instrText>
        </w:r>
        <w:r>
          <w:fldChar w:fldCharType="separate"/>
        </w:r>
        <w:r w:rsidRPr="00B51436">
          <w:rPr>
            <w:rStyle w:val="Hyperlink"/>
          </w:rPr>
          <w:t>Structured Documents Section 1.2</w:t>
        </w:r>
        <w:r>
          <w:rPr>
            <w:rStyle w:val="Hyperlink"/>
          </w:rPr>
          <w:fldChar w:fldCharType="end"/>
        </w:r>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ins>
    </w:p>
    <w:p w14:paraId="009047AB" w14:textId="77777777" w:rsidR="00B56A27" w:rsidRPr="00B51436" w:rsidRDefault="00B56A27" w:rsidP="00B56A27">
      <w:pPr>
        <w:pStyle w:val="ListBullet2"/>
        <w:rPr>
          <w:ins w:id="1415" w:author="John Moehrke" w:date="2020-02-18T22:18:00Z"/>
        </w:rPr>
      </w:pPr>
      <w:ins w:id="1416" w:author="John Moehrke" w:date="2020-02-18T22:18:00Z">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ins>
    </w:p>
    <w:p w14:paraId="3A1A1E99" w14:textId="77777777" w:rsidR="00B56A27" w:rsidRPr="00B51436" w:rsidRDefault="00B56A27" w:rsidP="00B56A27">
      <w:pPr>
        <w:pStyle w:val="ListBullet2"/>
        <w:rPr>
          <w:ins w:id="1417" w:author="John Moehrke" w:date="2020-02-18T22:18:00Z"/>
        </w:rPr>
      </w:pPr>
      <w:ins w:id="1418" w:author="John Moehrke" w:date="2020-02-18T22:18:00Z">
        <w:r w:rsidRPr="00B51436">
          <w:rPr>
            <w:i/>
          </w:rPr>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ins>
    </w:p>
    <w:p w14:paraId="1714A542" w14:textId="77777777" w:rsidR="00B56A27" w:rsidRPr="00B51436" w:rsidRDefault="00B56A27" w:rsidP="00B56A27">
      <w:pPr>
        <w:pStyle w:val="ListBullet2"/>
        <w:rPr>
          <w:ins w:id="1419" w:author="John Moehrke" w:date="2020-02-18T22:18:00Z"/>
        </w:rPr>
      </w:pPr>
      <w:ins w:id="1420" w:author="John Moehrke" w:date="2020-02-18T22:18:00Z">
        <w:r w:rsidRPr="00B51436">
          <w:rPr>
            <w:i/>
          </w:rPr>
          <w:t>Stewardship –</w:t>
        </w:r>
        <w:r w:rsidRPr="00B51436">
          <w:t xml:space="preserve">A document is maintained over its lifetime by a custodian, either an organization or a person entrusted with its care. </w:t>
        </w:r>
      </w:ins>
    </w:p>
    <w:p w14:paraId="0E149378" w14:textId="77777777" w:rsidR="00B56A27" w:rsidRPr="00B51436" w:rsidRDefault="00B56A27" w:rsidP="00B56A27">
      <w:pPr>
        <w:pStyle w:val="ListBullet2"/>
        <w:rPr>
          <w:ins w:id="1421" w:author="John Moehrke" w:date="2020-02-18T22:18:00Z"/>
        </w:rPr>
      </w:pPr>
      <w:ins w:id="1422" w:author="John Moehrke" w:date="2020-02-18T22:18:00Z">
        <w:r w:rsidRPr="00B51436">
          <w:rPr>
            <w:i/>
          </w:rPr>
          <w:t xml:space="preserve">Context </w:t>
        </w:r>
        <w:r w:rsidRPr="00B51436">
          <w:t xml:space="preserve">- A clinical document establishes the default context for its contents </w:t>
        </w:r>
      </w:ins>
    </w:p>
    <w:p w14:paraId="466A28CD" w14:textId="77777777" w:rsidR="00B56A27" w:rsidRPr="00B51436" w:rsidRDefault="00B56A27" w:rsidP="00B56A27">
      <w:pPr>
        <w:pStyle w:val="ListBullet2"/>
        <w:rPr>
          <w:ins w:id="1423" w:author="John Moehrke" w:date="2020-02-18T22:18:00Z"/>
        </w:rPr>
      </w:pPr>
      <w:ins w:id="1424" w:author="John Moehrke" w:date="2020-02-18T22:18:00Z">
        <w:r w:rsidRPr="00B51436">
          <w:rPr>
            <w:i/>
          </w:rPr>
          <w:t>Potential for authentication</w:t>
        </w:r>
        <w:r w:rsidRPr="00B51436">
          <w:t xml:space="preserve"> - A clinical document is an assemblage of information that is intended to be legally authenticated. </w:t>
        </w:r>
      </w:ins>
    </w:p>
    <w:p w14:paraId="71AC21E0" w14:textId="77777777" w:rsidR="00B56A27" w:rsidRPr="00B51436" w:rsidRDefault="00B56A27" w:rsidP="00B56A27">
      <w:pPr>
        <w:pStyle w:val="BodyText"/>
        <w:rPr>
          <w:ins w:id="1425" w:author="John Moehrke" w:date="2020-02-18T22:18:00Z"/>
        </w:rPr>
      </w:pPr>
      <w:ins w:id="1426" w:author="John Moehrke" w:date="2020-02-18T22:18:00Z">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ins>
    </w:p>
    <w:p w14:paraId="739C93AB" w14:textId="77777777" w:rsidR="00B56A27" w:rsidRPr="00B51436" w:rsidRDefault="00B56A27" w:rsidP="00B56A27">
      <w:pPr>
        <w:pStyle w:val="BodyText"/>
        <w:rPr>
          <w:ins w:id="1427" w:author="John Moehrke" w:date="2020-02-18T22:18:00Z"/>
        </w:rPr>
      </w:pPr>
      <w:ins w:id="1428" w:author="John Moehrke" w:date="2020-02-18T22:18:00Z">
        <w:r w:rsidRPr="00B51436">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w:t>
        </w:r>
        <w:r w:rsidRPr="00B51436">
          <w:lastRenderedPageBreak/>
          <w:t>documents have these properties. The only property required is that there is a mime-type for the document.</w:t>
        </w:r>
      </w:ins>
    </w:p>
    <w:p w14:paraId="58DA0CB8" w14:textId="74151D1F" w:rsidR="00B56A27" w:rsidRPr="00B51436" w:rsidRDefault="00B56A27" w:rsidP="00B56A27">
      <w:pPr>
        <w:pStyle w:val="Heading4"/>
        <w:rPr>
          <w:ins w:id="1429" w:author="John Moehrke" w:date="2020-02-18T22:18:00Z"/>
          <w:noProof w:val="0"/>
        </w:rPr>
      </w:pPr>
      <w:bookmarkStart w:id="1430" w:name="_Toc33032291"/>
      <w:ins w:id="1431" w:author="John Moehrke" w:date="2020-02-18T22:19:00Z">
        <w:r>
          <w:rPr>
            <w:noProof w:val="0"/>
          </w:rPr>
          <w:t>X.7</w:t>
        </w:r>
      </w:ins>
      <w:ins w:id="1432" w:author="John Moehrke" w:date="2020-02-18T22:18:00Z">
        <w:r w:rsidRPr="00B51436">
          <w:rPr>
            <w:noProof w:val="0"/>
          </w:rPr>
          <w:t>.2.4 Longitudinal Patient Record</w:t>
        </w:r>
        <w:bookmarkEnd w:id="1430"/>
      </w:ins>
    </w:p>
    <w:p w14:paraId="4026C397" w14:textId="63C343F0" w:rsidR="00B56A27" w:rsidRPr="001B4C9D" w:rsidRDefault="00B56A27" w:rsidP="00B56A27">
      <w:pPr>
        <w:pStyle w:val="BodyText"/>
        <w:rPr>
          <w:ins w:id="1433" w:author="John Moehrke" w:date="2020-02-18T22:18:00Z"/>
        </w:rPr>
      </w:pPr>
      <w:ins w:id="1434" w:author="John Moehrke" w:date="2020-02-18T22:18:00Z">
        <w:r w:rsidRPr="001B4C9D">
          <w:t xml:space="preserve">Building on the document concepts described above in Section </w:t>
        </w:r>
      </w:ins>
      <w:ins w:id="1435" w:author="John Moehrke" w:date="2020-02-18T22:20:00Z">
        <w:r>
          <w:t>X.7</w:t>
        </w:r>
      </w:ins>
      <w:ins w:id="1436" w:author="John Moehrke" w:date="2020-02-18T22:18:00Z">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ins>
    </w:p>
    <w:p w14:paraId="2A2A3C0B" w14:textId="75B6E1E4" w:rsidR="00B56A27" w:rsidRPr="00A15C2E" w:rsidRDefault="00B56A27" w:rsidP="00B56A27">
      <w:pPr>
        <w:pStyle w:val="BodyText"/>
        <w:rPr>
          <w:ins w:id="1437" w:author="John Moehrke" w:date="2020-02-18T22:18:00Z"/>
        </w:rPr>
      </w:pPr>
      <w:ins w:id="1438" w:author="John Moehrke" w:date="2020-02-18T22:18:00Z">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ins>
      <w:ins w:id="1439" w:author="John Moehrke" w:date="2020-02-18T22:20:00Z">
        <w:r>
          <w:t>X.7</w:t>
        </w:r>
      </w:ins>
      <w:ins w:id="1440" w:author="John Moehrke" w:date="2020-02-18T22:18:00Z">
        <w:r w:rsidRPr="00A15C2E">
          <w:t xml:space="preserve">.3.2) or federation of communities (see Section </w:t>
        </w:r>
      </w:ins>
      <w:ins w:id="1441" w:author="John Moehrke" w:date="2020-02-18T22:20:00Z">
        <w:r>
          <w:t>X.7</w:t>
        </w:r>
      </w:ins>
      <w:ins w:id="1442" w:author="John Moehrke" w:date="2020-02-18T22:18:00Z">
        <w:r w:rsidRPr="00A15C2E">
          <w:t>.3.3)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ins>
    </w:p>
    <w:p w14:paraId="314E30B6" w14:textId="77777777" w:rsidR="00B56A27" w:rsidRPr="00A15C2E" w:rsidRDefault="00B56A27" w:rsidP="00B56A27">
      <w:pPr>
        <w:pStyle w:val="BodyText"/>
        <w:rPr>
          <w:ins w:id="1443" w:author="John Moehrke" w:date="2020-02-18T22:18:00Z"/>
        </w:rPr>
      </w:pPr>
      <w:ins w:id="1444" w:author="John Moehrke" w:date="2020-02-18T22:18:00Z">
        <w:r w:rsidRPr="00A15C2E">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w:t>
        </w:r>
        <w:proofErr w:type="gramStart"/>
        <w:r w:rsidRPr="00A15C2E">
          <w:t>themselves,.</w:t>
        </w:r>
        <w:proofErr w:type="gramEnd"/>
        <w:r w:rsidRPr="00A15C2E">
          <w:t xml:space="preserve"> Document Sharing supports interoperability amongst local systems and supports a longitudinal patient record that spans across many local systems potentially using multiple different database systems.</w:t>
        </w:r>
      </w:ins>
    </w:p>
    <w:p w14:paraId="1FAF913B" w14:textId="74D0363D" w:rsidR="00B56A27" w:rsidRPr="00B51436" w:rsidRDefault="00B56A27" w:rsidP="00B56A27">
      <w:pPr>
        <w:pStyle w:val="Heading4"/>
        <w:rPr>
          <w:ins w:id="1445" w:author="John Moehrke" w:date="2020-02-18T22:18:00Z"/>
          <w:noProof w:val="0"/>
        </w:rPr>
      </w:pPr>
      <w:bookmarkStart w:id="1446" w:name="_Toc33032292"/>
      <w:ins w:id="1447" w:author="John Moehrke" w:date="2020-02-18T22:20:00Z">
        <w:r>
          <w:rPr>
            <w:noProof w:val="0"/>
          </w:rPr>
          <w:t>X.7</w:t>
        </w:r>
      </w:ins>
      <w:ins w:id="1448" w:author="John Moehrke" w:date="2020-02-18T22:18:00Z">
        <w:r w:rsidRPr="00B51436">
          <w:rPr>
            <w:noProof w:val="0"/>
          </w:rPr>
          <w:t>.2.5 Use of Documents</w:t>
        </w:r>
        <w:bookmarkEnd w:id="1446"/>
      </w:ins>
    </w:p>
    <w:p w14:paraId="2D63597B" w14:textId="10917342" w:rsidR="00B56A27" w:rsidRPr="00B51436" w:rsidRDefault="00B56A27" w:rsidP="00B56A27">
      <w:pPr>
        <w:pStyle w:val="BodyText"/>
        <w:rPr>
          <w:ins w:id="1449" w:author="John Moehrke" w:date="2020-02-18T22:18:00Z"/>
        </w:rPr>
      </w:pPr>
      <w:ins w:id="1450" w:author="John Moehrke" w:date="2020-02-18T22:18:00Z">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ins>
      <w:ins w:id="1451" w:author="John Moehrke" w:date="2020-02-18T22:20:00Z">
        <w:r>
          <w:t>X.7</w:t>
        </w:r>
      </w:ins>
      <w:ins w:id="1452" w:author="John Moehrke" w:date="2020-02-18T22:18:00Z">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ins>
      <w:ins w:id="1453" w:author="John Moehrke" w:date="2020-02-18T22:20:00Z">
        <w:r>
          <w:t>X.7</w:t>
        </w:r>
      </w:ins>
      <w:ins w:id="1454" w:author="John Moehrke" w:date="2020-02-18T22:18:00Z">
        <w:r w:rsidRPr="00B51436">
          <w:t>.2.3 namely, persistence, wholeness, stewardship, context and potential for authentication.</w:t>
        </w:r>
      </w:ins>
    </w:p>
    <w:p w14:paraId="576C7D61" w14:textId="56ED9666" w:rsidR="00B56A27" w:rsidRPr="00B51436" w:rsidRDefault="00B56A27" w:rsidP="00B56A27">
      <w:pPr>
        <w:pStyle w:val="BodyText"/>
        <w:rPr>
          <w:ins w:id="1455" w:author="John Moehrke" w:date="2020-02-18T22:18:00Z"/>
        </w:rPr>
      </w:pPr>
      <w:ins w:id="1456" w:author="John Moehrke" w:date="2020-02-18T22:18:00Z">
        <w:r w:rsidRPr="00B51436">
          <w:lastRenderedPageBreak/>
          <w:t>IHE Document Sharing profiles assume that a patient identity is associated with every document shared (</w:t>
        </w:r>
        <w:r>
          <w:t>s</w:t>
        </w:r>
        <w:r w:rsidRPr="00B51436">
          <w:t xml:space="preserve">ee Section </w:t>
        </w:r>
      </w:ins>
      <w:ins w:id="1457" w:author="John Moehrke" w:date="2020-02-18T22:20:00Z">
        <w:r>
          <w:t>X.7</w:t>
        </w:r>
      </w:ins>
      <w:ins w:id="1458" w:author="John Moehrke" w:date="2020-02-18T22:18:00Z">
        <w:r w:rsidRPr="00B51436">
          <w:t xml:space="preserve">.2.4). </w:t>
        </w:r>
      </w:ins>
    </w:p>
    <w:p w14:paraId="7812C6D4" w14:textId="77777777" w:rsidR="00B56A27" w:rsidRPr="00B51436" w:rsidRDefault="00B56A27" w:rsidP="00B56A27">
      <w:pPr>
        <w:pStyle w:val="BodyText"/>
        <w:rPr>
          <w:ins w:id="1459" w:author="John Moehrke" w:date="2020-02-18T22:18:00Z"/>
        </w:rPr>
      </w:pPr>
      <w:ins w:id="1460" w:author="John Moehrke" w:date="2020-02-18T22:18:00Z">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ins>
    </w:p>
    <w:p w14:paraId="0362B5FF" w14:textId="77777777" w:rsidR="00B56A27" w:rsidRPr="00B51436" w:rsidRDefault="00B56A27" w:rsidP="00B56A27">
      <w:pPr>
        <w:pStyle w:val="BodyText"/>
        <w:rPr>
          <w:ins w:id="1461" w:author="John Moehrke" w:date="2020-02-18T22:18:00Z"/>
        </w:rPr>
      </w:pPr>
      <w:ins w:id="1462" w:author="John Moehrke" w:date="2020-02-18T22:18:00Z">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ins>
    </w:p>
    <w:p w14:paraId="7CEC983A" w14:textId="77777777" w:rsidR="00B56A27" w:rsidRPr="00B51436" w:rsidRDefault="00B56A27" w:rsidP="00B56A27">
      <w:pPr>
        <w:pStyle w:val="BodyText"/>
        <w:rPr>
          <w:ins w:id="1463" w:author="John Moehrke" w:date="2020-02-18T22:18:00Z"/>
        </w:rPr>
      </w:pPr>
      <w:ins w:id="1464" w:author="John Moehrke" w:date="2020-02-18T22:18:00Z">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ins>
    </w:p>
    <w:p w14:paraId="1B98E9CD" w14:textId="77777777" w:rsidR="00B56A27" w:rsidRPr="00B51436" w:rsidRDefault="00B56A27" w:rsidP="00B56A27">
      <w:pPr>
        <w:pStyle w:val="BodyText"/>
        <w:jc w:val="center"/>
        <w:rPr>
          <w:ins w:id="1465" w:author="John Moehrke" w:date="2020-02-18T22:18:00Z"/>
        </w:rPr>
      </w:pPr>
      <w:ins w:id="1466" w:author="John Moehrke" w:date="2020-02-18T22:18:00Z">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33">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0" o:title="Antepartum Record Actor Diagram"/>
                  </v:shape>
                  <w10:anchorlock/>
                </v:group>
              </w:pict>
            </mc:Fallback>
          </mc:AlternateContent>
        </w:r>
      </w:ins>
    </w:p>
    <w:p w14:paraId="544E1358" w14:textId="34C2E21E" w:rsidR="00B56A27" w:rsidRPr="00B51436" w:rsidRDefault="00B56A27" w:rsidP="00B56A27">
      <w:pPr>
        <w:pStyle w:val="FigureTitle"/>
        <w:rPr>
          <w:ins w:id="1467" w:author="John Moehrke" w:date="2020-02-18T22:18:00Z"/>
        </w:rPr>
      </w:pPr>
      <w:ins w:id="1468" w:author="John Moehrke" w:date="2020-02-18T22:18:00Z">
        <w:r w:rsidRPr="00B51436">
          <w:t xml:space="preserve">Figure </w:t>
        </w:r>
      </w:ins>
      <w:ins w:id="1469" w:author="John Moehrke" w:date="2020-02-18T22:20:00Z">
        <w:r>
          <w:t>X.7</w:t>
        </w:r>
      </w:ins>
      <w:ins w:id="1470" w:author="John Moehrke" w:date="2020-02-18T22:18:00Z">
        <w:r w:rsidRPr="00B51436">
          <w:t xml:space="preserve">.2.5-1: </w:t>
        </w:r>
        <w:r>
          <w:t>MHDS</w:t>
        </w:r>
        <w:r w:rsidRPr="00B51436">
          <w:t xml:space="preserve"> Actor Diagram</w:t>
        </w:r>
      </w:ins>
    </w:p>
    <w:p w14:paraId="524907CF" w14:textId="77777777" w:rsidR="00B56A27" w:rsidRPr="00B51436" w:rsidRDefault="00B56A27" w:rsidP="00B56A27">
      <w:pPr>
        <w:pStyle w:val="BodyText"/>
        <w:rPr>
          <w:ins w:id="1471" w:author="John Moehrke" w:date="2020-02-18T22:18:00Z"/>
        </w:rPr>
      </w:pPr>
      <w:ins w:id="1472" w:author="John Moehrke" w:date="2020-02-18T22:18:00Z">
        <w:r w:rsidRPr="00B51436">
          <w:t>IHE Content Profiles can be found:</w:t>
        </w:r>
      </w:ins>
    </w:p>
    <w:p w14:paraId="56BD7F2B" w14:textId="77777777" w:rsidR="00B56A27" w:rsidRPr="00B51436" w:rsidRDefault="00B56A27" w:rsidP="00B56A27">
      <w:pPr>
        <w:pStyle w:val="ListBullet2"/>
        <w:rPr>
          <w:ins w:id="1473" w:author="John Moehrke" w:date="2020-02-18T22:18:00Z"/>
        </w:rPr>
      </w:pPr>
      <w:ins w:id="1474" w:author="John Moehrke" w:date="2020-02-18T22:18:00Z">
        <w:r w:rsidRPr="00B51436">
          <w:t xml:space="preserve">CDA </w:t>
        </w:r>
        <w:r>
          <w:fldChar w:fldCharType="begin"/>
        </w:r>
        <w:r>
          <w:instrText xml:space="preserve"> HYPERLINK "https://wiki.ihe.net/index.php/Category:CDA" </w:instrText>
        </w:r>
        <w:r>
          <w:fldChar w:fldCharType="separate"/>
        </w:r>
        <w:r w:rsidRPr="00B51436">
          <w:rPr>
            <w:rStyle w:val="Hyperlink"/>
          </w:rPr>
          <w:t>https://wiki.ihe.net/index.php/Category:CDA</w:t>
        </w:r>
        <w:r>
          <w:rPr>
            <w:rStyle w:val="Hyperlink"/>
          </w:rPr>
          <w:fldChar w:fldCharType="end"/>
        </w:r>
      </w:ins>
    </w:p>
    <w:p w14:paraId="3EC46ED6" w14:textId="77777777" w:rsidR="00B56A27" w:rsidRPr="00B51436" w:rsidRDefault="00B56A27" w:rsidP="00B56A27">
      <w:pPr>
        <w:pStyle w:val="ListBullet2"/>
        <w:rPr>
          <w:ins w:id="1475" w:author="John Moehrke" w:date="2020-02-18T22:18:00Z"/>
        </w:rPr>
      </w:pPr>
      <w:ins w:id="1476" w:author="John Moehrke" w:date="2020-02-18T22:18:00Z">
        <w:r w:rsidRPr="00B51436">
          <w:t xml:space="preserve">FHIR-Document </w:t>
        </w:r>
        <w:r>
          <w:fldChar w:fldCharType="begin"/>
        </w:r>
        <w:r>
          <w:instrText xml:space="preserve"> HYPERLINK "https://wiki.ihe.net/index.php/Category:FHIR-Doc" </w:instrText>
        </w:r>
        <w:r>
          <w:fldChar w:fldCharType="separate"/>
        </w:r>
        <w:r w:rsidRPr="00B51436">
          <w:rPr>
            <w:rStyle w:val="Hyperlink"/>
          </w:rPr>
          <w:t>https://wiki.ihe.net/index.php/Category:FHIR-Doc</w:t>
        </w:r>
        <w:r>
          <w:rPr>
            <w:rStyle w:val="Hyperlink"/>
          </w:rPr>
          <w:fldChar w:fldCharType="end"/>
        </w:r>
      </w:ins>
    </w:p>
    <w:p w14:paraId="10DCD5E5" w14:textId="06AD2B9F" w:rsidR="00B56A27" w:rsidRPr="00B51436" w:rsidRDefault="00B56A27" w:rsidP="00B56A27">
      <w:pPr>
        <w:pStyle w:val="Heading4"/>
        <w:rPr>
          <w:ins w:id="1477" w:author="John Moehrke" w:date="2020-02-18T22:18:00Z"/>
          <w:noProof w:val="0"/>
        </w:rPr>
      </w:pPr>
      <w:bookmarkStart w:id="1478" w:name="_Toc33032293"/>
      <w:ins w:id="1479" w:author="John Moehrke" w:date="2020-02-18T22:20:00Z">
        <w:r>
          <w:rPr>
            <w:noProof w:val="0"/>
          </w:rPr>
          <w:lastRenderedPageBreak/>
          <w:t>X.7</w:t>
        </w:r>
      </w:ins>
      <w:ins w:id="1480" w:author="John Moehrke" w:date="2020-02-18T22:18:00Z">
        <w:r w:rsidRPr="00B51436">
          <w:rPr>
            <w:noProof w:val="0"/>
          </w:rPr>
          <w:t>.2.6 Value of Metadata</w:t>
        </w:r>
        <w:bookmarkEnd w:id="1478"/>
      </w:ins>
    </w:p>
    <w:p w14:paraId="030676FB" w14:textId="7F9DE18F" w:rsidR="00B56A27" w:rsidRPr="00B51436" w:rsidRDefault="00B56A27" w:rsidP="00B56A27">
      <w:pPr>
        <w:pStyle w:val="BodyText"/>
        <w:rPr>
          <w:ins w:id="1481" w:author="John Moehrke" w:date="2020-02-18T22:18:00Z"/>
        </w:rPr>
      </w:pPr>
      <w:ins w:id="1482" w:author="John Moehrke" w:date="2020-02-18T22:18:00Z">
        <w:r w:rsidRPr="00B51436">
          <w:t xml:space="preserve">Another key principle leveraged by IHE Document Sharing is the use of metadata. As defined in Section </w:t>
        </w:r>
      </w:ins>
      <w:ins w:id="1483" w:author="John Moehrke" w:date="2020-02-18T22:20:00Z">
        <w:r>
          <w:t>X.7</w:t>
        </w:r>
      </w:ins>
      <w:ins w:id="1484" w:author="John Moehrke" w:date="2020-02-18T22:18:00Z">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ins>
    </w:p>
    <w:p w14:paraId="2A0F24EC" w14:textId="77777777" w:rsidR="00B56A27" w:rsidRPr="00B51436" w:rsidRDefault="00B56A27" w:rsidP="00B56A27">
      <w:pPr>
        <w:pStyle w:val="BodyText"/>
        <w:rPr>
          <w:ins w:id="1485" w:author="John Moehrke" w:date="2020-02-18T22:18:00Z"/>
        </w:rPr>
      </w:pPr>
      <w:ins w:id="1486" w:author="John Moehrke" w:date="2020-02-18T22:18:00Z">
        <w:r w:rsidRPr="00B51436">
          <w:t>Metadata serve multiple purposes. They allow systems to perform:</w:t>
        </w:r>
      </w:ins>
    </w:p>
    <w:p w14:paraId="22082BE2" w14:textId="77777777" w:rsidR="00B56A27" w:rsidRPr="00B51436" w:rsidRDefault="00B56A27" w:rsidP="00B56A27">
      <w:pPr>
        <w:pStyle w:val="ListBullet2"/>
        <w:rPr>
          <w:ins w:id="1487" w:author="John Moehrke" w:date="2020-02-18T22:18:00Z"/>
        </w:rPr>
      </w:pPr>
      <w:ins w:id="1488" w:author="John Moehrke" w:date="2020-02-18T22:18:00Z">
        <w:r w:rsidRPr="00B51436">
          <w:t>automated management of the documents – like assigning priorities or work tasks</w:t>
        </w:r>
      </w:ins>
    </w:p>
    <w:p w14:paraId="2E8845C9" w14:textId="77777777" w:rsidR="00B56A27" w:rsidRPr="00B51436" w:rsidRDefault="00B56A27" w:rsidP="00B56A27">
      <w:pPr>
        <w:pStyle w:val="ListBullet2"/>
        <w:rPr>
          <w:ins w:id="1489" w:author="John Moehrke" w:date="2020-02-18T22:18:00Z"/>
        </w:rPr>
      </w:pPr>
      <w:ins w:id="1490" w:author="John Moehrke" w:date="2020-02-18T22:18:00Z">
        <w:r w:rsidRPr="00B51436">
          <w:t>automated patient identification – adding the new information to the correct patient’s local record</w:t>
        </w:r>
      </w:ins>
    </w:p>
    <w:p w14:paraId="3CE9EAD7" w14:textId="77777777" w:rsidR="00B56A27" w:rsidRPr="00B51436" w:rsidRDefault="00B56A27" w:rsidP="00B56A27">
      <w:pPr>
        <w:pStyle w:val="ListBullet2"/>
        <w:rPr>
          <w:ins w:id="1491" w:author="John Moehrke" w:date="2020-02-18T22:18:00Z"/>
        </w:rPr>
      </w:pPr>
      <w:ins w:id="1492" w:author="John Moehrke" w:date="2020-02-18T22:18:00Z">
        <w:r w:rsidRPr="00B51436">
          <w:t xml:space="preserve">support for provenance management – making decisions based on authority of creator of content </w:t>
        </w:r>
      </w:ins>
    </w:p>
    <w:p w14:paraId="74E30422" w14:textId="77777777" w:rsidR="00B56A27" w:rsidRPr="00B51436" w:rsidRDefault="00B56A27" w:rsidP="00B56A27">
      <w:pPr>
        <w:pStyle w:val="ListBullet2"/>
        <w:rPr>
          <w:ins w:id="1493" w:author="John Moehrke" w:date="2020-02-18T22:18:00Z"/>
        </w:rPr>
      </w:pPr>
      <w:ins w:id="1494" w:author="John Moehrke" w:date="2020-02-18T22:18:00Z">
        <w:r w:rsidRPr="00B51436">
          <w:t>support for episodic searches – by type, date of service</w:t>
        </w:r>
      </w:ins>
    </w:p>
    <w:p w14:paraId="442277E0" w14:textId="77777777" w:rsidR="00B56A27" w:rsidRPr="00B51436" w:rsidRDefault="00B56A27" w:rsidP="00B56A27">
      <w:pPr>
        <w:pStyle w:val="ListBullet2"/>
        <w:rPr>
          <w:ins w:id="1495" w:author="John Moehrke" w:date="2020-02-18T22:18:00Z"/>
        </w:rPr>
      </w:pPr>
      <w:ins w:id="1496" w:author="John Moehrke" w:date="2020-02-18T22:18:00Z">
        <w:r w:rsidRPr="00B51436">
          <w:t>support relationships between documents</w:t>
        </w:r>
      </w:ins>
    </w:p>
    <w:p w14:paraId="795D9906" w14:textId="77777777" w:rsidR="00B56A27" w:rsidRPr="00B51436" w:rsidRDefault="00B56A27" w:rsidP="00B56A27">
      <w:pPr>
        <w:pStyle w:val="ListBullet2"/>
        <w:rPr>
          <w:ins w:id="1497" w:author="John Moehrke" w:date="2020-02-18T22:18:00Z"/>
        </w:rPr>
      </w:pPr>
      <w:ins w:id="1498" w:author="John Moehrke" w:date="2020-02-18T22:18:00Z">
        <w:r w:rsidRPr="00B51436">
          <w:t>support privacy/authorization controls – enabling access to content only where appropriate</w:t>
        </w:r>
      </w:ins>
    </w:p>
    <w:p w14:paraId="16C4746B" w14:textId="77777777" w:rsidR="00B56A27" w:rsidRPr="00B51436" w:rsidRDefault="00B56A27" w:rsidP="00B56A27">
      <w:pPr>
        <w:pStyle w:val="ListBullet2"/>
        <w:rPr>
          <w:ins w:id="1499" w:author="John Moehrke" w:date="2020-02-18T22:18:00Z"/>
        </w:rPr>
      </w:pPr>
      <w:ins w:id="1500" w:author="John Moehrke" w:date="2020-02-18T22:18:00Z">
        <w:r w:rsidRPr="00B51436">
          <w:t>support security and integrity controls</w:t>
        </w:r>
      </w:ins>
    </w:p>
    <w:p w14:paraId="09B2DC74" w14:textId="77777777" w:rsidR="00B56A27" w:rsidRPr="00B51436" w:rsidRDefault="00B56A27" w:rsidP="00B56A27">
      <w:pPr>
        <w:pStyle w:val="BodyText"/>
        <w:rPr>
          <w:ins w:id="1501" w:author="John Moehrke" w:date="2020-02-18T22:18:00Z"/>
        </w:rPr>
      </w:pPr>
      <w:ins w:id="1502" w:author="John Moehrke" w:date="2020-02-18T22:18:00Z">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ins>
    </w:p>
    <w:p w14:paraId="2DC00EBB" w14:textId="61D4B2A7" w:rsidR="00B56A27" w:rsidRPr="00B51436" w:rsidRDefault="00B56A27" w:rsidP="00B56A27">
      <w:pPr>
        <w:pStyle w:val="Heading4"/>
        <w:rPr>
          <w:ins w:id="1503" w:author="John Moehrke" w:date="2020-02-18T22:18:00Z"/>
          <w:noProof w:val="0"/>
        </w:rPr>
      </w:pPr>
      <w:bookmarkStart w:id="1504" w:name="_Toc33032294"/>
      <w:ins w:id="1505" w:author="John Moehrke" w:date="2020-02-18T22:20:00Z">
        <w:r>
          <w:rPr>
            <w:noProof w:val="0"/>
          </w:rPr>
          <w:t>X.7</w:t>
        </w:r>
      </w:ins>
      <w:ins w:id="1506" w:author="John Moehrke" w:date="2020-02-18T22:18:00Z">
        <w:r w:rsidRPr="00B51436">
          <w:rPr>
            <w:noProof w:val="0"/>
          </w:rPr>
          <w:t>.2.6 Document Relationships</w:t>
        </w:r>
        <w:bookmarkEnd w:id="1504"/>
      </w:ins>
    </w:p>
    <w:p w14:paraId="3C01E570" w14:textId="77777777" w:rsidR="00B56A27" w:rsidRPr="00B51436" w:rsidRDefault="00B56A27" w:rsidP="00B56A27">
      <w:pPr>
        <w:pStyle w:val="BodyText"/>
        <w:rPr>
          <w:ins w:id="1507" w:author="John Moehrke" w:date="2020-02-18T22:18:00Z"/>
        </w:rPr>
      </w:pPr>
      <w:ins w:id="1508" w:author="John Moehrke" w:date="2020-02-18T22:18:00Z">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p>
    <w:p w14:paraId="2FCBDACC" w14:textId="77777777" w:rsidR="00B56A27" w:rsidRPr="00B51436" w:rsidRDefault="00B56A27" w:rsidP="00B56A27">
      <w:pPr>
        <w:pStyle w:val="BodyText"/>
        <w:rPr>
          <w:ins w:id="1509" w:author="John Moehrke" w:date="2020-02-18T22:18:00Z"/>
        </w:rPr>
      </w:pPr>
      <w:ins w:id="1510" w:author="John Moehrke" w:date="2020-02-18T22:18:00Z">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w:t>
        </w:r>
        <w:r w:rsidRPr="00B51436">
          <w:lastRenderedPageBreak/>
          <w:t xml:space="preserve">document format and several more. For a complete list of document metadata refer to </w:t>
        </w:r>
        <w:r>
          <w:fldChar w:fldCharType="begin"/>
        </w:r>
        <w:r>
          <w:instrText xml:space="preserve"> HYPERLINK "http://www.ihe.net/uploadedFiles/Documents/ITI/IHE_ITI_TF_Vol3.pdf" \l "nameddest=4_1_Abstract_Metadata_Model" </w:instrText>
        </w:r>
        <w:r>
          <w:fldChar w:fldCharType="separate"/>
        </w:r>
        <w:r w:rsidRPr="00B51436">
          <w:rPr>
            <w:rStyle w:val="Hyperlink"/>
          </w:rPr>
          <w:t>ITI TF-3: Section 4.1</w:t>
        </w:r>
        <w:r>
          <w:rPr>
            <w:rStyle w:val="Hyperlink"/>
          </w:rPr>
          <w:fldChar w:fldCharType="end"/>
        </w:r>
        <w:r w:rsidRPr="00B51436">
          <w:t>.</w:t>
        </w:r>
      </w:ins>
    </w:p>
    <w:p w14:paraId="3A95872C" w14:textId="77777777" w:rsidR="00B56A27" w:rsidRPr="00B51436" w:rsidRDefault="00B56A27" w:rsidP="00B56A27">
      <w:pPr>
        <w:pStyle w:val="BodyText"/>
        <w:rPr>
          <w:ins w:id="1511" w:author="John Moehrke" w:date="2020-02-18T22:18:00Z"/>
        </w:rPr>
      </w:pPr>
      <w:ins w:id="1512" w:author="John Moehrke" w:date="2020-02-18T22:18:00Z">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ins>
    </w:p>
    <w:p w14:paraId="156F6C44" w14:textId="77777777" w:rsidR="00B56A27" w:rsidRPr="00B51436" w:rsidRDefault="00B56A27" w:rsidP="00B56A27">
      <w:pPr>
        <w:pStyle w:val="BodyText"/>
        <w:rPr>
          <w:ins w:id="1513" w:author="John Moehrke" w:date="2020-02-18T22:18:00Z"/>
        </w:rPr>
      </w:pPr>
      <w:ins w:id="1514" w:author="John Moehrke" w:date="2020-02-18T22:18:00Z">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ins>
    </w:p>
    <w:p w14:paraId="6E9938E7" w14:textId="77777777" w:rsidR="00B56A27" w:rsidRPr="00B51436" w:rsidRDefault="00B56A27" w:rsidP="00B56A27">
      <w:pPr>
        <w:pStyle w:val="BodyText"/>
        <w:rPr>
          <w:ins w:id="1515" w:author="John Moehrke" w:date="2020-02-18T22:18:00Z"/>
        </w:rPr>
      </w:pPr>
      <w:ins w:id="1516" w:author="John Moehrke" w:date="2020-02-18T22:18:00Z">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ins>
    </w:p>
    <w:p w14:paraId="0728EBB6" w14:textId="7ACE5B89" w:rsidR="00B56A27" w:rsidRPr="00B51436" w:rsidRDefault="00B56A27" w:rsidP="00B56A27">
      <w:pPr>
        <w:pStyle w:val="Heading4"/>
        <w:rPr>
          <w:ins w:id="1517" w:author="John Moehrke" w:date="2020-02-18T22:18:00Z"/>
          <w:noProof w:val="0"/>
        </w:rPr>
      </w:pPr>
      <w:bookmarkStart w:id="1518" w:name="_Toc33032295"/>
      <w:ins w:id="1519" w:author="John Moehrke" w:date="2020-02-18T22:20:00Z">
        <w:r>
          <w:rPr>
            <w:noProof w:val="0"/>
          </w:rPr>
          <w:t>X.7</w:t>
        </w:r>
      </w:ins>
      <w:ins w:id="1520" w:author="John Moehrke" w:date="2020-02-18T22:18:00Z">
        <w:r w:rsidRPr="00B51436">
          <w:rPr>
            <w:noProof w:val="0"/>
          </w:rPr>
          <w:t>.2.8 Document Sharing Models</w:t>
        </w:r>
        <w:bookmarkEnd w:id="1518"/>
      </w:ins>
    </w:p>
    <w:p w14:paraId="47E746E9" w14:textId="77777777" w:rsidR="00B56A27" w:rsidRPr="00B51436" w:rsidRDefault="00B56A27" w:rsidP="00B56A27">
      <w:pPr>
        <w:pStyle w:val="BodyText"/>
        <w:rPr>
          <w:ins w:id="1521" w:author="John Moehrke" w:date="2020-02-18T22:18:00Z"/>
        </w:rPr>
      </w:pPr>
      <w:ins w:id="1522" w:author="John Moehrke" w:date="2020-02-18T22:18:00Z">
        <w:r w:rsidRPr="00B51436">
          <w:t>IHE has enabled three distinct Document Sharing Models that share the principles in this section. Because the principles are the same it is relatively simple to implement more than one model to accomplish multiple objectives. The three models are:</w:t>
        </w:r>
      </w:ins>
    </w:p>
    <w:p w14:paraId="0E982F6A" w14:textId="77777777" w:rsidR="00B56A27" w:rsidRPr="00B51436" w:rsidRDefault="00B56A27" w:rsidP="00B56A27">
      <w:pPr>
        <w:pStyle w:val="ListBullet2"/>
        <w:rPr>
          <w:ins w:id="1523" w:author="John Moehrke" w:date="2020-02-18T22:18:00Z"/>
        </w:rPr>
      </w:pPr>
      <w:ins w:id="1524" w:author="John Moehrke" w:date="2020-02-18T22:18:00Z">
        <w:r w:rsidRPr="00B51436">
          <w:rPr>
            <w:b/>
            <w:bCs/>
          </w:rPr>
          <w:t>Direct Push</w:t>
        </w:r>
        <w:r w:rsidRPr="00B51436">
          <w:t xml:space="preserve"> – in this model, clinical content in the form of documents and metadata is sent directly to a known recipient, or published on media for delivery</w:t>
        </w:r>
      </w:ins>
    </w:p>
    <w:p w14:paraId="7F5FB604" w14:textId="77777777" w:rsidR="00B56A27" w:rsidRPr="00B51436" w:rsidRDefault="00B56A27" w:rsidP="00B56A27">
      <w:pPr>
        <w:pStyle w:val="ListBullet2"/>
        <w:rPr>
          <w:ins w:id="1525" w:author="John Moehrke" w:date="2020-02-18T22:18:00Z"/>
        </w:rPr>
      </w:pPr>
      <w:ins w:id="1526" w:author="John Moehrke" w:date="2020-02-18T22:18:00Z">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ins>
    </w:p>
    <w:p w14:paraId="15D6C6B8" w14:textId="77777777" w:rsidR="00B56A27" w:rsidRPr="00B51436" w:rsidRDefault="00B56A27" w:rsidP="00B56A27">
      <w:pPr>
        <w:pStyle w:val="ListBullet2"/>
        <w:rPr>
          <w:ins w:id="1527" w:author="John Moehrke" w:date="2020-02-18T22:18:00Z"/>
        </w:rPr>
      </w:pPr>
      <w:ins w:id="1528" w:author="John Moehrke" w:date="2020-02-18T22:18:00Z">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ins>
    </w:p>
    <w:p w14:paraId="6B923FB5" w14:textId="254E308D" w:rsidR="00B56A27" w:rsidRPr="00B51436" w:rsidRDefault="00B56A27" w:rsidP="00B56A27">
      <w:pPr>
        <w:pStyle w:val="BodyText"/>
        <w:rPr>
          <w:ins w:id="1529" w:author="John Moehrke" w:date="2020-02-18T22:18:00Z"/>
        </w:rPr>
      </w:pPr>
      <w:ins w:id="1530" w:author="John Moehrke" w:date="2020-02-18T22:18:00Z">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ins>
      <w:ins w:id="1531" w:author="John Moehrke" w:date="2020-02-20T09:32:00Z">
        <w:r w:rsidR="00E747DC" w:rsidRPr="00B51436">
          <w:t>approaches,</w:t>
        </w:r>
      </w:ins>
      <w:ins w:id="1532" w:author="John Moehrke" w:date="2020-02-18T22:18:00Z">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w:t>
        </w:r>
        <w:r w:rsidRPr="00B51436">
          <w:lastRenderedPageBreak/>
          <w:t>So, while the issues that need to be resolved through governance are largely the same, the resolutions will sometimes vary depending on the model chosen.</w:t>
        </w:r>
      </w:ins>
    </w:p>
    <w:p w14:paraId="64A2EBCD" w14:textId="77777777" w:rsidR="00B56A27" w:rsidRPr="00B51436" w:rsidRDefault="00B56A27" w:rsidP="00B56A27">
      <w:pPr>
        <w:pStyle w:val="BodyText"/>
        <w:rPr>
          <w:ins w:id="1533" w:author="John Moehrke" w:date="2020-02-18T22:18:00Z"/>
        </w:rPr>
      </w:pPr>
      <w:ins w:id="1534" w:author="John Moehrke" w:date="2020-02-18T22:18:00Z">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ins>
    </w:p>
    <w:p w14:paraId="593D0AC9" w14:textId="65A6205A" w:rsidR="00B56A27" w:rsidRPr="00B51436" w:rsidRDefault="00B56A27" w:rsidP="00B56A27">
      <w:pPr>
        <w:pStyle w:val="Heading4"/>
        <w:rPr>
          <w:ins w:id="1535" w:author="John Moehrke" w:date="2020-02-18T22:18:00Z"/>
          <w:noProof w:val="0"/>
        </w:rPr>
      </w:pPr>
      <w:bookmarkStart w:id="1536" w:name="_Toc33032296"/>
      <w:ins w:id="1537" w:author="John Moehrke" w:date="2020-02-18T22:20:00Z">
        <w:r>
          <w:rPr>
            <w:noProof w:val="0"/>
          </w:rPr>
          <w:t>X.7</w:t>
        </w:r>
      </w:ins>
      <w:ins w:id="1538" w:author="John Moehrke" w:date="2020-02-18T22:18:00Z">
        <w:r w:rsidRPr="00B51436">
          <w:rPr>
            <w:noProof w:val="0"/>
          </w:rPr>
          <w:t>.2.9 Patient Identity Management</w:t>
        </w:r>
        <w:bookmarkEnd w:id="1536"/>
      </w:ins>
    </w:p>
    <w:p w14:paraId="15D3AFC4" w14:textId="77777777" w:rsidR="00B56A27" w:rsidRPr="00B51436" w:rsidRDefault="00B56A27" w:rsidP="00B56A27">
      <w:pPr>
        <w:pStyle w:val="BodyText"/>
        <w:rPr>
          <w:ins w:id="1539" w:author="John Moehrke" w:date="2020-02-18T22:18:00Z"/>
        </w:rPr>
      </w:pPr>
      <w:ins w:id="1540" w:author="John Moehrke" w:date="2020-02-18T22:18:00Z">
        <w:r w:rsidRPr="00B51436">
          <w:t xml:space="preserve">The Document Sharing mechanisms enabled through IHE assume that a patient is associated with every document shared. That patient is described within the metadata describing the document. </w:t>
        </w:r>
      </w:ins>
    </w:p>
    <w:p w14:paraId="750AB782" w14:textId="77777777" w:rsidR="00B56A27" w:rsidRPr="00B51436" w:rsidRDefault="00B56A27" w:rsidP="00B56A27">
      <w:pPr>
        <w:pStyle w:val="BodyText"/>
        <w:rPr>
          <w:ins w:id="1541" w:author="John Moehrke" w:date="2020-02-18T22:18:00Z"/>
        </w:rPr>
      </w:pPr>
      <w:ins w:id="1542" w:author="John Moehrke" w:date="2020-02-18T22:18:00Z">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ins>
    </w:p>
    <w:p w14:paraId="372EF71B" w14:textId="747CD005" w:rsidR="00B56A27" w:rsidRPr="00B51436" w:rsidRDefault="00B56A27" w:rsidP="00B56A27">
      <w:pPr>
        <w:pStyle w:val="BodyText"/>
        <w:rPr>
          <w:ins w:id="1543" w:author="John Moehrke" w:date="2020-02-18T22:18:00Z"/>
        </w:rPr>
      </w:pPr>
      <w:ins w:id="1544" w:author="John Moehrke" w:date="2020-02-18T22:18:00Z">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ins>
      <w:ins w:id="1545" w:author="John Moehrke" w:date="2020-02-18T22:20:00Z">
        <w:r>
          <w:t>X.7</w:t>
        </w:r>
      </w:ins>
      <w:ins w:id="1546" w:author="John Moehrke" w:date="2020-02-18T22:18:00Z">
        <w:r w:rsidRPr="00B51436">
          <w:t>.2.4.</w:t>
        </w:r>
      </w:ins>
    </w:p>
    <w:p w14:paraId="1FCA8A79" w14:textId="03F3618C" w:rsidR="00B56A27" w:rsidRPr="00B51436" w:rsidRDefault="00B56A27" w:rsidP="00B56A27">
      <w:pPr>
        <w:pStyle w:val="Heading4"/>
        <w:rPr>
          <w:ins w:id="1547" w:author="John Moehrke" w:date="2020-02-18T22:18:00Z"/>
          <w:noProof w:val="0"/>
        </w:rPr>
      </w:pPr>
      <w:bookmarkStart w:id="1548" w:name="_Toc33032297"/>
      <w:ins w:id="1549" w:author="John Moehrke" w:date="2020-02-18T22:20:00Z">
        <w:r>
          <w:rPr>
            <w:noProof w:val="0"/>
          </w:rPr>
          <w:t>X.7</w:t>
        </w:r>
      </w:ins>
      <w:ins w:id="1550" w:author="John Moehrke" w:date="2020-02-18T22:18:00Z">
        <w:r w:rsidRPr="00B51436">
          <w:rPr>
            <w:noProof w:val="0"/>
          </w:rPr>
          <w:t>.2.10 Locating sharing partners</w:t>
        </w:r>
        <w:bookmarkEnd w:id="1548"/>
      </w:ins>
    </w:p>
    <w:p w14:paraId="382EF842" w14:textId="3FDEB5E7" w:rsidR="00B56A27" w:rsidRPr="00B51436" w:rsidRDefault="00B56A27" w:rsidP="00B56A27">
      <w:pPr>
        <w:pStyle w:val="BodyText"/>
        <w:rPr>
          <w:ins w:id="1551" w:author="John Moehrke" w:date="2020-02-18T22:18:00Z"/>
        </w:rPr>
      </w:pPr>
      <w:ins w:id="1552" w:author="John Moehrke" w:date="2020-02-18T22:18:00Z">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ins>
      <w:ins w:id="1553" w:author="John Moehrke" w:date="2020-02-20T09:31:00Z">
        <w:r w:rsidR="00E747DC" w:rsidRPr="00B51436">
          <w:t>peer-based</w:t>
        </w:r>
      </w:ins>
      <w:ins w:id="1554" w:author="John Moehrke" w:date="2020-02-18T22:18:00Z">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ins>
    </w:p>
    <w:p w14:paraId="7CF6CD92" w14:textId="77777777" w:rsidR="00B56A27" w:rsidRPr="00B51436" w:rsidRDefault="00B56A27" w:rsidP="00B56A27">
      <w:pPr>
        <w:pStyle w:val="BodyText"/>
        <w:rPr>
          <w:ins w:id="1555" w:author="John Moehrke" w:date="2020-02-18T22:18:00Z"/>
        </w:rPr>
      </w:pPr>
      <w:ins w:id="1556" w:author="John Moehrke" w:date="2020-02-18T22:18:00Z">
        <w:r w:rsidRPr="00B51436">
          <w:t>For locating electronic services which can provide information, some approaches currently used in various parts of the world are:</w:t>
        </w:r>
      </w:ins>
    </w:p>
    <w:p w14:paraId="233952D3" w14:textId="77777777" w:rsidR="00B56A27" w:rsidRPr="00B51436" w:rsidRDefault="00B56A27" w:rsidP="00B56A27">
      <w:pPr>
        <w:pStyle w:val="ListBullet2"/>
        <w:rPr>
          <w:ins w:id="1557" w:author="John Moehrke" w:date="2020-02-18T22:18:00Z"/>
        </w:rPr>
      </w:pPr>
      <w:ins w:id="1558" w:author="John Moehrke" w:date="2020-02-18T22:18:00Z">
        <w:r w:rsidRPr="00B51436">
          <w:t xml:space="preserve">Local configuration files – many organizations keep a local configuration file or address book which is managed manually whenever a new sharing partner is identified or updated. </w:t>
        </w:r>
      </w:ins>
    </w:p>
    <w:p w14:paraId="692B3AFF" w14:textId="77777777" w:rsidR="00B56A27" w:rsidRPr="00B51436" w:rsidRDefault="00B56A27" w:rsidP="00B56A27">
      <w:pPr>
        <w:pStyle w:val="ListBullet2"/>
        <w:rPr>
          <w:ins w:id="1559" w:author="John Moehrke" w:date="2020-02-18T22:18:00Z"/>
        </w:rPr>
      </w:pPr>
      <w:ins w:id="1560" w:author="John Moehrke" w:date="2020-02-18T22:18:00Z">
        <w:r w:rsidRPr="00B51436">
          <w:t>Service Registry – a services registry is sometimes used as a centralized service available to all participants.</w:t>
        </w:r>
      </w:ins>
    </w:p>
    <w:p w14:paraId="3A833A61" w14:textId="77777777" w:rsidR="00B56A27" w:rsidRPr="00B51436" w:rsidRDefault="00B56A27" w:rsidP="00B56A27">
      <w:pPr>
        <w:pStyle w:val="ListBullet2"/>
        <w:rPr>
          <w:ins w:id="1561" w:author="John Moehrke" w:date="2020-02-18T22:18:00Z"/>
        </w:rPr>
      </w:pPr>
      <w:ins w:id="1562" w:author="John Moehrke" w:date="2020-02-18T22:18:00Z">
        <w:r w:rsidRPr="00B51436">
          <w:t xml:space="preserve">Healthcare Provider Directory – enables a directory of individual and organizational entities along with electronic services provided by those entities. </w:t>
        </w:r>
      </w:ins>
    </w:p>
    <w:p w14:paraId="57636ABC" w14:textId="3C36BB43" w:rsidR="00B56A27" w:rsidRPr="00B51436" w:rsidRDefault="00B56A27" w:rsidP="00B56A27">
      <w:pPr>
        <w:pStyle w:val="Heading4"/>
        <w:rPr>
          <w:ins w:id="1563" w:author="John Moehrke" w:date="2020-02-18T22:18:00Z"/>
          <w:noProof w:val="0"/>
        </w:rPr>
      </w:pPr>
      <w:bookmarkStart w:id="1564" w:name="_Toc33032298"/>
      <w:ins w:id="1565" w:author="John Moehrke" w:date="2020-02-18T22:20:00Z">
        <w:r>
          <w:rPr>
            <w:noProof w:val="0"/>
          </w:rPr>
          <w:lastRenderedPageBreak/>
          <w:t>X.7</w:t>
        </w:r>
      </w:ins>
      <w:ins w:id="1566" w:author="John Moehrke" w:date="2020-02-18T22:18:00Z">
        <w:r w:rsidRPr="00B51436">
          <w:rPr>
            <w:noProof w:val="0"/>
          </w:rPr>
          <w:t>.2.11 Security/Privacy</w:t>
        </w:r>
        <w:bookmarkEnd w:id="1564"/>
      </w:ins>
    </w:p>
    <w:p w14:paraId="1C02A3C9" w14:textId="77777777" w:rsidR="00B56A27" w:rsidRPr="00B51436" w:rsidRDefault="00B56A27" w:rsidP="00B56A27">
      <w:pPr>
        <w:pStyle w:val="BodyText"/>
        <w:rPr>
          <w:ins w:id="1567" w:author="John Moehrke" w:date="2020-02-18T22:18:00Z"/>
        </w:rPr>
      </w:pPr>
      <w:ins w:id="1568" w:author="John Moehrke" w:date="2020-02-18T22:18:00Z">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ins>
    </w:p>
    <w:p w14:paraId="2C5228AB" w14:textId="77777777" w:rsidR="00B56A27" w:rsidRPr="00B51436" w:rsidRDefault="00B56A27" w:rsidP="00B56A27">
      <w:pPr>
        <w:pStyle w:val="BodyText"/>
        <w:rPr>
          <w:ins w:id="1569" w:author="John Moehrke" w:date="2020-02-18T22:18:00Z"/>
        </w:rPr>
      </w:pPr>
      <w:ins w:id="1570" w:author="John Moehrke" w:date="2020-02-18T22:18:00Z">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ins>
    </w:p>
    <w:p w14:paraId="66EEE902" w14:textId="77777777" w:rsidR="00B56A27" w:rsidRPr="00B51436" w:rsidRDefault="00B56A27" w:rsidP="00B56A27">
      <w:pPr>
        <w:pStyle w:val="BodyText"/>
        <w:rPr>
          <w:ins w:id="1571" w:author="John Moehrke" w:date="2020-02-18T22:18:00Z"/>
        </w:rPr>
      </w:pPr>
      <w:ins w:id="1572" w:author="John Moehrke" w:date="2020-02-18T22:18:00Z">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ins>
    </w:p>
    <w:p w14:paraId="766DD71A" w14:textId="0433FFEE" w:rsidR="00B56A27" w:rsidRPr="00B51436" w:rsidRDefault="00B56A27" w:rsidP="00B56A27">
      <w:pPr>
        <w:pStyle w:val="Heading3"/>
        <w:numPr>
          <w:ilvl w:val="0"/>
          <w:numId w:val="0"/>
        </w:numPr>
        <w:rPr>
          <w:ins w:id="1573" w:author="John Moehrke" w:date="2020-02-18T22:18:00Z"/>
          <w:noProof w:val="0"/>
        </w:rPr>
      </w:pPr>
      <w:bookmarkStart w:id="1574" w:name="_Toc33032299"/>
      <w:ins w:id="1575" w:author="John Moehrke" w:date="2020-02-18T22:20:00Z">
        <w:r>
          <w:rPr>
            <w:noProof w:val="0"/>
          </w:rPr>
          <w:t>X.7</w:t>
        </w:r>
      </w:ins>
      <w:ins w:id="1576" w:author="John Moehrke" w:date="2020-02-18T22:18:00Z">
        <w:r w:rsidRPr="00B51436">
          <w:rPr>
            <w:noProof w:val="0"/>
          </w:rPr>
          <w:t>.3 Document sharing profiles</w:t>
        </w:r>
        <w:bookmarkEnd w:id="1574"/>
      </w:ins>
    </w:p>
    <w:p w14:paraId="6EE1F76E" w14:textId="489397E1" w:rsidR="00B56A27" w:rsidRPr="00B51436" w:rsidRDefault="00B56A27" w:rsidP="00B56A27">
      <w:pPr>
        <w:rPr>
          <w:ins w:id="1577" w:author="John Moehrke" w:date="2020-02-18T22:18:00Z"/>
        </w:rPr>
      </w:pPr>
      <w:ins w:id="1578" w:author="John Moehrke" w:date="2020-02-18T22:18:00Z">
        <w:r w:rsidRPr="00B51436">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ins>
    </w:p>
    <w:p w14:paraId="4BDB6FAC" w14:textId="0B0B9D14" w:rsidR="00B56A27" w:rsidRPr="00B51436" w:rsidRDefault="00B56A27" w:rsidP="00B56A27">
      <w:pPr>
        <w:pStyle w:val="BodyText"/>
        <w:rPr>
          <w:ins w:id="1579" w:author="John Moehrke" w:date="2020-02-18T22:18:00Z"/>
        </w:rPr>
      </w:pPr>
      <w:ins w:id="1580" w:author="John Moehrke" w:date="2020-02-18T22:18:00Z">
        <w:r w:rsidRPr="00B51436">
          <w:t xml:space="preserve">The three models </w:t>
        </w:r>
      </w:ins>
      <w:ins w:id="1581" w:author="John Moehrke" w:date="2020-02-20T09:32:00Z">
        <w:r w:rsidR="00E747DC">
          <w:t xml:space="preserve">defined in X.7.2.8 </w:t>
        </w:r>
      </w:ins>
      <w:ins w:id="1582" w:author="John Moehrke" w:date="2020-02-18T22:18:00Z">
        <w:r w:rsidRPr="00B51436">
          <w:t xml:space="preserve">are designed to support different use cases. The Direct Push model can be relatively </w:t>
        </w:r>
      </w:ins>
      <w:ins w:id="1583" w:author="John Moehrke" w:date="2020-02-20T09:31:00Z">
        <w:r w:rsidR="00E747DC" w:rsidRPr="00B51436">
          <w:t>simple,</w:t>
        </w:r>
      </w:ins>
      <w:ins w:id="1584" w:author="John Moehrke" w:date="2020-02-18T22:18:00Z">
        <w:r w:rsidRPr="00B51436">
          <w:t xml:space="preserve"> but it cannot satisfy all use cases because it relies on the source of documents to know where those documents will be needed. The Discovery models can also handle use cases like:</w:t>
        </w:r>
      </w:ins>
    </w:p>
    <w:p w14:paraId="3C57EB28" w14:textId="77777777" w:rsidR="00B56A27" w:rsidRPr="00B51436" w:rsidRDefault="00B56A27" w:rsidP="00B56A27">
      <w:pPr>
        <w:pStyle w:val="ListBullet2"/>
        <w:rPr>
          <w:ins w:id="1585" w:author="John Moehrke" w:date="2020-02-18T22:18:00Z"/>
        </w:rPr>
      </w:pPr>
      <w:ins w:id="1586" w:author="John Moehrke" w:date="2020-02-18T22:18:00Z">
        <w:r w:rsidRPr="00B51436">
          <w:t>Treatment of a new condition where prior conditions may be relevant</w:t>
        </w:r>
      </w:ins>
    </w:p>
    <w:p w14:paraId="13E536EC" w14:textId="77777777" w:rsidR="00B56A27" w:rsidRPr="00B51436" w:rsidRDefault="00B56A27" w:rsidP="00B56A27">
      <w:pPr>
        <w:pStyle w:val="ListBullet2"/>
        <w:rPr>
          <w:ins w:id="1587" w:author="John Moehrke" w:date="2020-02-18T22:18:00Z"/>
        </w:rPr>
      </w:pPr>
      <w:ins w:id="1588" w:author="John Moehrke" w:date="2020-02-18T22:18:00Z">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ins>
    </w:p>
    <w:p w14:paraId="5B78C9F5" w14:textId="77777777" w:rsidR="00B56A27" w:rsidRPr="00B51436" w:rsidRDefault="00B56A27" w:rsidP="00B56A27">
      <w:pPr>
        <w:pStyle w:val="ListBullet2"/>
        <w:rPr>
          <w:ins w:id="1589" w:author="John Moehrke" w:date="2020-02-18T22:18:00Z"/>
        </w:rPr>
      </w:pPr>
      <w:ins w:id="1590" w:author="John Moehrke" w:date="2020-02-18T22:18:00Z">
        <w:r w:rsidRPr="00B51436">
          <w:rPr>
            <w:szCs w:val="24"/>
          </w:rPr>
          <w:t>Highly mobile patient</w:t>
        </w:r>
      </w:ins>
    </w:p>
    <w:p w14:paraId="43E8AE1F" w14:textId="77777777" w:rsidR="00B56A27" w:rsidRPr="00B51436" w:rsidRDefault="00B56A27" w:rsidP="00B56A27">
      <w:pPr>
        <w:pStyle w:val="ListBullet2"/>
        <w:rPr>
          <w:ins w:id="1591" w:author="John Moehrke" w:date="2020-02-18T22:18:00Z"/>
        </w:rPr>
      </w:pPr>
      <w:ins w:id="1592" w:author="John Moehrke" w:date="2020-02-18T22:18:00Z">
        <w:r w:rsidRPr="00B51436">
          <w:rPr>
            <w:szCs w:val="24"/>
          </w:rPr>
          <w:t>Emergency</w:t>
        </w:r>
      </w:ins>
    </w:p>
    <w:p w14:paraId="506CA73D" w14:textId="77777777" w:rsidR="00B56A27" w:rsidRPr="00B51436" w:rsidRDefault="00B56A27" w:rsidP="00B56A27">
      <w:pPr>
        <w:pStyle w:val="ListBullet2"/>
        <w:rPr>
          <w:ins w:id="1593" w:author="John Moehrke" w:date="2020-02-18T22:18:00Z"/>
        </w:rPr>
      </w:pPr>
      <w:ins w:id="1594" w:author="John Moehrke" w:date="2020-02-18T22:18:00Z">
        <w:r w:rsidRPr="00B51436">
          <w:rPr>
            <w:szCs w:val="24"/>
          </w:rPr>
          <w:t>Patient with many medical conditions</w:t>
        </w:r>
      </w:ins>
    </w:p>
    <w:p w14:paraId="7358B00A" w14:textId="77777777" w:rsidR="00B56A27" w:rsidRPr="00B51436" w:rsidRDefault="00B56A27" w:rsidP="00B56A27">
      <w:pPr>
        <w:pStyle w:val="ListBullet2"/>
        <w:rPr>
          <w:ins w:id="1595" w:author="John Moehrke" w:date="2020-02-18T22:18:00Z"/>
        </w:rPr>
      </w:pPr>
      <w:ins w:id="1596" w:author="John Moehrke" w:date="2020-02-18T22:18:00Z">
        <w:r w:rsidRPr="00B51436">
          <w:rPr>
            <w:szCs w:val="24"/>
          </w:rPr>
          <w:t>Patient with complex condition</w:t>
        </w:r>
      </w:ins>
    </w:p>
    <w:p w14:paraId="2C666A84" w14:textId="77777777" w:rsidR="00B56A27" w:rsidRPr="00B51436" w:rsidRDefault="00B56A27" w:rsidP="00B56A27">
      <w:pPr>
        <w:rPr>
          <w:ins w:id="1597" w:author="John Moehrke" w:date="2020-02-18T22:18:00Z"/>
          <w:szCs w:val="24"/>
        </w:rPr>
      </w:pPr>
      <w:ins w:id="1598" w:author="John Moehrke" w:date="2020-02-18T22:18:00Z">
        <w:r w:rsidRPr="00B51436">
          <w:rPr>
            <w:szCs w:val="24"/>
          </w:rPr>
          <w:t>The IHE profiles addressing these models are:</w:t>
        </w:r>
      </w:ins>
    </w:p>
    <w:p w14:paraId="70111F98" w14:textId="77777777" w:rsidR="00B56A27" w:rsidRPr="00B51436" w:rsidRDefault="00B56A27" w:rsidP="00B56A27">
      <w:pPr>
        <w:pStyle w:val="ListBullet2"/>
        <w:rPr>
          <w:ins w:id="1599" w:author="John Moehrke" w:date="2020-02-18T22:18:00Z"/>
        </w:rPr>
      </w:pPr>
      <w:ins w:id="1600" w:author="John Moehrke" w:date="2020-02-18T22:18:00Z">
        <w:r w:rsidRPr="00B51436">
          <w:t>Direct Push – Mobile access to Health Documents (MHD), Cross-Enterprise Document Reliable Interchange (XDR), and Cross-Enterprise Document Media Interchange (XDM)</w:t>
        </w:r>
      </w:ins>
    </w:p>
    <w:p w14:paraId="5BF5FBA9" w14:textId="1DDC0194" w:rsidR="00B56A27" w:rsidRPr="00B51436" w:rsidRDefault="00B56A27" w:rsidP="00B56A27">
      <w:pPr>
        <w:pStyle w:val="ListBullet2"/>
        <w:rPr>
          <w:ins w:id="1601" w:author="John Moehrke" w:date="2020-02-18T22:18:00Z"/>
        </w:rPr>
      </w:pPr>
      <w:ins w:id="1602" w:author="John Moehrke" w:date="2020-02-18T22:18:00Z">
        <w:r w:rsidRPr="00B51436">
          <w:t xml:space="preserve">Centralized Discovery and Retrieve (XDS Affinity Domain) – </w:t>
        </w:r>
      </w:ins>
      <w:ins w:id="1603" w:author="John Moehrke" w:date="2020-02-20T09:33:00Z">
        <w:r w:rsidR="00E747DC">
          <w:t>Mobile Health Documents Sharing (</w:t>
        </w:r>
      </w:ins>
      <w:ins w:id="1604" w:author="John Moehrke" w:date="2020-02-18T22:18:00Z">
        <w:r w:rsidRPr="00B51436">
          <w:t>MHDS</w:t>
        </w:r>
      </w:ins>
      <w:ins w:id="1605" w:author="John Moehrke" w:date="2020-02-20T09:33:00Z">
        <w:r w:rsidR="00E747DC">
          <w:t>)</w:t>
        </w:r>
      </w:ins>
      <w:ins w:id="1606" w:author="John Moehrke" w:date="2020-02-18T22:18:00Z">
        <w:r w:rsidRPr="00B51436">
          <w:t>, and Cross-Enterprise Document Sharing (XDS)</w:t>
        </w:r>
      </w:ins>
    </w:p>
    <w:p w14:paraId="06C45C89" w14:textId="77777777" w:rsidR="00B56A27" w:rsidRPr="00B51436" w:rsidRDefault="00B56A27" w:rsidP="00B56A27">
      <w:pPr>
        <w:pStyle w:val="ListBullet2"/>
        <w:rPr>
          <w:ins w:id="1607" w:author="John Moehrke" w:date="2020-02-18T22:18:00Z"/>
        </w:rPr>
      </w:pPr>
      <w:ins w:id="1608" w:author="John Moehrke" w:date="2020-02-18T22:18:00Z">
        <w:r w:rsidRPr="00B51436">
          <w:lastRenderedPageBreak/>
          <w:t>Federated Discovery and Retrieve – Cross-Community Access (XCA)</w:t>
        </w:r>
      </w:ins>
    </w:p>
    <w:p w14:paraId="361EBAF4" w14:textId="77777777" w:rsidR="00B56A27" w:rsidRPr="00B51436" w:rsidRDefault="00B56A27" w:rsidP="00B56A27">
      <w:pPr>
        <w:pStyle w:val="BodyText"/>
        <w:rPr>
          <w:ins w:id="1609" w:author="John Moehrke" w:date="2020-02-18T22:18:00Z"/>
        </w:rPr>
      </w:pPr>
      <w:ins w:id="1610" w:author="John Moehrke" w:date="2020-02-18T22:18:00Z">
        <w:r w:rsidRPr="00B51436">
          <w:t xml:space="preserve">The Mobile access to Health Documents (MHD) </w:t>
        </w:r>
        <w:r>
          <w:t>Profile</w:t>
        </w:r>
        <w:r w:rsidRPr="00B51436">
          <w:t xml:space="preserve"> is also an access (API) method to XDS or XCA environments. These models and other alternatives are further discussed in the </w:t>
        </w:r>
        <w:r>
          <w:fldChar w:fldCharType="begin"/>
        </w:r>
        <w:r>
          <w:instrText xml:space="preserve"> HYPERLINK "https://wiki.ihe.net/index.php/Enabling_Document_Sharing_Using_IHE_Profiles" </w:instrText>
        </w:r>
        <w:r>
          <w:fldChar w:fldCharType="separate"/>
        </w:r>
        <w:r w:rsidRPr="00B51436">
          <w:rPr>
            <w:rStyle w:val="Hyperlink"/>
          </w:rPr>
          <w:t>White Paper on Enabling Document Sharing through IHE Profiles</w:t>
        </w:r>
        <w:r>
          <w:rPr>
            <w:rStyle w:val="Hyperlink"/>
          </w:rPr>
          <w:fldChar w:fldCharType="end"/>
        </w:r>
      </w:ins>
    </w:p>
    <w:p w14:paraId="53F6EB8C" w14:textId="6006198B" w:rsidR="00B56A27" w:rsidRPr="00B51436" w:rsidRDefault="00B56A27" w:rsidP="00B56A27">
      <w:pPr>
        <w:pStyle w:val="Heading4"/>
        <w:rPr>
          <w:ins w:id="1611" w:author="John Moehrke" w:date="2020-02-18T22:18:00Z"/>
          <w:noProof w:val="0"/>
        </w:rPr>
      </w:pPr>
      <w:bookmarkStart w:id="1612" w:name="_Toc33032300"/>
      <w:ins w:id="1613" w:author="John Moehrke" w:date="2020-02-18T22:20:00Z">
        <w:r>
          <w:rPr>
            <w:noProof w:val="0"/>
          </w:rPr>
          <w:t>X.7</w:t>
        </w:r>
      </w:ins>
      <w:ins w:id="1614" w:author="John Moehrke" w:date="2020-02-18T22:18:00Z">
        <w:r w:rsidRPr="00B51436">
          <w:rPr>
            <w:noProof w:val="0"/>
          </w:rPr>
          <w:t>.3.1 Direct Push</w:t>
        </w:r>
        <w:bookmarkEnd w:id="1612"/>
      </w:ins>
    </w:p>
    <w:p w14:paraId="42B72995" w14:textId="77777777" w:rsidR="00B56A27" w:rsidRPr="00B51436" w:rsidRDefault="00B56A27" w:rsidP="00B56A27">
      <w:pPr>
        <w:pStyle w:val="BodyText"/>
        <w:rPr>
          <w:ins w:id="1615" w:author="John Moehrke" w:date="2020-02-18T22:18:00Z"/>
        </w:rPr>
      </w:pPr>
      <w:ins w:id="1616" w:author="John Moehrke" w:date="2020-02-18T22:18:00Z">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ins>
    </w:p>
    <w:p w14:paraId="07C31D29" w14:textId="01F5052D" w:rsidR="00B56A27" w:rsidRPr="00B51436" w:rsidRDefault="00B56A27" w:rsidP="00B56A27">
      <w:pPr>
        <w:pStyle w:val="Heading4"/>
        <w:rPr>
          <w:ins w:id="1617" w:author="John Moehrke" w:date="2020-02-18T22:18:00Z"/>
          <w:noProof w:val="0"/>
        </w:rPr>
      </w:pPr>
      <w:bookmarkStart w:id="1618" w:name="_Toc33032301"/>
      <w:ins w:id="1619" w:author="John Moehrke" w:date="2020-02-18T22:20:00Z">
        <w:r>
          <w:rPr>
            <w:noProof w:val="0"/>
          </w:rPr>
          <w:t>X.7</w:t>
        </w:r>
      </w:ins>
      <w:ins w:id="1620" w:author="John Moehrke" w:date="2020-02-18T22:18:00Z">
        <w:r w:rsidRPr="00B51436">
          <w:rPr>
            <w:noProof w:val="0"/>
          </w:rPr>
          <w:t>.3.2 MHDS based Centralized Discovery and Retrieve</w:t>
        </w:r>
        <w:bookmarkEnd w:id="1618"/>
      </w:ins>
    </w:p>
    <w:p w14:paraId="6342742D" w14:textId="77777777" w:rsidR="00B56A27" w:rsidRPr="00B51436" w:rsidRDefault="00B56A27" w:rsidP="00B56A27">
      <w:pPr>
        <w:pStyle w:val="BodyText"/>
        <w:rPr>
          <w:ins w:id="1621" w:author="John Moehrke" w:date="2020-02-18T22:18:00Z"/>
          <w:rFonts w:cs="Arial"/>
        </w:rPr>
      </w:pPr>
      <w:ins w:id="1622" w:author="John Moehrke" w:date="2020-02-18T22:18:00Z">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ins>
    </w:p>
    <w:p w14:paraId="076FCABA" w14:textId="77777777" w:rsidR="00B56A27" w:rsidRPr="00B51436" w:rsidRDefault="00B56A27" w:rsidP="00B56A27">
      <w:pPr>
        <w:pStyle w:val="BodyText"/>
        <w:rPr>
          <w:ins w:id="1623" w:author="John Moehrke" w:date="2020-02-18T22:18:00Z"/>
          <w:rFonts w:cs="Arial"/>
        </w:rPr>
      </w:pPr>
      <w:ins w:id="1624" w:author="John Moehrke" w:date="2020-02-18T22:18:00Z">
        <w:r w:rsidRPr="00B51436">
          <w:rPr>
            <w:rFonts w:cs="Arial"/>
          </w:rPr>
          <w:t xml:space="preserve">The following scenario describes a typical exchange of clinical information using MHDS.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ins>
    </w:p>
    <w:p w14:paraId="66C0F605" w14:textId="77777777" w:rsidR="00B56A27" w:rsidRPr="00B51436" w:rsidRDefault="00B56A27" w:rsidP="00B56A27">
      <w:pPr>
        <w:pStyle w:val="BodyText"/>
        <w:rPr>
          <w:ins w:id="1625" w:author="John Moehrke" w:date="2020-02-18T22:18:00Z"/>
          <w:rFonts w:cs="Arial"/>
        </w:rPr>
      </w:pPr>
      <w:ins w:id="1626" w:author="John Moehrke" w:date="2020-02-18T22:18:00Z">
        <w:r w:rsidRPr="00B51436">
          <w:rPr>
            <w:rFonts w:cs="Arial"/>
          </w:rPr>
          <w:t xml:space="preserve">In this scenario of health information exchange, the primary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ins>
    </w:p>
    <w:p w14:paraId="13AAFD5A" w14:textId="77777777" w:rsidR="00B56A27" w:rsidRPr="00B51436" w:rsidRDefault="00B56A27" w:rsidP="00B56A27">
      <w:pPr>
        <w:pStyle w:val="BodyText"/>
        <w:rPr>
          <w:ins w:id="1627" w:author="John Moehrke" w:date="2020-02-18T22:18:00Z"/>
          <w:rFonts w:cs="Arial"/>
        </w:rPr>
      </w:pPr>
      <w:ins w:id="1628" w:author="John Moehrke" w:date="2020-02-18T22:18:00Z">
        <w:r w:rsidRPr="00B51436">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ins>
    </w:p>
    <w:p w14:paraId="21C62FE0" w14:textId="61C1CB3C" w:rsidR="00B56A27" w:rsidRPr="00B51436" w:rsidRDefault="00B56A27" w:rsidP="00B56A27">
      <w:pPr>
        <w:pStyle w:val="Heading5"/>
        <w:rPr>
          <w:ins w:id="1629" w:author="John Moehrke" w:date="2020-02-18T22:18:00Z"/>
          <w:noProof w:val="0"/>
        </w:rPr>
      </w:pPr>
      <w:bookmarkStart w:id="1630" w:name="_Toc33032302"/>
      <w:ins w:id="1631" w:author="John Moehrke" w:date="2020-02-18T22:20:00Z">
        <w:r>
          <w:rPr>
            <w:noProof w:val="0"/>
          </w:rPr>
          <w:t>X.7</w:t>
        </w:r>
      </w:ins>
      <w:ins w:id="1632" w:author="John Moehrke" w:date="2020-02-18T22:18:00Z">
        <w:r w:rsidRPr="00B51436">
          <w:rPr>
            <w:noProof w:val="0"/>
          </w:rPr>
          <w:t>.3.2.1 Document Publishing</w:t>
        </w:r>
        <w:bookmarkEnd w:id="1630"/>
      </w:ins>
    </w:p>
    <w:p w14:paraId="4B277778" w14:textId="77777777" w:rsidR="00B56A27" w:rsidRPr="00B51436" w:rsidRDefault="00B56A27" w:rsidP="00B56A27">
      <w:pPr>
        <w:pStyle w:val="BodyText"/>
        <w:rPr>
          <w:ins w:id="1633" w:author="John Moehrke" w:date="2020-02-18T22:18:00Z"/>
          <w:rFonts w:cs="Arial"/>
        </w:rPr>
      </w:pPr>
      <w:ins w:id="1634" w:author="John Moehrke" w:date="2020-02-18T22:18:00Z">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w:t>
        </w:r>
        <w:r w:rsidRPr="00B51436">
          <w:rPr>
            <w:rFonts w:cs="Arial"/>
          </w:rPr>
          <w:lastRenderedPageBreak/>
          <w:t xml:space="preserve">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ins>
    </w:p>
    <w:p w14:paraId="441F214B" w14:textId="77777777" w:rsidR="00B56A27" w:rsidRPr="00B51436" w:rsidRDefault="00B56A27" w:rsidP="00B56A27">
      <w:pPr>
        <w:pStyle w:val="BodyText"/>
        <w:rPr>
          <w:ins w:id="1635" w:author="John Moehrke" w:date="2020-02-18T22:18:00Z"/>
          <w:rFonts w:cs="Arial"/>
        </w:rPr>
      </w:pPr>
      <w:ins w:id="1636" w:author="John Moehrke" w:date="2020-02-18T22:18:00Z">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ins>
    </w:p>
    <w:p w14:paraId="794D06E5" w14:textId="77777777" w:rsidR="00B56A27" w:rsidRPr="00B51436" w:rsidRDefault="00B56A27" w:rsidP="00B56A27">
      <w:pPr>
        <w:pStyle w:val="BodyText"/>
        <w:rPr>
          <w:ins w:id="1637" w:author="John Moehrke" w:date="2020-02-18T22:18:00Z"/>
        </w:rPr>
      </w:pPr>
      <w:ins w:id="1638" w:author="John Moehrke" w:date="2020-02-18T22:18:00Z">
        <w:r w:rsidRPr="00B51436">
          <w:t xml:space="preserve">The actual location of the document repository will depend on the local deployment. IHE provides flexibility to enable many different deployment approaches. </w:t>
        </w:r>
      </w:ins>
    </w:p>
    <w:p w14:paraId="1B0E786E" w14:textId="77777777" w:rsidR="00B56A27" w:rsidRPr="00B51436" w:rsidRDefault="00B56A27" w:rsidP="00B56A27">
      <w:pPr>
        <w:pStyle w:val="ListBullet2"/>
        <w:rPr>
          <w:ins w:id="1639" w:author="John Moehrke" w:date="2020-02-18T22:18:00Z"/>
        </w:rPr>
      </w:pPr>
      <w:ins w:id="1640" w:author="John Moehrke" w:date="2020-02-18T22:18:00Z">
        <w:r w:rsidRPr="00B51436">
          <w:t>The document repository may be combined with the document registry, allowing for an integrated environment where no external “update registry” transaction is needed.</w:t>
        </w:r>
      </w:ins>
    </w:p>
    <w:p w14:paraId="152EC38B" w14:textId="77777777" w:rsidR="00B56A27" w:rsidRPr="00B51436" w:rsidRDefault="00B56A27" w:rsidP="00B56A27">
      <w:pPr>
        <w:pStyle w:val="ListBullet3"/>
        <w:rPr>
          <w:ins w:id="1641" w:author="John Moehrke" w:date="2020-02-18T22:18:00Z"/>
        </w:rPr>
      </w:pPr>
      <w:ins w:id="1642" w:author="John Moehrke" w:date="2020-02-18T22:18:00Z">
        <w:r w:rsidRPr="00B51436">
          <w:t xml:space="preserve">In this case the Document Source includes the document in a FHIR Binary Resource within the “Provide Document Resources” [ITI-65] transaction </w:t>
        </w:r>
      </w:ins>
    </w:p>
    <w:p w14:paraId="3E106C16" w14:textId="77777777" w:rsidR="00B56A27" w:rsidRPr="00B51436" w:rsidRDefault="00B56A27" w:rsidP="00B56A27">
      <w:pPr>
        <w:pStyle w:val="ListBullet2"/>
        <w:rPr>
          <w:ins w:id="1643" w:author="John Moehrke" w:date="2020-02-18T22:18:00Z"/>
        </w:rPr>
      </w:pPr>
      <w:ins w:id="1644" w:author="John Moehrke" w:date="2020-02-18T22:18:00Z">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ins>
    </w:p>
    <w:p w14:paraId="170F5180" w14:textId="77777777" w:rsidR="00B56A27" w:rsidRPr="00B51436" w:rsidRDefault="00B56A27" w:rsidP="00B56A27">
      <w:pPr>
        <w:pStyle w:val="ListBullet3"/>
        <w:rPr>
          <w:ins w:id="1645" w:author="John Moehrke" w:date="2020-02-18T22:18:00Z"/>
        </w:rPr>
      </w:pPr>
      <w:ins w:id="1646" w:author="John Moehrke" w:date="2020-02-18T22:18:00Z">
        <w:r w:rsidRPr="00B51436">
          <w:t>In this case the Document Source stores the document in an accessible server and includes the URL to that location in the “Provide Document Resources” [ITI-65] transaction</w:t>
        </w:r>
      </w:ins>
    </w:p>
    <w:p w14:paraId="41B6563E" w14:textId="77777777" w:rsidR="00B56A27" w:rsidRPr="00B51436" w:rsidRDefault="00B56A27" w:rsidP="00B56A27">
      <w:pPr>
        <w:pStyle w:val="ListBullet2"/>
        <w:rPr>
          <w:ins w:id="1647" w:author="John Moehrke" w:date="2020-02-18T22:18:00Z"/>
        </w:rPr>
      </w:pPr>
      <w:ins w:id="1648" w:author="John Moehrke" w:date="2020-02-18T22:18:00Z">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ins>
    </w:p>
    <w:p w14:paraId="0B1771F3" w14:textId="77777777" w:rsidR="00B56A27" w:rsidRPr="00B51436" w:rsidRDefault="00B56A27" w:rsidP="00B56A27">
      <w:pPr>
        <w:pStyle w:val="ListBullet2"/>
        <w:rPr>
          <w:ins w:id="1649" w:author="John Moehrke" w:date="2020-02-18T22:18:00Z"/>
        </w:rPr>
      </w:pPr>
      <w:ins w:id="1650" w:author="John Moehrke" w:date="2020-02-18T22:18:00Z">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ins>
    </w:p>
    <w:p w14:paraId="1D7B408F" w14:textId="6AEF6BD5" w:rsidR="00B56A27" w:rsidRPr="00B51436" w:rsidRDefault="00B56A27" w:rsidP="00B56A27">
      <w:pPr>
        <w:pStyle w:val="Heading5"/>
        <w:rPr>
          <w:ins w:id="1651" w:author="John Moehrke" w:date="2020-02-18T22:18:00Z"/>
          <w:noProof w:val="0"/>
        </w:rPr>
      </w:pPr>
      <w:bookmarkStart w:id="1652" w:name="_Toc33032303"/>
      <w:ins w:id="1653" w:author="John Moehrke" w:date="2020-02-18T22:20:00Z">
        <w:r>
          <w:rPr>
            <w:noProof w:val="0"/>
          </w:rPr>
          <w:t>X.7</w:t>
        </w:r>
      </w:ins>
      <w:ins w:id="1654" w:author="John Moehrke" w:date="2020-02-18T22:18:00Z">
        <w:r w:rsidRPr="00B51436">
          <w:rPr>
            <w:noProof w:val="0"/>
          </w:rPr>
          <w:t>.3.2.2 Document Discovery</w:t>
        </w:r>
        <w:bookmarkEnd w:id="1652"/>
      </w:ins>
    </w:p>
    <w:p w14:paraId="1C687A27" w14:textId="77777777" w:rsidR="00B56A27" w:rsidRPr="00B51436" w:rsidRDefault="00B56A27" w:rsidP="00B56A27">
      <w:pPr>
        <w:pStyle w:val="BodyText"/>
        <w:rPr>
          <w:ins w:id="1655" w:author="John Moehrke" w:date="2020-02-18T22:18:00Z"/>
        </w:rPr>
      </w:pPr>
      <w:ins w:id="1656" w:author="John Moehrke" w:date="2020-02-18T22:18:00Z">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w:t>
        </w:r>
        <w:r w:rsidRPr="00B51436">
          <w:lastRenderedPageBreak/>
          <w:t>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ins>
    </w:p>
    <w:p w14:paraId="6F22F997" w14:textId="6C443B9B" w:rsidR="00B56A27" w:rsidRPr="00B51436" w:rsidRDefault="00B56A27" w:rsidP="00B56A27">
      <w:pPr>
        <w:pStyle w:val="Heading5"/>
        <w:rPr>
          <w:ins w:id="1657" w:author="John Moehrke" w:date="2020-02-18T22:18:00Z"/>
          <w:noProof w:val="0"/>
        </w:rPr>
      </w:pPr>
      <w:bookmarkStart w:id="1658" w:name="_Toc33032304"/>
      <w:ins w:id="1659" w:author="John Moehrke" w:date="2020-02-18T22:20:00Z">
        <w:r>
          <w:rPr>
            <w:noProof w:val="0"/>
          </w:rPr>
          <w:t>X.7</w:t>
        </w:r>
      </w:ins>
      <w:ins w:id="1660" w:author="John Moehrke" w:date="2020-02-18T22:18:00Z">
        <w:r w:rsidRPr="00B51436">
          <w:rPr>
            <w:noProof w:val="0"/>
          </w:rPr>
          <w:t>.3.2.3 Governance</w:t>
        </w:r>
        <w:bookmarkEnd w:id="1658"/>
      </w:ins>
    </w:p>
    <w:p w14:paraId="2BCE0460" w14:textId="6CA518E4" w:rsidR="00B56A27" w:rsidRPr="00B51436" w:rsidRDefault="00B56A27" w:rsidP="00B56A27">
      <w:pPr>
        <w:pStyle w:val="BodyText"/>
        <w:rPr>
          <w:ins w:id="1661" w:author="John Moehrke" w:date="2020-02-18T22:18:00Z"/>
          <w:rFonts w:cs="Arial"/>
        </w:rPr>
      </w:pPr>
      <w:ins w:id="1662" w:author="John Moehrke" w:date="2020-02-18T22:18:00Z">
        <w:r w:rsidRPr="00B51436">
          <w:t>As described in Section</w:t>
        </w:r>
        <w:r>
          <w:t xml:space="preserve"> </w:t>
        </w:r>
      </w:ins>
      <w:ins w:id="1663" w:author="John Moehrke" w:date="2020-02-18T22:20:00Z">
        <w:r>
          <w:t>X.7</w:t>
        </w:r>
      </w:ins>
      <w:ins w:id="1664" w:author="John Moehrke" w:date="2020-02-18T22:18:00Z">
        <w:r w:rsidRPr="00B51436">
          <w:t xml:space="preserve">.2: </w:t>
        </w:r>
        <w:r w:rsidRPr="00B51436">
          <w:rPr>
            <w:i/>
          </w:rPr>
          <w:fldChar w:fldCharType="begin"/>
        </w:r>
        <w:r w:rsidRPr="00B51436">
          <w:rPr>
            <w:i/>
          </w:rPr>
          <w:instrText xml:space="preserve"> REF _Ref307920239 \h  \* MERGEFORMAT </w:instrText>
        </w:r>
      </w:ins>
      <w:r w:rsidRPr="00B51436">
        <w:rPr>
          <w:i/>
        </w:rPr>
      </w:r>
      <w:ins w:id="1665" w:author="John Moehrke" w:date="2020-02-18T22:18:00Z">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ins>
    </w:p>
    <w:p w14:paraId="198AADB8" w14:textId="376B0BA1" w:rsidR="00B56A27" w:rsidRPr="00B51436" w:rsidRDefault="00B56A27" w:rsidP="00B56A27">
      <w:pPr>
        <w:pStyle w:val="BodyText"/>
        <w:rPr>
          <w:ins w:id="1666" w:author="John Moehrke" w:date="2020-02-18T22:18:00Z"/>
        </w:rPr>
      </w:pPr>
      <w:ins w:id="1667" w:author="John Moehrke" w:date="2020-02-18T22:18:00Z">
        <w:r w:rsidRPr="00B51436">
          <w:t xml:space="preserve">MHDS requires a governance structure as described in Section </w:t>
        </w:r>
      </w:ins>
      <w:ins w:id="1668" w:author="John Moehrke" w:date="2020-02-18T22:20:00Z">
        <w:r>
          <w:t>X.7</w:t>
        </w:r>
      </w:ins>
      <w:ins w:id="1669" w:author="John Moehrke" w:date="2020-02-18T22:18:00Z">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ins>
    </w:p>
    <w:p w14:paraId="78373352" w14:textId="77777777" w:rsidR="00B56A27" w:rsidRPr="00B51436" w:rsidRDefault="00B56A27" w:rsidP="00B56A27">
      <w:pPr>
        <w:pStyle w:val="ListBullet2"/>
        <w:rPr>
          <w:ins w:id="1670" w:author="John Moehrke" w:date="2020-02-18T22:18:00Z"/>
        </w:rPr>
      </w:pPr>
      <w:ins w:id="1671" w:author="John Moehrke" w:date="2020-02-18T22:18:00Z">
        <w:r w:rsidRPr="00B51436">
          <w:t>Regional community of care</w:t>
        </w:r>
      </w:ins>
    </w:p>
    <w:p w14:paraId="78B8DBEE" w14:textId="77777777" w:rsidR="00B56A27" w:rsidRPr="00B51436" w:rsidRDefault="00B56A27" w:rsidP="00B56A27">
      <w:pPr>
        <w:pStyle w:val="ListBullet2"/>
        <w:rPr>
          <w:ins w:id="1672" w:author="John Moehrke" w:date="2020-02-18T22:18:00Z"/>
        </w:rPr>
      </w:pPr>
      <w:ins w:id="1673" w:author="John Moehrke" w:date="2020-02-18T22:18:00Z">
        <w:r w:rsidRPr="00B51436">
          <w:t>Nationwide EHR</w:t>
        </w:r>
      </w:ins>
    </w:p>
    <w:p w14:paraId="66DA1F23" w14:textId="77777777" w:rsidR="00B56A27" w:rsidRPr="00B51436" w:rsidRDefault="00B56A27" w:rsidP="00B56A27">
      <w:pPr>
        <w:pStyle w:val="ListBullet2"/>
        <w:rPr>
          <w:ins w:id="1674" w:author="John Moehrke" w:date="2020-02-18T22:18:00Z"/>
        </w:rPr>
      </w:pPr>
      <w:ins w:id="1675" w:author="John Moehrke" w:date="2020-02-18T22:18:00Z">
        <w:r w:rsidRPr="00B51436">
          <w:t>Specialist (cardiology, oncology) or disease-oriented (diabetes) care networks</w:t>
        </w:r>
      </w:ins>
    </w:p>
    <w:p w14:paraId="58E96E49" w14:textId="77777777" w:rsidR="00B56A27" w:rsidRPr="00B51436" w:rsidRDefault="00B56A27" w:rsidP="00B56A27">
      <w:pPr>
        <w:pStyle w:val="ListBullet2"/>
        <w:rPr>
          <w:ins w:id="1676" w:author="John Moehrke" w:date="2020-02-18T22:18:00Z"/>
        </w:rPr>
      </w:pPr>
      <w:ins w:id="1677" w:author="John Moehrke" w:date="2020-02-18T22:18:00Z">
        <w:r w:rsidRPr="00B51436">
          <w:t>Government-sponsored or federation of enterprises</w:t>
        </w:r>
      </w:ins>
    </w:p>
    <w:p w14:paraId="0E38C7EE" w14:textId="77777777" w:rsidR="00B56A27" w:rsidRPr="00B51436" w:rsidRDefault="00B56A27" w:rsidP="00B56A27">
      <w:pPr>
        <w:pStyle w:val="ListBullet2"/>
        <w:rPr>
          <w:ins w:id="1678" w:author="John Moehrke" w:date="2020-02-18T22:18:00Z"/>
        </w:rPr>
      </w:pPr>
      <w:ins w:id="1679" w:author="John Moehrke" w:date="2020-02-18T22:18:00Z">
        <w:r w:rsidRPr="00B51436">
          <w:t>Insurance provider supported communities</w:t>
        </w:r>
      </w:ins>
    </w:p>
    <w:p w14:paraId="335AAE08" w14:textId="77777777" w:rsidR="00B56A27" w:rsidRPr="00B51436" w:rsidRDefault="00B56A27" w:rsidP="00B56A27">
      <w:pPr>
        <w:pStyle w:val="BodyText"/>
        <w:rPr>
          <w:ins w:id="1680" w:author="John Moehrke" w:date="2020-02-18T22:18:00Z"/>
        </w:rPr>
      </w:pPr>
      <w:ins w:id="1681" w:author="John Moehrke" w:date="2020-02-18T22:18:00Z">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ins>
      <w:ins w:id="1682" w:author="John Moehrke" w:date="2020-02-18T22:18:00Z">
        <w:r w:rsidRPr="00B51436">
          <w:fldChar w:fldCharType="separate"/>
        </w:r>
        <w:r w:rsidRPr="00B51436">
          <w:t>4</w:t>
        </w:r>
        <w:r w:rsidRPr="00B51436">
          <w:fldChar w:fldCharType="end"/>
        </w:r>
        <w:r w:rsidRPr="00B51436">
          <w:t>.</w:t>
        </w:r>
      </w:ins>
    </w:p>
    <w:p w14:paraId="38D34811" w14:textId="77777777" w:rsidR="00B56A27" w:rsidRPr="00B51436" w:rsidRDefault="00B56A27" w:rsidP="00B56A27">
      <w:pPr>
        <w:pStyle w:val="BodyText"/>
        <w:rPr>
          <w:ins w:id="1683" w:author="John Moehrke" w:date="2020-02-18T22:18:00Z"/>
        </w:rPr>
      </w:pPr>
      <w:ins w:id="1684" w:author="John Moehrke" w:date="2020-02-18T22:18:00Z">
        <w:r w:rsidRPr="00B51436">
          <w:t>Further detail regarding deployment of an MHDS Community may be found in the “Template for XDS Affinity Domain Deployment Planning” IHE ITI White Paper.</w:t>
        </w:r>
      </w:ins>
    </w:p>
    <w:p w14:paraId="1C8081E1" w14:textId="616AEB6F" w:rsidR="00B56A27" w:rsidRPr="00B51436" w:rsidRDefault="00B56A27" w:rsidP="00B56A27">
      <w:pPr>
        <w:pStyle w:val="Heading5"/>
        <w:rPr>
          <w:ins w:id="1685" w:author="John Moehrke" w:date="2020-02-18T22:18:00Z"/>
          <w:noProof w:val="0"/>
        </w:rPr>
      </w:pPr>
      <w:bookmarkStart w:id="1686" w:name="_Toc33032305"/>
      <w:ins w:id="1687" w:author="John Moehrke" w:date="2020-02-18T22:20:00Z">
        <w:r>
          <w:rPr>
            <w:noProof w:val="0"/>
          </w:rPr>
          <w:t>X.7</w:t>
        </w:r>
      </w:ins>
      <w:ins w:id="1688" w:author="John Moehrke" w:date="2020-02-18T22:18:00Z">
        <w:r w:rsidRPr="00B51436">
          <w:rPr>
            <w:noProof w:val="0"/>
          </w:rPr>
          <w:t>.3.2.4 Notifications</w:t>
        </w:r>
        <w:bookmarkEnd w:id="1686"/>
      </w:ins>
    </w:p>
    <w:p w14:paraId="09035614" w14:textId="77777777" w:rsidR="00B56A27" w:rsidRPr="00B51436" w:rsidRDefault="00B56A27" w:rsidP="00B56A27">
      <w:pPr>
        <w:pStyle w:val="BodyText"/>
        <w:rPr>
          <w:ins w:id="1689" w:author="John Moehrke" w:date="2020-02-18T22:18:00Z"/>
        </w:rPr>
      </w:pPr>
      <w:ins w:id="1690" w:author="John Moehrke" w:date="2020-02-18T22:18:00Z">
        <w:r w:rsidRPr="00B51436">
          <w:t xml:space="preserve">The MHDS environment does not yet have a Notification mechanism like found in XDS in the DSUB </w:t>
        </w:r>
        <w:r>
          <w:t>Profile</w:t>
        </w:r>
        <w:r w:rsidRPr="00B51436">
          <w:t>.</w:t>
        </w:r>
      </w:ins>
    </w:p>
    <w:p w14:paraId="6009FFBA" w14:textId="7379823A" w:rsidR="00B56A27" w:rsidRPr="00B51436" w:rsidRDefault="00B56A27" w:rsidP="00B56A27">
      <w:pPr>
        <w:pStyle w:val="Heading4"/>
        <w:rPr>
          <w:ins w:id="1691" w:author="John Moehrke" w:date="2020-02-18T22:18:00Z"/>
          <w:noProof w:val="0"/>
        </w:rPr>
      </w:pPr>
      <w:bookmarkStart w:id="1692" w:name="_Toc33032306"/>
      <w:ins w:id="1693" w:author="John Moehrke" w:date="2020-02-18T22:20:00Z">
        <w:r>
          <w:rPr>
            <w:noProof w:val="0"/>
          </w:rPr>
          <w:t>X.7</w:t>
        </w:r>
      </w:ins>
      <w:ins w:id="1694" w:author="John Moehrke" w:date="2020-02-18T22:18:00Z">
        <w:r w:rsidRPr="00B51436">
          <w:rPr>
            <w:noProof w:val="0"/>
          </w:rPr>
          <w:t>.3.3 Federated Discovery and Retrieve</w:t>
        </w:r>
        <w:bookmarkEnd w:id="1692"/>
      </w:ins>
    </w:p>
    <w:p w14:paraId="7AA460D4" w14:textId="77777777" w:rsidR="00B56A27" w:rsidRPr="00B51436" w:rsidRDefault="00B56A27" w:rsidP="00B56A27">
      <w:pPr>
        <w:pStyle w:val="BodyText"/>
        <w:rPr>
          <w:ins w:id="1695" w:author="John Moehrke" w:date="2020-02-18T22:18:00Z"/>
        </w:rPr>
      </w:pPr>
      <w:ins w:id="1696" w:author="John Moehrke" w:date="2020-02-18T22:18:00Z">
        <w:r w:rsidRPr="00B51436">
          <w:t>MHDS has not yet addressed multiple communities federating. Where federation is critical the use of XDS and XCA are recommended.</w:t>
        </w:r>
      </w:ins>
    </w:p>
    <w:p w14:paraId="0F239231" w14:textId="08AB0214" w:rsidR="00B56A27" w:rsidRPr="00B51436" w:rsidRDefault="00B56A27" w:rsidP="00B56A27">
      <w:pPr>
        <w:pStyle w:val="Heading3"/>
        <w:numPr>
          <w:ilvl w:val="0"/>
          <w:numId w:val="0"/>
        </w:numPr>
        <w:rPr>
          <w:ins w:id="1697" w:author="John Moehrke" w:date="2020-02-18T22:18:00Z"/>
          <w:noProof w:val="0"/>
        </w:rPr>
      </w:pPr>
      <w:bookmarkStart w:id="1698" w:name="_Toc33032307"/>
      <w:ins w:id="1699" w:author="John Moehrke" w:date="2020-02-18T22:20:00Z">
        <w:r>
          <w:rPr>
            <w:noProof w:val="0"/>
          </w:rPr>
          <w:lastRenderedPageBreak/>
          <w:t>X.7</w:t>
        </w:r>
      </w:ins>
      <w:ins w:id="1700" w:author="John Moehrke" w:date="2020-02-18T22:18:00Z">
        <w:r w:rsidRPr="00B51436">
          <w:rPr>
            <w:noProof w:val="0"/>
          </w:rPr>
          <w:t>.4 Patient identity management</w:t>
        </w:r>
        <w:bookmarkEnd w:id="1698"/>
      </w:ins>
    </w:p>
    <w:p w14:paraId="62AC07F0" w14:textId="77777777" w:rsidR="00B56A27" w:rsidRPr="00B51436" w:rsidRDefault="00B56A27" w:rsidP="00B56A27">
      <w:pPr>
        <w:pStyle w:val="BodyText"/>
        <w:rPr>
          <w:ins w:id="1701" w:author="John Moehrke" w:date="2020-02-18T22:18:00Z"/>
        </w:rPr>
      </w:pPr>
      <w:ins w:id="1702" w:author="John Moehrke" w:date="2020-02-18T22:18:00Z">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ins>
    </w:p>
    <w:p w14:paraId="7CB96D7B" w14:textId="77777777" w:rsidR="00B56A27" w:rsidRPr="00B51436" w:rsidRDefault="00B56A27" w:rsidP="00B56A27">
      <w:pPr>
        <w:pStyle w:val="BodyText"/>
        <w:rPr>
          <w:ins w:id="1703" w:author="John Moehrke" w:date="2020-02-18T22:18:00Z"/>
        </w:rPr>
      </w:pPr>
      <w:ins w:id="1704" w:author="John Moehrke" w:date="2020-02-18T22:18:00Z">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ins>
    </w:p>
    <w:p w14:paraId="70AA0C14" w14:textId="77777777" w:rsidR="00B56A27" w:rsidRPr="00B51436" w:rsidRDefault="00B56A27" w:rsidP="00B56A27">
      <w:pPr>
        <w:pStyle w:val="BodyText"/>
        <w:rPr>
          <w:ins w:id="1705" w:author="John Moehrke" w:date="2020-02-18T22:18:00Z"/>
        </w:rPr>
      </w:pPr>
      <w:proofErr w:type="gramStart"/>
      <w:ins w:id="1706" w:author="John Moehrke" w:date="2020-02-18T22:18:00Z">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ins>
    </w:p>
    <w:p w14:paraId="469E59F8" w14:textId="77777777" w:rsidR="00B56A27" w:rsidRPr="00B51436" w:rsidRDefault="00B56A27" w:rsidP="00B56A27">
      <w:pPr>
        <w:pStyle w:val="BodyText"/>
        <w:rPr>
          <w:ins w:id="1707" w:author="John Moehrke" w:date="2020-02-18T22:18:00Z"/>
        </w:rPr>
      </w:pPr>
      <w:ins w:id="1708" w:author="John Moehrke" w:date="2020-02-18T22:18:00Z">
        <w:r w:rsidRPr="00B51436">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ins>
    </w:p>
    <w:p w14:paraId="43EE5EED" w14:textId="77777777" w:rsidR="00B56A27" w:rsidRPr="00B51436" w:rsidRDefault="00B56A27" w:rsidP="00B56A27">
      <w:pPr>
        <w:pStyle w:val="BodyText"/>
        <w:rPr>
          <w:ins w:id="1709" w:author="John Moehrke" w:date="2020-02-18T22:18:00Z"/>
        </w:rPr>
      </w:pPr>
      <w:ins w:id="1710" w:author="John Moehrke" w:date="2020-02-18T22:18:00Z">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response a complete set of demographics, usually including patient identifiers in domains of interest. </w:t>
        </w:r>
      </w:ins>
    </w:p>
    <w:p w14:paraId="2ABC9027" w14:textId="55C224A7" w:rsidR="00B56A27" w:rsidRPr="00B51436" w:rsidRDefault="00B56A27" w:rsidP="00B56A27">
      <w:pPr>
        <w:pStyle w:val="Heading4"/>
        <w:rPr>
          <w:ins w:id="1711" w:author="John Moehrke" w:date="2020-02-18T22:18:00Z"/>
          <w:noProof w:val="0"/>
        </w:rPr>
      </w:pPr>
      <w:bookmarkStart w:id="1712" w:name="_Toc33032308"/>
      <w:ins w:id="1713" w:author="John Moehrke" w:date="2020-02-18T22:20:00Z">
        <w:r>
          <w:rPr>
            <w:noProof w:val="0"/>
          </w:rPr>
          <w:t>X.7</w:t>
        </w:r>
      </w:ins>
      <w:ins w:id="1714" w:author="John Moehrke" w:date="2020-02-18T22:18:00Z">
        <w:r w:rsidRPr="00B51436">
          <w:rPr>
            <w:noProof w:val="0"/>
          </w:rPr>
          <w:t xml:space="preserve">.4.1 Patient Identity </w:t>
        </w:r>
      </w:ins>
      <w:bookmarkEnd w:id="1712"/>
      <w:ins w:id="1715" w:author="John Moehrke" w:date="2020-02-20T14:30:00Z">
        <w:r w:rsidR="008646B8">
          <w:rPr>
            <w:noProof w:val="0"/>
          </w:rPr>
          <w:t>Management</w:t>
        </w:r>
      </w:ins>
    </w:p>
    <w:p w14:paraId="1EF2EAC8" w14:textId="77777777" w:rsidR="00B56A27" w:rsidRPr="00B51436" w:rsidRDefault="00B56A27" w:rsidP="00B56A27">
      <w:pPr>
        <w:pStyle w:val="BodyText"/>
        <w:rPr>
          <w:ins w:id="1716" w:author="John Moehrke" w:date="2020-02-18T22:18:00Z"/>
        </w:rPr>
      </w:pPr>
      <w:ins w:id="1717" w:author="John Moehrke" w:date="2020-02-18T22:18:00Z">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ins>
    </w:p>
    <w:p w14:paraId="6825C07D" w14:textId="77777777" w:rsidR="00B56A27" w:rsidRPr="00B51436" w:rsidRDefault="00B56A27" w:rsidP="00B56A27">
      <w:pPr>
        <w:pStyle w:val="BodyText"/>
        <w:rPr>
          <w:ins w:id="1718" w:author="John Moehrke" w:date="2020-02-18T22:18:00Z"/>
        </w:rPr>
      </w:pPr>
      <w:ins w:id="1719" w:author="John Moehrke" w:date="2020-02-18T22:18:00Z">
        <w:r w:rsidRPr="00B51436">
          <w:t xml:space="preserve">IHE utilizes the concept of Patient Identifier Domains which defines a domain of patient identifiers, like identifiers assigned within a PCP office, assigned by a single authority and an </w:t>
        </w:r>
        <w:r w:rsidRPr="00B51436">
          <w:lastRenderedPageBreak/>
          <w:t>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ins>
    </w:p>
    <w:p w14:paraId="0B566058" w14:textId="77777777" w:rsidR="00B56A27" w:rsidRPr="00B51436" w:rsidRDefault="00B56A27" w:rsidP="00B56A27">
      <w:pPr>
        <w:pStyle w:val="BodyText"/>
        <w:rPr>
          <w:ins w:id="1720" w:author="John Moehrke" w:date="2020-02-18T22:18:00Z"/>
          <w:rFonts w:cs="Arial"/>
          <w:bdr w:val="single" w:sz="6" w:space="0" w:color="8DB3E2"/>
        </w:rPr>
      </w:pPr>
      <w:ins w:id="1721" w:author="John Moehrke" w:date="2020-02-18T22:18:00Z">
        <w:r w:rsidRPr="00B51436">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ins>
    </w:p>
    <w:p w14:paraId="0BBAB6C9" w14:textId="567F80FB" w:rsidR="00B56A27" w:rsidRPr="00B51436" w:rsidRDefault="00B56A27" w:rsidP="00B56A27">
      <w:pPr>
        <w:pStyle w:val="FigureTitle"/>
        <w:rPr>
          <w:ins w:id="1722" w:author="John Moehrke" w:date="2020-02-18T22:18:00Z"/>
        </w:rPr>
      </w:pPr>
      <w:ins w:id="1723" w:author="John Moehrke" w:date="2020-02-18T22:18:00Z">
        <w:r w:rsidRPr="00B51436">
          <w:t xml:space="preserve">Figure </w:t>
        </w:r>
      </w:ins>
      <w:ins w:id="1724" w:author="John Moehrke" w:date="2020-02-18T22:20:00Z">
        <w:r>
          <w:t>X.7</w:t>
        </w:r>
      </w:ins>
      <w:ins w:id="1725" w:author="John Moehrke" w:date="2020-02-18T22:18:00Z">
        <w:r w:rsidRPr="00B51436">
          <w:t>.4.1-1: Patient identifier cross-referencing</w:t>
        </w:r>
      </w:ins>
    </w:p>
    <w:p w14:paraId="1502F3F2" w14:textId="77777777" w:rsidR="00B56A27" w:rsidRPr="00B51436" w:rsidRDefault="00B56A27" w:rsidP="00B56A27">
      <w:pPr>
        <w:pStyle w:val="BodyText"/>
        <w:rPr>
          <w:ins w:id="1726" w:author="John Moehrke" w:date="2020-02-18T22:18:00Z"/>
        </w:rPr>
      </w:pPr>
      <w:ins w:id="1727" w:author="John Moehrke" w:date="2020-02-18T22:18:00Z">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ins>
    </w:p>
    <w:p w14:paraId="2D5543DC" w14:textId="77777777" w:rsidR="00B56A27" w:rsidRPr="00B51436" w:rsidRDefault="00B56A27" w:rsidP="00B56A27">
      <w:pPr>
        <w:pStyle w:val="BodyText"/>
        <w:rPr>
          <w:ins w:id="1728" w:author="John Moehrke" w:date="2020-02-18T22:18:00Z"/>
        </w:rPr>
      </w:pPr>
      <w:ins w:id="1729" w:author="John Moehrke" w:date="2020-02-18T22:18:00Z">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ins>
    </w:p>
    <w:p w14:paraId="3B192A8F" w14:textId="67997145" w:rsidR="00B56A27" w:rsidRPr="00B51436" w:rsidRDefault="00B56A27" w:rsidP="00B56A27">
      <w:pPr>
        <w:pStyle w:val="BodyText"/>
        <w:rPr>
          <w:ins w:id="1730" w:author="John Moehrke" w:date="2020-02-18T22:18:00Z"/>
        </w:rPr>
      </w:pPr>
      <w:ins w:id="1731" w:author="John Moehrke" w:date="2020-02-18T22:18:00Z">
        <w:r w:rsidRPr="00B51436">
          <w:lastRenderedPageBreak/>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ins>
      <w:ins w:id="1732" w:author="John Moehrke" w:date="2020-02-18T22:20:00Z">
        <w:r>
          <w:t>X.7</w:t>
        </w:r>
      </w:ins>
      <w:ins w:id="1733" w:author="John Moehrke" w:date="2020-02-18T22:18:00Z">
        <w:r w:rsidRPr="00B51436">
          <w:t xml:space="preserve">.3.2. </w:t>
        </w:r>
      </w:ins>
    </w:p>
    <w:p w14:paraId="4F828F68" w14:textId="575448E5" w:rsidR="00B56A27" w:rsidRPr="00B51436" w:rsidRDefault="00B56A27" w:rsidP="00B56A27">
      <w:pPr>
        <w:pStyle w:val="Heading4"/>
        <w:rPr>
          <w:ins w:id="1734" w:author="John Moehrke" w:date="2020-02-18T22:18:00Z"/>
          <w:noProof w:val="0"/>
        </w:rPr>
      </w:pPr>
      <w:bookmarkStart w:id="1735" w:name="_Toc33032309"/>
      <w:ins w:id="1736" w:author="John Moehrke" w:date="2020-02-18T22:20:00Z">
        <w:r>
          <w:rPr>
            <w:noProof w:val="0"/>
          </w:rPr>
          <w:t>X.7</w:t>
        </w:r>
      </w:ins>
      <w:ins w:id="1737" w:author="John Moehrke" w:date="2020-02-18T22:18:00Z">
        <w:r w:rsidRPr="00B51436">
          <w:rPr>
            <w:noProof w:val="0"/>
          </w:rPr>
          <w:t>.4.2 Patient Demographics Query for Mobile (PDQm)</w:t>
        </w:r>
        <w:bookmarkEnd w:id="1735"/>
      </w:ins>
    </w:p>
    <w:p w14:paraId="5EC4725B" w14:textId="77777777" w:rsidR="00B56A27" w:rsidRPr="00B51436" w:rsidRDefault="00B56A27" w:rsidP="00B56A27">
      <w:pPr>
        <w:pStyle w:val="BodyText"/>
        <w:rPr>
          <w:ins w:id="1738" w:author="John Moehrke" w:date="2020-02-18T22:18:00Z"/>
        </w:rPr>
      </w:pPr>
      <w:ins w:id="1739" w:author="John Moehrke" w:date="2020-02-18T22:18:00Z">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ins>
    </w:p>
    <w:p w14:paraId="3163E447" w14:textId="77777777" w:rsidR="00B56A27" w:rsidRPr="00B51436" w:rsidRDefault="00B56A27" w:rsidP="00B56A27">
      <w:pPr>
        <w:pStyle w:val="BodyText"/>
        <w:rPr>
          <w:ins w:id="1740" w:author="John Moehrke" w:date="2020-02-18T22:18:00Z"/>
        </w:rPr>
      </w:pPr>
      <w:ins w:id="1741" w:author="John Moehrke" w:date="2020-02-18T22:18:00Z">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ins>
    </w:p>
    <w:p w14:paraId="60393BC0" w14:textId="7E65A5E2" w:rsidR="00B56A27" w:rsidRPr="00B51436" w:rsidRDefault="00B56A27" w:rsidP="00B56A27">
      <w:pPr>
        <w:pStyle w:val="Heading3"/>
        <w:numPr>
          <w:ilvl w:val="0"/>
          <w:numId w:val="0"/>
        </w:numPr>
        <w:rPr>
          <w:ins w:id="1742" w:author="John Moehrke" w:date="2020-02-18T22:18:00Z"/>
          <w:noProof w:val="0"/>
        </w:rPr>
      </w:pPr>
      <w:bookmarkStart w:id="1743" w:name="_Toc33032310"/>
      <w:ins w:id="1744" w:author="John Moehrke" w:date="2020-02-18T22:20:00Z">
        <w:r>
          <w:rPr>
            <w:noProof w:val="0"/>
          </w:rPr>
          <w:t>X.7</w:t>
        </w:r>
      </w:ins>
      <w:ins w:id="1745" w:author="John Moehrke" w:date="2020-02-18T22:18:00Z">
        <w:r w:rsidRPr="00B51436">
          <w:rPr>
            <w:noProof w:val="0"/>
          </w:rPr>
          <w:t>.5 Common Provider Directory</w:t>
        </w:r>
        <w:bookmarkEnd w:id="1743"/>
      </w:ins>
    </w:p>
    <w:p w14:paraId="0EB62B4A" w14:textId="77777777" w:rsidR="00B56A27" w:rsidRPr="00B51436" w:rsidRDefault="00B56A27" w:rsidP="00B56A27">
      <w:pPr>
        <w:pStyle w:val="BodyText"/>
        <w:rPr>
          <w:ins w:id="1746" w:author="John Moehrke" w:date="2020-02-18T22:18:00Z"/>
        </w:rPr>
      </w:pPr>
      <w:ins w:id="1747" w:author="John Moehrke" w:date="2020-02-18T22:18:00Z">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ins>
    </w:p>
    <w:p w14:paraId="7DA776FE" w14:textId="77777777" w:rsidR="00B56A27" w:rsidRPr="00B51436" w:rsidRDefault="00B56A27" w:rsidP="00B56A27">
      <w:pPr>
        <w:pStyle w:val="BodyText"/>
        <w:rPr>
          <w:ins w:id="1748" w:author="John Moehrke" w:date="2020-02-18T22:18:00Z"/>
        </w:rPr>
      </w:pPr>
      <w:ins w:id="1749" w:author="John Moehrke" w:date="2020-02-18T22:18:00Z">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ins>
    </w:p>
    <w:p w14:paraId="1C8CE88F" w14:textId="77777777" w:rsidR="00B56A27" w:rsidRPr="00B51436" w:rsidRDefault="00B56A27" w:rsidP="00B56A27">
      <w:pPr>
        <w:pStyle w:val="BodyText"/>
        <w:rPr>
          <w:ins w:id="1750" w:author="John Moehrke" w:date="2020-02-18T22:18:00Z"/>
        </w:rPr>
      </w:pPr>
      <w:ins w:id="1751" w:author="John Moehrke" w:date="2020-02-18T22:18:00Z">
        <w:r w:rsidRPr="00B51436">
          <w:lastRenderedPageBreak/>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ins>
    </w:p>
    <w:p w14:paraId="13D72F4E" w14:textId="38C07648" w:rsidR="00B56A27" w:rsidRPr="00B51436" w:rsidRDefault="008646B8" w:rsidP="00B56A27">
      <w:pPr>
        <w:pStyle w:val="BodyText"/>
        <w:rPr>
          <w:ins w:id="1752" w:author="John Moehrke" w:date="2020-02-18T22:18:00Z"/>
        </w:rPr>
      </w:pPr>
      <w:ins w:id="1753" w:author="John Moehrke" w:date="2020-02-20T14:30:00Z">
        <w:r>
          <w:t xml:space="preserve">In </w:t>
        </w:r>
      </w:ins>
      <w:ins w:id="1754" w:author="John Moehrke" w:date="2020-02-20T14:31:00Z">
        <w:r>
          <w:t>environments w</w:t>
        </w:r>
      </w:ins>
      <w:ins w:id="1755" w:author="John Moehrke" w:date="2020-02-18T22:18:00Z">
        <w:r w:rsidR="00B56A27" w:rsidRPr="00B51436">
          <w:t>here mCSD is used to manage a set of identities, these managed identities can be</w:t>
        </w:r>
      </w:ins>
      <w:ins w:id="1756" w:author="John Moehrke" w:date="2020-02-20T14:32:00Z">
        <w:r w:rsidR="00F93A92">
          <w:t xml:space="preserve"> referenced as</w:t>
        </w:r>
      </w:ins>
      <w:ins w:id="1757" w:author="John Moehrke" w:date="2020-02-18T22:18:00Z">
        <w:r w:rsidR="00B56A27" w:rsidRPr="00B51436">
          <w:t xml:space="preserve"> the author in </w:t>
        </w:r>
      </w:ins>
      <w:ins w:id="1758" w:author="John Moehrke" w:date="2020-02-20T14:33:00Z">
        <w:r w:rsidR="00F93A92">
          <w:t>document</w:t>
        </w:r>
      </w:ins>
      <w:ins w:id="1759" w:author="John Moehrke" w:date="2020-02-18T22:18:00Z">
        <w:r w:rsidR="00B56A27" w:rsidRPr="00B51436">
          <w:t xml:space="preserve"> metadata, whereas when these identities are not </w:t>
        </w:r>
      </w:ins>
      <w:ins w:id="1760" w:author="John Moehrke" w:date="2020-02-20T14:33:00Z">
        <w:r w:rsidR="00F93A92" w:rsidRPr="00B51436">
          <w:t>managed,</w:t>
        </w:r>
      </w:ins>
      <w:ins w:id="1761" w:author="John Moehrke" w:date="2020-02-18T22:18:00Z">
        <w:r w:rsidR="00B56A27" w:rsidRPr="00B51436">
          <w:t xml:space="preserve"> they must be included within the metadata as contained resources.</w:t>
        </w:r>
      </w:ins>
    </w:p>
    <w:p w14:paraId="5CEF791F" w14:textId="77777777" w:rsidR="00B56A27" w:rsidRPr="00B51436" w:rsidRDefault="00B56A27" w:rsidP="00B51436">
      <w:pPr>
        <w:pStyle w:val="BodyText"/>
      </w:pPr>
    </w:p>
    <w:sectPr w:rsidR="00B56A27" w:rsidRPr="00B51436" w:rsidSect="00060817">
      <w:headerReference w:type="default" r:id="rId42"/>
      <w:footerReference w:type="even" r:id="rId43"/>
      <w:footerReference w:type="default" r:id="rId44"/>
      <w:footerReference w:type="first" r:id="rId4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BE7B5" w14:textId="77777777" w:rsidR="00750806" w:rsidRDefault="00750806">
      <w:r>
        <w:separator/>
      </w:r>
    </w:p>
  </w:endnote>
  <w:endnote w:type="continuationSeparator" w:id="0">
    <w:p w14:paraId="542D50C9" w14:textId="77777777" w:rsidR="00750806" w:rsidRDefault="00750806">
      <w:r>
        <w:continuationSeparator/>
      </w:r>
    </w:p>
  </w:endnote>
  <w:endnote w:type="continuationNotice" w:id="1">
    <w:p w14:paraId="1873F81F" w14:textId="77777777" w:rsidR="00750806" w:rsidRDefault="0075080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707892" w:rsidRDefault="007078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07892" w:rsidRDefault="00707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707892" w:rsidRDefault="00707892">
    <w:pPr>
      <w:pStyle w:val="Footer"/>
      <w:ind w:right="360"/>
    </w:pPr>
    <w:r>
      <w:t>___________________________________________________________________________</w:t>
    </w:r>
  </w:p>
  <w:p w14:paraId="0E257CB6" w14:textId="48C311CA" w:rsidR="00707892" w:rsidRDefault="00707892" w:rsidP="00597DB2">
    <w:pPr>
      <w:pStyle w:val="Footer"/>
      <w:ind w:right="360"/>
      <w:rPr>
        <w:sz w:val="20"/>
      </w:rPr>
    </w:pPr>
    <w:bookmarkStart w:id="1762"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1762"/>
  </w:p>
  <w:p w14:paraId="4F2E1CAC" w14:textId="6B3D1533" w:rsidR="00707892" w:rsidRDefault="00707892"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707892" w:rsidRDefault="00707892">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B1857" w14:textId="77777777" w:rsidR="00750806" w:rsidRDefault="00750806">
      <w:r>
        <w:separator/>
      </w:r>
    </w:p>
  </w:footnote>
  <w:footnote w:type="continuationSeparator" w:id="0">
    <w:p w14:paraId="583950EE" w14:textId="77777777" w:rsidR="00750806" w:rsidRDefault="00750806">
      <w:r>
        <w:continuationSeparator/>
      </w:r>
    </w:p>
  </w:footnote>
  <w:footnote w:type="continuationNotice" w:id="1">
    <w:p w14:paraId="770BE4DA" w14:textId="77777777" w:rsidR="00750806" w:rsidRDefault="00750806">
      <w:pPr>
        <w:spacing w:before="0"/>
      </w:pPr>
    </w:p>
  </w:footnote>
  <w:footnote w:id="2">
    <w:p w14:paraId="4E8D8965" w14:textId="3344624B" w:rsidR="00707892" w:rsidRDefault="00707892">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707892" w:rsidRDefault="00707892">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707892" w:rsidRDefault="00707892">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707892" w:rsidRDefault="00707892">
    <w:pPr>
      <w:pStyle w:val="Header"/>
    </w:pPr>
    <w:r>
      <w:t>IHE IT Infrastructure Technical Framework Supplement – Mobile Health Document Sharing (MHDS)</w:t>
    </w:r>
  </w:p>
  <w:p w14:paraId="5E0ED4C7" w14:textId="77777777" w:rsidR="00707892" w:rsidRDefault="00707892">
    <w:pPr>
      <w:pStyle w:val="Header"/>
    </w:pPr>
    <w:r>
      <w:t>______________________________________________________________________________</w:t>
    </w:r>
  </w:p>
  <w:p w14:paraId="7A05B91F" w14:textId="77777777" w:rsidR="00707892" w:rsidRDefault="007078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1170"/>
        </w:tabs>
        <w:ind w:left="117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4948B1"/>
    <w:multiLevelType w:val="singleLevel"/>
    <w:tmpl w:val="04090017"/>
    <w:lvl w:ilvl="0">
      <w:start w:val="1"/>
      <w:numFmt w:val="lowerLetter"/>
      <w:lvlText w:val="%1)"/>
      <w:lvlJc w:val="left"/>
      <w:pPr>
        <w:ind w:left="720" w:hanging="360"/>
      </w:pPr>
    </w:lvl>
  </w:abstractNum>
  <w:abstractNum w:abstractNumId="17"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C3A55"/>
    <w:multiLevelType w:val="multilevel"/>
    <w:tmpl w:val="7B943E18"/>
    <w:numStyleLink w:val="Constraints"/>
  </w:abstractNum>
  <w:abstractNum w:abstractNumId="22" w15:restartNumberingAfterBreak="0">
    <w:nsid w:val="4B025E5F"/>
    <w:multiLevelType w:val="multilevel"/>
    <w:tmpl w:val="7B943E18"/>
    <w:numStyleLink w:val="Constraints"/>
  </w:abstractNum>
  <w:abstractNum w:abstractNumId="23"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6"/>
  </w:num>
  <w:num w:numId="12">
    <w:abstractNumId w:val="22"/>
  </w:num>
  <w:num w:numId="13">
    <w:abstractNumId w:val="21"/>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4"/>
  </w:num>
  <w:num w:numId="15">
    <w:abstractNumId w:val="27"/>
  </w:num>
  <w:num w:numId="16">
    <w:abstractNumId w:val="30"/>
  </w:num>
  <w:num w:numId="17">
    <w:abstractNumId w:val="25"/>
  </w:num>
  <w:num w:numId="18">
    <w:abstractNumId w:val="17"/>
  </w:num>
  <w:num w:numId="19">
    <w:abstractNumId w:val="26"/>
  </w:num>
  <w:num w:numId="20">
    <w:abstractNumId w:val="29"/>
  </w:num>
  <w:num w:numId="21">
    <w:abstractNumId w:val="10"/>
  </w:num>
  <w:num w:numId="22">
    <w:abstractNumId w:val="18"/>
  </w:num>
  <w:num w:numId="23">
    <w:abstractNumId w:val="28"/>
  </w:num>
  <w:num w:numId="24">
    <w:abstractNumId w:val="20"/>
  </w:num>
  <w:num w:numId="25">
    <w:abstractNumId w:val="11"/>
  </w:num>
  <w:num w:numId="26">
    <w:abstractNumId w:val="31"/>
  </w:num>
  <w:num w:numId="27">
    <w:abstractNumId w:val="33"/>
  </w:num>
  <w:num w:numId="28">
    <w:abstractNumId w:val="15"/>
  </w:num>
  <w:num w:numId="29">
    <w:abstractNumId w:val="8"/>
    <w:lvlOverride w:ilvl="0">
      <w:startOverride w:val="1"/>
    </w:lvlOverride>
  </w:num>
  <w:num w:numId="30">
    <w:abstractNumId w:val="13"/>
  </w:num>
  <w:num w:numId="31">
    <w:abstractNumId w:val="23"/>
  </w:num>
  <w:num w:numId="32">
    <w:abstractNumId w:val="34"/>
  </w:num>
  <w:num w:numId="33">
    <w:abstractNumId w:val="19"/>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6"/>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5"/>
  </w:num>
  <w:num w:numId="57">
    <w:abstractNumId w:val="12"/>
  </w:num>
  <w:num w:numId="58">
    <w:abstractNumId w:val="32"/>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40BD"/>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5325"/>
    <w:rsid w:val="005B5C92"/>
    <w:rsid w:val="005B5D47"/>
    <w:rsid w:val="005B66B8"/>
    <w:rsid w:val="005B72F3"/>
    <w:rsid w:val="005B7BFB"/>
    <w:rsid w:val="005C50BF"/>
    <w:rsid w:val="005C5E28"/>
    <w:rsid w:val="005C71C4"/>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07892"/>
    <w:rsid w:val="00711108"/>
    <w:rsid w:val="007117B8"/>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0806"/>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ABB"/>
    <w:rsid w:val="00AC7C88"/>
    <w:rsid w:val="00AD069D"/>
    <w:rsid w:val="00AD2AE2"/>
    <w:rsid w:val="00AD3EA6"/>
    <w:rsid w:val="00AE0E39"/>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A92"/>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ITI_Public_Comments/" TargetMode="External"/><Relationship Id="rId24" Type="http://schemas.openxmlformats.org/officeDocument/2006/relationships/image" Target="media/image5.png"/><Relationship Id="rId32" Type="http://schemas.openxmlformats.org/officeDocument/2006/relationships/image" Target="media/image12.png"/><Relationship Id="rId40" Type="http://schemas.openxmlformats.org/officeDocument/2006/relationships/image" Target="media/image14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openxmlformats.org/officeDocument/2006/relationships/image" Target="media/image9.png"/><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hyperlink" Target="http://oecdprivacy.org"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6.png"/><Relationship Id="rId33" Type="http://schemas.openxmlformats.org/officeDocument/2006/relationships/image" Target="media/image13.png"/><Relationship Id="rId4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8FBAE-D792-48E7-B0B3-61C0F812B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3569</TotalTime>
  <Pages>60</Pages>
  <Words>18369</Words>
  <Characters>104708</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122832</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35</cp:revision>
  <cp:lastPrinted>2012-05-01T14:26:00Z</cp:lastPrinted>
  <dcterms:created xsi:type="dcterms:W3CDTF">2019-12-04T02:18:00Z</dcterms:created>
  <dcterms:modified xsi:type="dcterms:W3CDTF">2020-02-20T22:10:00Z</dcterms:modified>
  <cp:category>IHE Supplement</cp:category>
</cp:coreProperties>
</file>
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77777777" w:rsidR="00CF283F" w:rsidRPr="00B51436" w:rsidRDefault="00CF283F" w:rsidP="0024101B">
      <w:pPr>
        <w:pStyle w:val="BodyText"/>
        <w:jc w:val="center"/>
        <w:rPr>
          <w:b/>
          <w:kern w:val="28"/>
          <w:sz w:val="28"/>
        </w:rPr>
      </w:pPr>
      <w:r w:rsidRPr="00B51436">
        <w:rPr>
          <w:b/>
          <w:kern w:val="28"/>
          <w:sz w:val="28"/>
        </w:rPr>
        <w:t>Integrating the Healthcare Enterprise</w:t>
      </w:r>
    </w:p>
    <w:p w14:paraId="7FADC7F4" w14:textId="77777777" w:rsidR="00CF283F" w:rsidRPr="00B51436" w:rsidRDefault="00CF283F" w:rsidP="00663624">
      <w:pPr>
        <w:pStyle w:val="BodyText"/>
      </w:pPr>
    </w:p>
    <w:p w14:paraId="5B274802" w14:textId="77777777" w:rsidR="00CF283F" w:rsidRPr="00B51436" w:rsidRDefault="005B5D47" w:rsidP="003D24EE">
      <w:pPr>
        <w:pStyle w:val="BodyText"/>
        <w:jc w:val="center"/>
      </w:pPr>
      <w:r w:rsidRPr="00B51436">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B51436" w:rsidRDefault="007400C4" w:rsidP="00663624">
      <w:pPr>
        <w:pStyle w:val="BodyText"/>
      </w:pPr>
    </w:p>
    <w:p w14:paraId="60AACD27" w14:textId="77B2E114" w:rsidR="00482DC2" w:rsidRPr="00B51436" w:rsidRDefault="00CF283F" w:rsidP="000807AC">
      <w:pPr>
        <w:pStyle w:val="BodyText"/>
        <w:jc w:val="center"/>
        <w:rPr>
          <w:b/>
          <w:sz w:val="44"/>
          <w:szCs w:val="44"/>
        </w:rPr>
      </w:pPr>
      <w:r w:rsidRPr="00B51436">
        <w:rPr>
          <w:b/>
          <w:sz w:val="44"/>
          <w:szCs w:val="44"/>
        </w:rPr>
        <w:t xml:space="preserve">IHE </w:t>
      </w:r>
      <w:r w:rsidR="009131AF" w:rsidRPr="00B51436">
        <w:rPr>
          <w:b/>
          <w:sz w:val="44"/>
          <w:szCs w:val="44"/>
        </w:rPr>
        <w:t>IT Infrastructure</w:t>
      </w:r>
    </w:p>
    <w:p w14:paraId="138D2DB5" w14:textId="77777777" w:rsidR="00B15D8F" w:rsidRPr="00B51436" w:rsidRDefault="00CF283F" w:rsidP="000807AC">
      <w:pPr>
        <w:pStyle w:val="BodyText"/>
        <w:jc w:val="center"/>
        <w:rPr>
          <w:b/>
          <w:sz w:val="44"/>
          <w:szCs w:val="44"/>
        </w:rPr>
      </w:pPr>
      <w:r w:rsidRPr="00B51436">
        <w:rPr>
          <w:b/>
          <w:sz w:val="44"/>
          <w:szCs w:val="44"/>
        </w:rPr>
        <w:t>Technical Framework</w:t>
      </w:r>
      <w:r w:rsidR="00B4798B" w:rsidRPr="00B51436">
        <w:rPr>
          <w:b/>
          <w:sz w:val="44"/>
          <w:szCs w:val="44"/>
        </w:rPr>
        <w:t xml:space="preserve"> </w:t>
      </w:r>
      <w:r w:rsidRPr="00B51436">
        <w:rPr>
          <w:b/>
          <w:sz w:val="44"/>
          <w:szCs w:val="44"/>
        </w:rPr>
        <w:t>Supplement</w:t>
      </w:r>
    </w:p>
    <w:p w14:paraId="02E9E9F1" w14:textId="77777777" w:rsidR="00490C1F" w:rsidRPr="00B51436" w:rsidRDefault="00490C1F" w:rsidP="000807AC">
      <w:pPr>
        <w:pStyle w:val="BodyText"/>
      </w:pPr>
    </w:p>
    <w:p w14:paraId="7E1D6AEC" w14:textId="77777777" w:rsidR="00726A7E" w:rsidRPr="00B51436" w:rsidRDefault="00726A7E" w:rsidP="000807AC">
      <w:pPr>
        <w:pStyle w:val="BodyText"/>
      </w:pPr>
    </w:p>
    <w:p w14:paraId="72374F1A" w14:textId="77777777" w:rsidR="00726A7E" w:rsidRPr="00B51436" w:rsidRDefault="00726A7E" w:rsidP="000807AC">
      <w:pPr>
        <w:pStyle w:val="BodyText"/>
      </w:pPr>
    </w:p>
    <w:p w14:paraId="05CF321F" w14:textId="28D243AC" w:rsidR="009131AF" w:rsidRPr="00B51436" w:rsidRDefault="00177EFB" w:rsidP="00060817">
      <w:pPr>
        <w:pStyle w:val="BodyText"/>
        <w:jc w:val="center"/>
        <w:rPr>
          <w:b/>
          <w:sz w:val="44"/>
          <w:szCs w:val="44"/>
        </w:rPr>
      </w:pPr>
      <w:r w:rsidRPr="00B51436">
        <w:rPr>
          <w:b/>
          <w:sz w:val="44"/>
          <w:szCs w:val="44"/>
        </w:rPr>
        <w:t xml:space="preserve">Mobile Health </w:t>
      </w:r>
      <w:r w:rsidR="009131AF" w:rsidRPr="00B51436">
        <w:rPr>
          <w:b/>
          <w:sz w:val="44"/>
          <w:szCs w:val="44"/>
        </w:rPr>
        <w:t xml:space="preserve">Document Sharing </w:t>
      </w:r>
    </w:p>
    <w:p w14:paraId="6AD7C411" w14:textId="257AE8F0" w:rsidR="009131AF" w:rsidRPr="00B51436" w:rsidRDefault="00177EFB" w:rsidP="009131AF">
      <w:pPr>
        <w:pStyle w:val="BodyText"/>
        <w:jc w:val="center"/>
        <w:rPr>
          <w:b/>
          <w:sz w:val="44"/>
          <w:szCs w:val="44"/>
        </w:rPr>
      </w:pPr>
      <w:r w:rsidRPr="00B51436">
        <w:rPr>
          <w:b/>
          <w:sz w:val="44"/>
          <w:szCs w:val="44"/>
        </w:rPr>
        <w:t>MHDS</w:t>
      </w:r>
    </w:p>
    <w:p w14:paraId="19C34921" w14:textId="77777777" w:rsidR="00726A7E" w:rsidRPr="00B51436" w:rsidRDefault="00726A7E" w:rsidP="00EA3BCB">
      <w:pPr>
        <w:pStyle w:val="BodyText"/>
      </w:pPr>
    </w:p>
    <w:p w14:paraId="41D090FD" w14:textId="1806AF17" w:rsidR="001E6533" w:rsidRDefault="001E6533" w:rsidP="001E6533">
      <w:pPr>
        <w:pStyle w:val="BodyText"/>
        <w:jc w:val="center"/>
        <w:rPr>
          <w:bCs/>
          <w:kern w:val="28"/>
          <w:szCs w:val="24"/>
        </w:rPr>
      </w:pPr>
      <w:r w:rsidRPr="00B51436">
        <w:rPr>
          <w:bCs/>
          <w:kern w:val="28"/>
          <w:szCs w:val="24"/>
        </w:rPr>
        <w:t>HL7</w:t>
      </w:r>
      <w:r w:rsidRPr="00B51436">
        <w:rPr>
          <w:bCs/>
          <w:kern w:val="28"/>
          <w:szCs w:val="24"/>
          <w:vertAlign w:val="superscript"/>
        </w:rPr>
        <w:t>®</w:t>
      </w:r>
      <w:r w:rsidRPr="00B51436">
        <w:rPr>
          <w:bCs/>
          <w:kern w:val="28"/>
          <w:szCs w:val="24"/>
        </w:rPr>
        <w:t xml:space="preserve"> FHIR</w:t>
      </w:r>
      <w:r w:rsidRPr="00B51436">
        <w:rPr>
          <w:bCs/>
          <w:kern w:val="28"/>
          <w:szCs w:val="24"/>
          <w:vertAlign w:val="superscript"/>
        </w:rPr>
        <w:t>®</w:t>
      </w:r>
      <w:r w:rsidRPr="00B51436">
        <w:rPr>
          <w:bCs/>
          <w:kern w:val="28"/>
          <w:szCs w:val="24"/>
        </w:rPr>
        <w:t xml:space="preserve"> </w:t>
      </w:r>
      <w:r w:rsidR="007C788C" w:rsidRPr="00B51436">
        <w:rPr>
          <w:bCs/>
          <w:kern w:val="28"/>
          <w:szCs w:val="24"/>
        </w:rPr>
        <w:t>agnostic</w:t>
      </w:r>
    </w:p>
    <w:p w14:paraId="5377BBFA" w14:textId="77777777" w:rsidR="00FB0A3D" w:rsidRPr="00A15C2E" w:rsidRDefault="00FB0A3D" w:rsidP="00A15C2E">
      <w:pPr>
        <w:pStyle w:val="BodyText"/>
      </w:pPr>
    </w:p>
    <w:p w14:paraId="13DE55AD" w14:textId="0B858E55" w:rsidR="00503AE1" w:rsidRPr="00B51436" w:rsidRDefault="00A219CF" w:rsidP="00060817">
      <w:pPr>
        <w:pStyle w:val="BodyText"/>
        <w:jc w:val="center"/>
        <w:rPr>
          <w:b/>
          <w:sz w:val="44"/>
        </w:rPr>
      </w:pPr>
      <w:r w:rsidRPr="00B51436">
        <w:rPr>
          <w:b/>
          <w:sz w:val="44"/>
          <w:szCs w:val="44"/>
        </w:rPr>
        <w:t xml:space="preserve">Revision </w:t>
      </w:r>
      <w:ins w:id="0" w:author="John Moehrke" w:date="2020-02-18T10:14:00Z">
        <w:r w:rsidR="00E61A97">
          <w:rPr>
            <w:b/>
            <w:sz w:val="44"/>
            <w:szCs w:val="44"/>
          </w:rPr>
          <w:t>2</w:t>
        </w:r>
      </w:ins>
      <w:del w:id="1" w:author="John Moehrke" w:date="2020-02-18T10:14:00Z">
        <w:r w:rsidR="00B51436" w:rsidDel="00E61A97">
          <w:rPr>
            <w:b/>
            <w:sz w:val="44"/>
            <w:szCs w:val="44"/>
          </w:rPr>
          <w:delText>1</w:delText>
        </w:r>
      </w:del>
      <w:r w:rsidR="00B51436">
        <w:rPr>
          <w:b/>
          <w:sz w:val="44"/>
          <w:szCs w:val="44"/>
        </w:rPr>
        <w:t>.0</w:t>
      </w:r>
      <w:r w:rsidRPr="00B51436">
        <w:rPr>
          <w:b/>
          <w:sz w:val="44"/>
          <w:szCs w:val="44"/>
        </w:rPr>
        <w:t xml:space="preserve"> – </w:t>
      </w:r>
      <w:r w:rsidR="00457DDC" w:rsidRPr="00B51436">
        <w:rPr>
          <w:b/>
          <w:sz w:val="44"/>
          <w:szCs w:val="44"/>
        </w:rPr>
        <w:t>Draft for</w:t>
      </w:r>
      <w:r w:rsidR="00506C22" w:rsidRPr="00B51436">
        <w:rPr>
          <w:b/>
          <w:sz w:val="44"/>
          <w:szCs w:val="44"/>
        </w:rPr>
        <w:t xml:space="preserve"> </w:t>
      </w:r>
      <w:r w:rsidR="00457DDC" w:rsidRPr="00B51436">
        <w:rPr>
          <w:b/>
          <w:sz w:val="44"/>
          <w:szCs w:val="44"/>
        </w:rPr>
        <w:t>P</w:t>
      </w:r>
      <w:r w:rsidR="00CF283F" w:rsidRPr="00B51436">
        <w:rPr>
          <w:b/>
          <w:sz w:val="44"/>
          <w:szCs w:val="44"/>
        </w:rPr>
        <w:t>ublic Comment</w:t>
      </w:r>
      <w:r w:rsidR="00503AE1" w:rsidRPr="00B51436">
        <w:rPr>
          <w:b/>
          <w:sz w:val="44"/>
          <w:szCs w:val="44"/>
        </w:rPr>
        <w:t xml:space="preserve"> </w:t>
      </w:r>
    </w:p>
    <w:p w14:paraId="326E71FD" w14:textId="77777777" w:rsidR="00B51436" w:rsidRDefault="00B51436" w:rsidP="00AC7C88">
      <w:pPr>
        <w:pStyle w:val="BodyText"/>
      </w:pPr>
    </w:p>
    <w:p w14:paraId="35FD06CC" w14:textId="219E03D0" w:rsidR="00B51436" w:rsidRDefault="00B51436" w:rsidP="00AC7C88">
      <w:pPr>
        <w:pStyle w:val="BodyText"/>
      </w:pPr>
    </w:p>
    <w:p w14:paraId="46050DA4" w14:textId="363809C5" w:rsidR="008E64A2" w:rsidRDefault="008E64A2" w:rsidP="00AC7C88">
      <w:pPr>
        <w:pStyle w:val="BodyText"/>
      </w:pPr>
    </w:p>
    <w:p w14:paraId="76CC1798" w14:textId="77777777" w:rsidR="00B51436" w:rsidRDefault="00B51436" w:rsidP="00AC7C88">
      <w:pPr>
        <w:pStyle w:val="BodyText"/>
      </w:pPr>
    </w:p>
    <w:p w14:paraId="7945735C" w14:textId="14D52862" w:rsidR="00A910E1" w:rsidRPr="00B51436" w:rsidRDefault="00A910E1" w:rsidP="00AC7C88">
      <w:pPr>
        <w:pStyle w:val="BodyText"/>
      </w:pPr>
      <w:r w:rsidRPr="00B51436">
        <w:t>Date:</w:t>
      </w:r>
      <w:r w:rsidRPr="00B51436">
        <w:tab/>
      </w:r>
      <w:r w:rsidRPr="00B51436">
        <w:tab/>
      </w:r>
      <w:del w:id="2" w:author="John Moehrke" w:date="2020-02-18T10:14:00Z">
        <w:r w:rsidR="007C788C" w:rsidRPr="00B51436" w:rsidDel="00E61A97">
          <w:delText xml:space="preserve">January </w:delText>
        </w:r>
        <w:r w:rsidR="00726CCE" w:rsidDel="00E61A97">
          <w:delText>21</w:delText>
        </w:r>
      </w:del>
      <w:ins w:id="3" w:author="John Moehrke" w:date="2020-02-18T10:14:00Z">
        <w:r w:rsidR="00E61A97">
          <w:t>February 18</w:t>
        </w:r>
      </w:ins>
      <w:r w:rsidR="007C788C" w:rsidRPr="00B51436">
        <w:t>, 2020</w:t>
      </w:r>
    </w:p>
    <w:p w14:paraId="78679A36" w14:textId="59585B35" w:rsidR="00603ED5" w:rsidRPr="00B51436" w:rsidRDefault="00A910E1" w:rsidP="00AC7C88">
      <w:pPr>
        <w:pStyle w:val="BodyText"/>
      </w:pPr>
      <w:r w:rsidRPr="00B51436">
        <w:t>Author:</w:t>
      </w:r>
      <w:r w:rsidRPr="00B51436">
        <w:tab/>
      </w:r>
      <w:r w:rsidR="009131AF" w:rsidRPr="00B51436">
        <w:t>ITI T</w:t>
      </w:r>
      <w:r w:rsidR="00656A6B" w:rsidRPr="00B51436">
        <w:t>echnical Committee</w:t>
      </w:r>
    </w:p>
    <w:p w14:paraId="39940B52" w14:textId="12537C54" w:rsidR="00A875FF" w:rsidRPr="00B51436" w:rsidRDefault="00603ED5" w:rsidP="00A15C2E">
      <w:pPr>
        <w:pStyle w:val="BodyText"/>
        <w:spacing w:after="60"/>
      </w:pPr>
      <w:r w:rsidRPr="00B51436">
        <w:t>Email:</w:t>
      </w:r>
      <w:r w:rsidR="00FF4C4E" w:rsidRPr="00B51436">
        <w:tab/>
      </w:r>
      <w:r w:rsidR="00FF4C4E" w:rsidRPr="00B51436">
        <w:tab/>
      </w:r>
      <w:r w:rsidR="00B51436">
        <w:t>iti@ihe.net</w:t>
      </w:r>
    </w:p>
    <w:p w14:paraId="3E102ACC" w14:textId="16655682" w:rsidR="00BC745A" w:rsidRDefault="00BC745A" w:rsidP="00AC7C88">
      <w:pPr>
        <w:pStyle w:val="BodyText"/>
      </w:pPr>
    </w:p>
    <w:p w14:paraId="15CEFE3A" w14:textId="77777777" w:rsidR="008E64A2" w:rsidRPr="00B51436" w:rsidRDefault="008E64A2" w:rsidP="00AC7C88">
      <w:pPr>
        <w:pStyle w:val="BodyText"/>
      </w:pPr>
    </w:p>
    <w:p w14:paraId="0D46B478" w14:textId="77777777" w:rsidR="00BC745A" w:rsidRPr="00B51436"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B51436">
        <w:rPr>
          <w:b/>
        </w:rPr>
        <w:t xml:space="preserve">Please </w:t>
      </w:r>
      <w:r w:rsidR="00BC745A" w:rsidRPr="00B51436">
        <w:rPr>
          <w:b/>
        </w:rPr>
        <w:t>verify you have the most recent version of this document</w:t>
      </w:r>
      <w:r w:rsidRPr="00B51436">
        <w:rPr>
          <w:b/>
        </w:rPr>
        <w:t xml:space="preserve">. </w:t>
      </w:r>
      <w:r w:rsidRPr="00B51436">
        <w:t>Se</w:t>
      </w:r>
      <w:r w:rsidR="00BC745A" w:rsidRPr="00B51436">
        <w:t xml:space="preserve">e </w:t>
      </w:r>
      <w:hyperlink r:id="rId9" w:history="1">
        <w:r w:rsidR="00BC745A" w:rsidRPr="00B51436">
          <w:rPr>
            <w:rStyle w:val="Hyperlink"/>
          </w:rPr>
          <w:t>here</w:t>
        </w:r>
      </w:hyperlink>
      <w:r w:rsidR="00BC745A" w:rsidRPr="00B51436">
        <w:t xml:space="preserve"> for Trial Implementation and Final </w:t>
      </w:r>
      <w:r w:rsidRPr="00B51436">
        <w:t>T</w:t>
      </w:r>
      <w:r w:rsidR="00BC745A" w:rsidRPr="00B51436">
        <w:t>ext version</w:t>
      </w:r>
      <w:r w:rsidRPr="00B51436">
        <w:t>s</w:t>
      </w:r>
      <w:r w:rsidR="00BC745A" w:rsidRPr="00B51436">
        <w:t xml:space="preserve"> and </w:t>
      </w:r>
      <w:hyperlink r:id="rId10" w:history="1">
        <w:r w:rsidR="00BC745A" w:rsidRPr="00B51436">
          <w:rPr>
            <w:rStyle w:val="Hyperlink"/>
          </w:rPr>
          <w:t>here</w:t>
        </w:r>
      </w:hyperlink>
      <w:r w:rsidR="00BC745A" w:rsidRPr="00B51436">
        <w:t xml:space="preserve"> for Public Comment versions.</w:t>
      </w:r>
    </w:p>
    <w:p w14:paraId="1EF12208" w14:textId="22777A81" w:rsidR="00CF283F" w:rsidRPr="00A15C2E" w:rsidRDefault="009D125C" w:rsidP="00A15C2E">
      <w:pPr>
        <w:pStyle w:val="BodyText"/>
        <w:rPr>
          <w:rFonts w:ascii="Arial" w:hAnsi="Arial" w:cs="Arial"/>
          <w:b/>
          <w:bCs/>
          <w:sz w:val="28"/>
          <w:szCs w:val="28"/>
        </w:rPr>
      </w:pPr>
      <w:r w:rsidRPr="00B51436">
        <w:br w:type="page"/>
      </w:r>
      <w:r w:rsidR="00A875FF" w:rsidRPr="00A15C2E">
        <w:rPr>
          <w:rFonts w:ascii="Arial" w:hAnsi="Arial" w:cs="Arial"/>
          <w:b/>
          <w:bCs/>
          <w:sz w:val="28"/>
          <w:szCs w:val="28"/>
        </w:rPr>
        <w:lastRenderedPageBreak/>
        <w:t>Foreword</w:t>
      </w:r>
    </w:p>
    <w:p w14:paraId="749EA02A" w14:textId="77777777" w:rsidR="00FB0A3D" w:rsidRPr="00632A6F" w:rsidRDefault="00FB0A3D" w:rsidP="00FB0A3D">
      <w:pPr>
        <w:pStyle w:val="BodyText"/>
      </w:pPr>
      <w:r w:rsidRPr="00632A6F">
        <w:t>This is a supplement to the IHE IT Infrastructure Technical Framework V16.0. Each supplement undergoes a process of public comment and trial implementation before being incorporated into the volumes of the Technical Frameworks.</w:t>
      </w:r>
    </w:p>
    <w:p w14:paraId="0473562F" w14:textId="1DDBDDCE" w:rsidR="00FB0A3D" w:rsidRPr="003E0386" w:rsidRDefault="00FB0A3D" w:rsidP="00FB0A3D">
      <w:pPr>
        <w:pStyle w:val="BodyText"/>
      </w:pPr>
      <w:r w:rsidRPr="00070C67">
        <w:t xml:space="preserve">This supplement is published on </w:t>
      </w:r>
      <w:r>
        <w:t xml:space="preserve">January </w:t>
      </w:r>
      <w:r w:rsidR="00726CCE">
        <w:t>21</w:t>
      </w:r>
      <w:r w:rsidRPr="00070C67">
        <w:t>, 20</w:t>
      </w:r>
      <w:r>
        <w:t xml:space="preserve">20 </w:t>
      </w:r>
      <w:r w:rsidRPr="00070C67">
        <w:t xml:space="preserve">for public comment. Comments are invited and can be submitted at </w:t>
      </w:r>
      <w:hyperlink r:id="rId11" w:history="1">
        <w:r w:rsidRPr="00070C67">
          <w:rPr>
            <w:rStyle w:val="Hyperlink"/>
          </w:rPr>
          <w:t>http://www.ihe.net/ITI_Public_Comments</w:t>
        </w:r>
      </w:hyperlink>
      <w:r w:rsidRPr="00070C67">
        <w:t xml:space="preserve">. In order to be considered in development of the trial implementation version of the supplement, comments must be received by </w:t>
      </w:r>
      <w:r>
        <w:t>February 14, 2020</w:t>
      </w:r>
      <w:r w:rsidRPr="00070C67">
        <w:t>.</w:t>
      </w:r>
    </w:p>
    <w:p w14:paraId="57BE0457" w14:textId="77777777" w:rsidR="00FB0A3D" w:rsidRPr="003E0386" w:rsidRDefault="00FB0A3D" w:rsidP="00FB0A3D">
      <w:pPr>
        <w:pStyle w:val="BodyText"/>
      </w:pPr>
      <w:r w:rsidRPr="003E0386">
        <w:t xml:space="preserve">This supplement describes changes to the existing technical framework documents. </w:t>
      </w:r>
    </w:p>
    <w:p w14:paraId="2FB97172" w14:textId="77777777" w:rsidR="00FB0A3D" w:rsidRPr="00632A6F" w:rsidRDefault="00FB0A3D" w:rsidP="00FB0A3D">
      <w:pPr>
        <w:pStyle w:val="BodyText"/>
      </w:pPr>
      <w:r w:rsidRPr="00632A6F">
        <w:t>“Boxed” instructions like the sample below indicate to the Volume Editor how to integrate the relevant section(s) into the relevant Technical Framework volume.</w:t>
      </w:r>
    </w:p>
    <w:p w14:paraId="7841F535" w14:textId="77777777" w:rsidR="00FB0A3D" w:rsidRPr="00632A6F" w:rsidRDefault="00FB0A3D" w:rsidP="00FB0A3D">
      <w:pPr>
        <w:pStyle w:val="EditorInstructions"/>
      </w:pPr>
      <w:r w:rsidRPr="00632A6F">
        <w:t>Amend Section X.X by the following:</w:t>
      </w:r>
    </w:p>
    <w:p w14:paraId="1568E772" w14:textId="77777777" w:rsidR="00FB0A3D" w:rsidRPr="00632A6F" w:rsidRDefault="00FB0A3D" w:rsidP="00FB0A3D">
      <w:pPr>
        <w:pStyle w:val="BodyText"/>
      </w:pPr>
      <w:r w:rsidRPr="00632A6F">
        <w:t xml:space="preserve">Where the amendment adds text, make the added text </w:t>
      </w:r>
      <w:r w:rsidRPr="00632A6F">
        <w:rPr>
          <w:rStyle w:val="InsertText"/>
        </w:rPr>
        <w:t>bold underline</w:t>
      </w:r>
      <w:r w:rsidRPr="00632A6F">
        <w:t xml:space="preserve">. Where the amendment removes text, make the removed text </w:t>
      </w:r>
      <w:r w:rsidRPr="00632A6F">
        <w:rPr>
          <w:rStyle w:val="DeleteText"/>
        </w:rPr>
        <w:t>bold strikethrough</w:t>
      </w:r>
      <w:r w:rsidRPr="00632A6F">
        <w:t>. When entire new sections are added, introduce with editor’s instructions to “add new text” or similar, which for readability are not bolded or underlined.</w:t>
      </w:r>
    </w:p>
    <w:p w14:paraId="7483B72F" w14:textId="77777777" w:rsidR="00FB0A3D" w:rsidRPr="00632A6F" w:rsidRDefault="00FB0A3D" w:rsidP="00FB0A3D">
      <w:pPr>
        <w:pStyle w:val="BodyText"/>
      </w:pPr>
    </w:p>
    <w:p w14:paraId="7C177DCE" w14:textId="77777777" w:rsidR="00FB0A3D" w:rsidRPr="003E0386" w:rsidRDefault="00FB0A3D" w:rsidP="00FB0A3D">
      <w:pPr>
        <w:pStyle w:val="BodyText"/>
      </w:pPr>
      <w:r w:rsidRPr="00632A6F">
        <w:t xml:space="preserve">General information about IHE can be found at </w:t>
      </w:r>
      <w:hyperlink r:id="rId12" w:history="1">
        <w:r w:rsidRPr="003E0386">
          <w:rPr>
            <w:rStyle w:val="Hyperlink"/>
          </w:rPr>
          <w:t>http://ihe.net</w:t>
        </w:r>
      </w:hyperlink>
      <w:r w:rsidRPr="003E0386">
        <w:t>.</w:t>
      </w:r>
    </w:p>
    <w:p w14:paraId="2C42523B" w14:textId="77777777" w:rsidR="00FB0A3D" w:rsidRPr="003E0386" w:rsidRDefault="00FB0A3D" w:rsidP="00FB0A3D">
      <w:pPr>
        <w:pStyle w:val="BodyText"/>
      </w:pPr>
      <w:r w:rsidRPr="003E0386">
        <w:t xml:space="preserve">Information about the IHE IT Infrastructure domain can be found at </w:t>
      </w:r>
      <w:hyperlink r:id="rId13" w:history="1">
        <w:r w:rsidRPr="003E0386">
          <w:rPr>
            <w:rStyle w:val="Hyperlink"/>
          </w:rPr>
          <w:t>http://ihe.net/IHE_Domains</w:t>
        </w:r>
      </w:hyperlink>
      <w:r w:rsidRPr="003E0386">
        <w:t>.</w:t>
      </w:r>
    </w:p>
    <w:p w14:paraId="075967CC" w14:textId="77777777" w:rsidR="00FB0A3D" w:rsidRPr="003E0386" w:rsidRDefault="00FB0A3D" w:rsidP="00FB0A3D">
      <w:pPr>
        <w:pStyle w:val="BodyText"/>
      </w:pPr>
      <w:r w:rsidRPr="003E0386">
        <w:t xml:space="preserve">Information about the organization of IHE Technical Frameworks and Supplements and the process used to create them can be found at </w:t>
      </w:r>
      <w:hyperlink r:id="rId14" w:history="1">
        <w:r w:rsidRPr="003E0386">
          <w:rPr>
            <w:rStyle w:val="Hyperlink"/>
          </w:rPr>
          <w:t>http://ihe.net/IHE_Process</w:t>
        </w:r>
      </w:hyperlink>
      <w:r w:rsidRPr="003E0386">
        <w:t xml:space="preserve"> and </w:t>
      </w:r>
      <w:hyperlink r:id="rId15" w:history="1">
        <w:r w:rsidRPr="003E0386">
          <w:rPr>
            <w:rStyle w:val="Hyperlink"/>
          </w:rPr>
          <w:t>http://ihe.net/Profiles</w:t>
        </w:r>
      </w:hyperlink>
      <w:r w:rsidRPr="003E0386">
        <w:t>.</w:t>
      </w:r>
    </w:p>
    <w:p w14:paraId="0BEF9FBB" w14:textId="77777777" w:rsidR="00FB0A3D" w:rsidRPr="003E0386" w:rsidRDefault="00FB0A3D" w:rsidP="00FB0A3D">
      <w:pPr>
        <w:pStyle w:val="BodyText"/>
      </w:pPr>
      <w:r w:rsidRPr="003E0386">
        <w:t xml:space="preserve">The current version of the IHE IT Infrastructure Technical Framework can be found at </w:t>
      </w:r>
      <w:hyperlink r:id="rId16" w:history="1">
        <w:r w:rsidRPr="003E0386">
          <w:rPr>
            <w:rStyle w:val="Hyperlink"/>
          </w:rPr>
          <w:t>http://ihe.net/Technical_Frameworks</w:t>
        </w:r>
      </w:hyperlink>
      <w:r w:rsidRPr="003E0386">
        <w:t>.</w:t>
      </w:r>
    </w:p>
    <w:p w14:paraId="74F68AC8" w14:textId="77777777" w:rsidR="00BE5916" w:rsidRPr="00B51436" w:rsidRDefault="00BE5916" w:rsidP="000470A5">
      <w:pPr>
        <w:pStyle w:val="BodyText"/>
      </w:pPr>
    </w:p>
    <w:p w14:paraId="313714F1" w14:textId="77777777" w:rsidR="00D85A7B" w:rsidRPr="00B51436" w:rsidRDefault="009813A1" w:rsidP="00597DB2">
      <w:pPr>
        <w:pStyle w:val="TOCHeading"/>
      </w:pPr>
      <w:r w:rsidRPr="00B51436">
        <w:br w:type="page"/>
      </w:r>
      <w:r w:rsidR="00D85A7B" w:rsidRPr="00B51436">
        <w:lastRenderedPageBreak/>
        <w:t>C</w:t>
      </w:r>
      <w:r w:rsidR="00060D78" w:rsidRPr="00B51436">
        <w:t>ONTENTS</w:t>
      </w:r>
    </w:p>
    <w:p w14:paraId="292B25D0" w14:textId="77777777" w:rsidR="004D69C3" w:rsidRPr="00B51436" w:rsidRDefault="004D69C3" w:rsidP="00597DB2"/>
    <w:p w14:paraId="56C1AA46" w14:textId="771AF990" w:rsidR="00726CCE" w:rsidRDefault="00CF508D">
      <w:pPr>
        <w:pStyle w:val="TOC1"/>
        <w:rPr>
          <w:rFonts w:asciiTheme="minorHAnsi" w:eastAsiaTheme="minorEastAsia" w:hAnsiTheme="minorHAnsi" w:cstheme="minorBidi"/>
          <w:noProof/>
          <w:sz w:val="22"/>
          <w:szCs w:val="22"/>
        </w:rPr>
      </w:pPr>
      <w:r w:rsidRPr="00B51436">
        <w:fldChar w:fldCharType="begin"/>
      </w:r>
      <w:r w:rsidRPr="00B51436">
        <w:instrText xml:space="preserve"> TOC \o "2-7" \h \z \t "Heading 1,1,Appendix Heading 2,2,Appendix Heading 1,1,Appendix Heading 3,3,Glossary,1,Part Title,1" </w:instrText>
      </w:r>
      <w:r w:rsidRPr="00B51436">
        <w:fldChar w:fldCharType="separate"/>
      </w:r>
      <w:hyperlink w:anchor="_Toc30498455" w:history="1">
        <w:r w:rsidR="00726CCE" w:rsidRPr="007A7D7C">
          <w:rPr>
            <w:rStyle w:val="Hyperlink"/>
            <w:noProof/>
          </w:rPr>
          <w:t>Introduction to this Supplement</w:t>
        </w:r>
        <w:r w:rsidR="00726CCE">
          <w:rPr>
            <w:noProof/>
            <w:webHidden/>
          </w:rPr>
          <w:tab/>
        </w:r>
        <w:r w:rsidR="00726CCE">
          <w:rPr>
            <w:noProof/>
            <w:webHidden/>
          </w:rPr>
          <w:fldChar w:fldCharType="begin"/>
        </w:r>
        <w:r w:rsidR="00726CCE">
          <w:rPr>
            <w:noProof/>
            <w:webHidden/>
          </w:rPr>
          <w:instrText xml:space="preserve"> PAGEREF _Toc30498455 \h </w:instrText>
        </w:r>
        <w:r w:rsidR="00726CCE">
          <w:rPr>
            <w:noProof/>
            <w:webHidden/>
          </w:rPr>
        </w:r>
        <w:r w:rsidR="00726CCE">
          <w:rPr>
            <w:noProof/>
            <w:webHidden/>
          </w:rPr>
          <w:fldChar w:fldCharType="separate"/>
        </w:r>
        <w:r w:rsidR="001B3FD6">
          <w:rPr>
            <w:noProof/>
            <w:webHidden/>
          </w:rPr>
          <w:t>5</w:t>
        </w:r>
        <w:r w:rsidR="00726CCE">
          <w:rPr>
            <w:noProof/>
            <w:webHidden/>
          </w:rPr>
          <w:fldChar w:fldCharType="end"/>
        </w:r>
      </w:hyperlink>
    </w:p>
    <w:p w14:paraId="5EAE2674" w14:textId="116FD95C" w:rsidR="00726CCE" w:rsidRDefault="00E564F0">
      <w:pPr>
        <w:pStyle w:val="TOC2"/>
        <w:rPr>
          <w:rFonts w:asciiTheme="minorHAnsi" w:eastAsiaTheme="minorEastAsia" w:hAnsiTheme="minorHAnsi" w:cstheme="minorBidi"/>
          <w:noProof/>
          <w:sz w:val="22"/>
          <w:szCs w:val="22"/>
        </w:rPr>
      </w:pPr>
      <w:hyperlink w:anchor="_Toc30498456" w:history="1">
        <w:r w:rsidR="00726CCE" w:rsidRPr="007A7D7C">
          <w:rPr>
            <w:rStyle w:val="Hyperlink"/>
            <w:noProof/>
          </w:rPr>
          <w:t>Open Issues and Questions</w:t>
        </w:r>
        <w:r w:rsidR="00726CCE">
          <w:rPr>
            <w:noProof/>
            <w:webHidden/>
          </w:rPr>
          <w:tab/>
        </w:r>
        <w:r w:rsidR="00726CCE">
          <w:rPr>
            <w:noProof/>
            <w:webHidden/>
          </w:rPr>
          <w:fldChar w:fldCharType="begin"/>
        </w:r>
        <w:r w:rsidR="00726CCE">
          <w:rPr>
            <w:noProof/>
            <w:webHidden/>
          </w:rPr>
          <w:instrText xml:space="preserve"> PAGEREF _Toc30498456 \h </w:instrText>
        </w:r>
        <w:r w:rsidR="00726CCE">
          <w:rPr>
            <w:noProof/>
            <w:webHidden/>
          </w:rPr>
        </w:r>
        <w:r w:rsidR="00726CCE">
          <w:rPr>
            <w:noProof/>
            <w:webHidden/>
          </w:rPr>
          <w:fldChar w:fldCharType="separate"/>
        </w:r>
        <w:r w:rsidR="001B3FD6">
          <w:rPr>
            <w:noProof/>
            <w:webHidden/>
          </w:rPr>
          <w:t>6</w:t>
        </w:r>
        <w:r w:rsidR="00726CCE">
          <w:rPr>
            <w:noProof/>
            <w:webHidden/>
          </w:rPr>
          <w:fldChar w:fldCharType="end"/>
        </w:r>
      </w:hyperlink>
    </w:p>
    <w:p w14:paraId="5A0626FA" w14:textId="62AC4B49" w:rsidR="00726CCE" w:rsidRDefault="00E564F0">
      <w:pPr>
        <w:pStyle w:val="TOC2"/>
        <w:rPr>
          <w:rFonts w:asciiTheme="minorHAnsi" w:eastAsiaTheme="minorEastAsia" w:hAnsiTheme="minorHAnsi" w:cstheme="minorBidi"/>
          <w:noProof/>
          <w:sz w:val="22"/>
          <w:szCs w:val="22"/>
        </w:rPr>
      </w:pPr>
      <w:hyperlink w:anchor="_Toc30498457" w:history="1">
        <w:r w:rsidR="00726CCE" w:rsidRPr="007A7D7C">
          <w:rPr>
            <w:rStyle w:val="Hyperlink"/>
            <w:noProof/>
          </w:rPr>
          <w:t>Closed Issues</w:t>
        </w:r>
        <w:r w:rsidR="00726CCE">
          <w:rPr>
            <w:noProof/>
            <w:webHidden/>
          </w:rPr>
          <w:tab/>
        </w:r>
        <w:r w:rsidR="00726CCE">
          <w:rPr>
            <w:noProof/>
            <w:webHidden/>
          </w:rPr>
          <w:fldChar w:fldCharType="begin"/>
        </w:r>
        <w:r w:rsidR="00726CCE">
          <w:rPr>
            <w:noProof/>
            <w:webHidden/>
          </w:rPr>
          <w:instrText xml:space="preserve"> PAGEREF _Toc30498457 \h </w:instrText>
        </w:r>
        <w:r w:rsidR="00726CCE">
          <w:rPr>
            <w:noProof/>
            <w:webHidden/>
          </w:rPr>
        </w:r>
        <w:r w:rsidR="00726CCE">
          <w:rPr>
            <w:noProof/>
            <w:webHidden/>
          </w:rPr>
          <w:fldChar w:fldCharType="separate"/>
        </w:r>
        <w:r w:rsidR="001B3FD6">
          <w:rPr>
            <w:noProof/>
            <w:webHidden/>
          </w:rPr>
          <w:t>7</w:t>
        </w:r>
        <w:r w:rsidR="00726CCE">
          <w:rPr>
            <w:noProof/>
            <w:webHidden/>
          </w:rPr>
          <w:fldChar w:fldCharType="end"/>
        </w:r>
      </w:hyperlink>
    </w:p>
    <w:p w14:paraId="391221CF" w14:textId="2BFB8B20" w:rsidR="00726CCE" w:rsidRDefault="00E564F0">
      <w:pPr>
        <w:pStyle w:val="TOC1"/>
        <w:rPr>
          <w:rFonts w:asciiTheme="minorHAnsi" w:eastAsiaTheme="minorEastAsia" w:hAnsiTheme="minorHAnsi" w:cstheme="minorBidi"/>
          <w:noProof/>
          <w:sz w:val="22"/>
          <w:szCs w:val="22"/>
        </w:rPr>
      </w:pPr>
      <w:hyperlink w:anchor="_Toc30498458" w:history="1">
        <w:r w:rsidR="00726CCE" w:rsidRPr="007A7D7C">
          <w:rPr>
            <w:rStyle w:val="Hyperlink"/>
            <w:noProof/>
          </w:rPr>
          <w:t>General Introduction and Shared Appendices</w:t>
        </w:r>
        <w:r w:rsidR="00726CCE">
          <w:rPr>
            <w:noProof/>
            <w:webHidden/>
          </w:rPr>
          <w:tab/>
        </w:r>
        <w:r w:rsidR="00726CCE">
          <w:rPr>
            <w:noProof/>
            <w:webHidden/>
          </w:rPr>
          <w:fldChar w:fldCharType="begin"/>
        </w:r>
        <w:r w:rsidR="00726CCE">
          <w:rPr>
            <w:noProof/>
            <w:webHidden/>
          </w:rPr>
          <w:instrText xml:space="preserve"> PAGEREF _Toc30498458 \h </w:instrText>
        </w:r>
        <w:r w:rsidR="00726CCE">
          <w:rPr>
            <w:noProof/>
            <w:webHidden/>
          </w:rPr>
        </w:r>
        <w:r w:rsidR="00726CCE">
          <w:rPr>
            <w:noProof/>
            <w:webHidden/>
          </w:rPr>
          <w:fldChar w:fldCharType="separate"/>
        </w:r>
        <w:r w:rsidR="001B3FD6">
          <w:rPr>
            <w:noProof/>
            <w:webHidden/>
          </w:rPr>
          <w:t>8</w:t>
        </w:r>
        <w:r w:rsidR="00726CCE">
          <w:rPr>
            <w:noProof/>
            <w:webHidden/>
          </w:rPr>
          <w:fldChar w:fldCharType="end"/>
        </w:r>
      </w:hyperlink>
    </w:p>
    <w:p w14:paraId="07A7C5A3" w14:textId="73E18955" w:rsidR="00726CCE" w:rsidRDefault="00E564F0">
      <w:pPr>
        <w:pStyle w:val="TOC1"/>
        <w:rPr>
          <w:rFonts w:asciiTheme="minorHAnsi" w:eastAsiaTheme="minorEastAsia" w:hAnsiTheme="minorHAnsi" w:cstheme="minorBidi"/>
          <w:noProof/>
          <w:sz w:val="22"/>
          <w:szCs w:val="22"/>
        </w:rPr>
      </w:pPr>
      <w:hyperlink w:anchor="_Toc30498459" w:history="1">
        <w:r w:rsidR="00726CCE" w:rsidRPr="007A7D7C">
          <w:rPr>
            <w:rStyle w:val="Hyperlink"/>
            <w:noProof/>
          </w:rPr>
          <w:t>Appendix A – Actor Summary Definitions</w:t>
        </w:r>
        <w:r w:rsidR="00726CCE">
          <w:rPr>
            <w:noProof/>
            <w:webHidden/>
          </w:rPr>
          <w:tab/>
        </w:r>
        <w:r w:rsidR="00726CCE">
          <w:rPr>
            <w:noProof/>
            <w:webHidden/>
          </w:rPr>
          <w:fldChar w:fldCharType="begin"/>
        </w:r>
        <w:r w:rsidR="00726CCE">
          <w:rPr>
            <w:noProof/>
            <w:webHidden/>
          </w:rPr>
          <w:instrText xml:space="preserve"> PAGEREF _Toc30498459 \h </w:instrText>
        </w:r>
        <w:r w:rsidR="00726CCE">
          <w:rPr>
            <w:noProof/>
            <w:webHidden/>
          </w:rPr>
        </w:r>
        <w:r w:rsidR="00726CCE">
          <w:rPr>
            <w:noProof/>
            <w:webHidden/>
          </w:rPr>
          <w:fldChar w:fldCharType="separate"/>
        </w:r>
        <w:r w:rsidR="001B3FD6">
          <w:rPr>
            <w:noProof/>
            <w:webHidden/>
          </w:rPr>
          <w:t>8</w:t>
        </w:r>
        <w:r w:rsidR="00726CCE">
          <w:rPr>
            <w:noProof/>
            <w:webHidden/>
          </w:rPr>
          <w:fldChar w:fldCharType="end"/>
        </w:r>
      </w:hyperlink>
    </w:p>
    <w:p w14:paraId="4A55C3F9" w14:textId="5962078C" w:rsidR="00726CCE" w:rsidRDefault="00E564F0">
      <w:pPr>
        <w:pStyle w:val="TOC1"/>
        <w:rPr>
          <w:rFonts w:asciiTheme="minorHAnsi" w:eastAsiaTheme="minorEastAsia" w:hAnsiTheme="minorHAnsi" w:cstheme="minorBidi"/>
          <w:noProof/>
          <w:sz w:val="22"/>
          <w:szCs w:val="22"/>
        </w:rPr>
      </w:pPr>
      <w:hyperlink w:anchor="_Toc30498460" w:history="1">
        <w:r w:rsidR="00726CCE" w:rsidRPr="007A7D7C">
          <w:rPr>
            <w:rStyle w:val="Hyperlink"/>
            <w:noProof/>
          </w:rPr>
          <w:t>Appendix B – Transaction Summary Definitions</w:t>
        </w:r>
        <w:r w:rsidR="00726CCE">
          <w:rPr>
            <w:noProof/>
            <w:webHidden/>
          </w:rPr>
          <w:tab/>
        </w:r>
        <w:r w:rsidR="00726CCE">
          <w:rPr>
            <w:noProof/>
            <w:webHidden/>
          </w:rPr>
          <w:fldChar w:fldCharType="begin"/>
        </w:r>
        <w:r w:rsidR="00726CCE">
          <w:rPr>
            <w:noProof/>
            <w:webHidden/>
          </w:rPr>
          <w:instrText xml:space="preserve"> PAGEREF _Toc30498460 \h </w:instrText>
        </w:r>
        <w:r w:rsidR="00726CCE">
          <w:rPr>
            <w:noProof/>
            <w:webHidden/>
          </w:rPr>
        </w:r>
        <w:r w:rsidR="00726CCE">
          <w:rPr>
            <w:noProof/>
            <w:webHidden/>
          </w:rPr>
          <w:fldChar w:fldCharType="separate"/>
        </w:r>
        <w:r w:rsidR="001B3FD6">
          <w:rPr>
            <w:noProof/>
            <w:webHidden/>
          </w:rPr>
          <w:t>8</w:t>
        </w:r>
        <w:r w:rsidR="00726CCE">
          <w:rPr>
            <w:noProof/>
            <w:webHidden/>
          </w:rPr>
          <w:fldChar w:fldCharType="end"/>
        </w:r>
      </w:hyperlink>
    </w:p>
    <w:p w14:paraId="574C056A" w14:textId="35DDC01C" w:rsidR="00726CCE" w:rsidRDefault="00E564F0">
      <w:pPr>
        <w:pStyle w:val="TOC1"/>
        <w:rPr>
          <w:rFonts w:asciiTheme="minorHAnsi" w:eastAsiaTheme="minorEastAsia" w:hAnsiTheme="minorHAnsi" w:cstheme="minorBidi"/>
          <w:noProof/>
          <w:sz w:val="22"/>
          <w:szCs w:val="22"/>
        </w:rPr>
      </w:pPr>
      <w:hyperlink w:anchor="_Toc30498461" w:history="1">
        <w:r w:rsidR="00726CCE" w:rsidRPr="007A7D7C">
          <w:rPr>
            <w:rStyle w:val="Hyperlink"/>
            <w:noProof/>
          </w:rPr>
          <w:t>Appendix D – Glossary</w:t>
        </w:r>
        <w:r w:rsidR="00726CCE">
          <w:rPr>
            <w:noProof/>
            <w:webHidden/>
          </w:rPr>
          <w:tab/>
        </w:r>
        <w:r w:rsidR="00726CCE">
          <w:rPr>
            <w:noProof/>
            <w:webHidden/>
          </w:rPr>
          <w:fldChar w:fldCharType="begin"/>
        </w:r>
        <w:r w:rsidR="00726CCE">
          <w:rPr>
            <w:noProof/>
            <w:webHidden/>
          </w:rPr>
          <w:instrText xml:space="preserve"> PAGEREF _Toc30498461 \h </w:instrText>
        </w:r>
        <w:r w:rsidR="00726CCE">
          <w:rPr>
            <w:noProof/>
            <w:webHidden/>
          </w:rPr>
        </w:r>
        <w:r w:rsidR="00726CCE">
          <w:rPr>
            <w:noProof/>
            <w:webHidden/>
          </w:rPr>
          <w:fldChar w:fldCharType="separate"/>
        </w:r>
        <w:r w:rsidR="001B3FD6">
          <w:rPr>
            <w:noProof/>
            <w:webHidden/>
          </w:rPr>
          <w:t>8</w:t>
        </w:r>
        <w:r w:rsidR="00726CCE">
          <w:rPr>
            <w:noProof/>
            <w:webHidden/>
          </w:rPr>
          <w:fldChar w:fldCharType="end"/>
        </w:r>
      </w:hyperlink>
    </w:p>
    <w:p w14:paraId="1A78AB2C" w14:textId="73BA989E" w:rsidR="00726CCE" w:rsidRPr="00A15C2E" w:rsidRDefault="00E564F0">
      <w:pPr>
        <w:pStyle w:val="TOC1"/>
        <w:rPr>
          <w:rFonts w:asciiTheme="minorHAnsi" w:eastAsiaTheme="minorEastAsia" w:hAnsiTheme="minorHAnsi" w:cstheme="minorBidi"/>
          <w:b/>
          <w:bCs/>
          <w:noProof/>
          <w:sz w:val="22"/>
          <w:szCs w:val="22"/>
        </w:rPr>
      </w:pPr>
      <w:hyperlink w:anchor="_Toc30498462" w:history="1">
        <w:r w:rsidR="00726CCE" w:rsidRPr="00A15C2E">
          <w:rPr>
            <w:rStyle w:val="Hyperlink"/>
            <w:b/>
            <w:bCs/>
            <w:noProof/>
          </w:rPr>
          <w:t>Volume 1 – Profiles</w:t>
        </w:r>
        <w:r w:rsidR="00726CCE" w:rsidRPr="00A15C2E">
          <w:rPr>
            <w:b/>
            <w:bCs/>
            <w:noProof/>
            <w:webHidden/>
          </w:rPr>
          <w:tab/>
        </w:r>
        <w:r w:rsidR="00726CCE" w:rsidRPr="00A15C2E">
          <w:rPr>
            <w:b/>
            <w:bCs/>
            <w:noProof/>
            <w:webHidden/>
          </w:rPr>
          <w:fldChar w:fldCharType="begin"/>
        </w:r>
        <w:r w:rsidR="00726CCE" w:rsidRPr="00A15C2E">
          <w:rPr>
            <w:b/>
            <w:bCs/>
            <w:noProof/>
            <w:webHidden/>
          </w:rPr>
          <w:instrText xml:space="preserve"> PAGEREF _Toc30498462 \h </w:instrText>
        </w:r>
        <w:r w:rsidR="00726CCE" w:rsidRPr="00A15C2E">
          <w:rPr>
            <w:b/>
            <w:bCs/>
            <w:noProof/>
            <w:webHidden/>
          </w:rPr>
        </w:r>
        <w:r w:rsidR="00726CCE" w:rsidRPr="00A15C2E">
          <w:rPr>
            <w:b/>
            <w:bCs/>
            <w:noProof/>
            <w:webHidden/>
          </w:rPr>
          <w:fldChar w:fldCharType="separate"/>
        </w:r>
        <w:r w:rsidR="001B3FD6">
          <w:rPr>
            <w:b/>
            <w:bCs/>
            <w:noProof/>
            <w:webHidden/>
          </w:rPr>
          <w:t>9</w:t>
        </w:r>
        <w:r w:rsidR="00726CCE" w:rsidRPr="00A15C2E">
          <w:rPr>
            <w:b/>
            <w:bCs/>
            <w:noProof/>
            <w:webHidden/>
          </w:rPr>
          <w:fldChar w:fldCharType="end"/>
        </w:r>
      </w:hyperlink>
    </w:p>
    <w:p w14:paraId="224B6D89" w14:textId="61D98790" w:rsidR="00726CCE" w:rsidRDefault="00E564F0">
      <w:pPr>
        <w:pStyle w:val="TOC2"/>
        <w:rPr>
          <w:rFonts w:asciiTheme="minorHAnsi" w:eastAsiaTheme="minorEastAsia" w:hAnsiTheme="minorHAnsi" w:cstheme="minorBidi"/>
          <w:noProof/>
          <w:sz w:val="22"/>
          <w:szCs w:val="22"/>
        </w:rPr>
      </w:pPr>
      <w:hyperlink w:anchor="_Toc30498463" w:history="1">
        <w:r w:rsidR="00726CCE" w:rsidRPr="007A7D7C">
          <w:rPr>
            <w:rStyle w:val="Hyperlink"/>
            <w:noProof/>
          </w:rPr>
          <w:t>Copyright Licenses</w:t>
        </w:r>
        <w:r w:rsidR="00726CCE">
          <w:rPr>
            <w:noProof/>
            <w:webHidden/>
          </w:rPr>
          <w:tab/>
        </w:r>
        <w:r w:rsidR="00726CCE">
          <w:rPr>
            <w:noProof/>
            <w:webHidden/>
          </w:rPr>
          <w:fldChar w:fldCharType="begin"/>
        </w:r>
        <w:r w:rsidR="00726CCE">
          <w:rPr>
            <w:noProof/>
            <w:webHidden/>
          </w:rPr>
          <w:instrText xml:space="preserve"> PAGEREF _Toc30498463 \h </w:instrText>
        </w:r>
        <w:r w:rsidR="00726CCE">
          <w:rPr>
            <w:noProof/>
            <w:webHidden/>
          </w:rPr>
        </w:r>
        <w:r w:rsidR="00726CCE">
          <w:rPr>
            <w:noProof/>
            <w:webHidden/>
          </w:rPr>
          <w:fldChar w:fldCharType="separate"/>
        </w:r>
        <w:r w:rsidR="001B3FD6">
          <w:rPr>
            <w:noProof/>
            <w:webHidden/>
          </w:rPr>
          <w:t>9</w:t>
        </w:r>
        <w:r w:rsidR="00726CCE">
          <w:rPr>
            <w:noProof/>
            <w:webHidden/>
          </w:rPr>
          <w:fldChar w:fldCharType="end"/>
        </w:r>
      </w:hyperlink>
    </w:p>
    <w:p w14:paraId="42B5DD3D" w14:textId="41D21129" w:rsidR="00726CCE" w:rsidRDefault="00E564F0">
      <w:pPr>
        <w:pStyle w:val="TOC2"/>
        <w:rPr>
          <w:rFonts w:asciiTheme="minorHAnsi" w:eastAsiaTheme="minorEastAsia" w:hAnsiTheme="minorHAnsi" w:cstheme="minorBidi"/>
          <w:noProof/>
          <w:sz w:val="22"/>
          <w:szCs w:val="22"/>
        </w:rPr>
      </w:pPr>
      <w:hyperlink w:anchor="_Toc30498464" w:history="1">
        <w:r w:rsidR="00726CCE" w:rsidRPr="007A7D7C">
          <w:rPr>
            <w:rStyle w:val="Hyperlink"/>
            <w:noProof/>
          </w:rPr>
          <w:t>Domain-specific additions</w:t>
        </w:r>
        <w:r w:rsidR="00726CCE">
          <w:rPr>
            <w:noProof/>
            <w:webHidden/>
          </w:rPr>
          <w:tab/>
        </w:r>
        <w:r w:rsidR="00726CCE">
          <w:rPr>
            <w:noProof/>
            <w:webHidden/>
          </w:rPr>
          <w:fldChar w:fldCharType="begin"/>
        </w:r>
        <w:r w:rsidR="00726CCE">
          <w:rPr>
            <w:noProof/>
            <w:webHidden/>
          </w:rPr>
          <w:instrText xml:space="preserve"> PAGEREF _Toc30498464 \h </w:instrText>
        </w:r>
        <w:r w:rsidR="00726CCE">
          <w:rPr>
            <w:noProof/>
            <w:webHidden/>
          </w:rPr>
        </w:r>
        <w:r w:rsidR="00726CCE">
          <w:rPr>
            <w:noProof/>
            <w:webHidden/>
          </w:rPr>
          <w:fldChar w:fldCharType="separate"/>
        </w:r>
        <w:r w:rsidR="001B3FD6">
          <w:rPr>
            <w:noProof/>
            <w:webHidden/>
          </w:rPr>
          <w:t>9</w:t>
        </w:r>
        <w:r w:rsidR="00726CCE">
          <w:rPr>
            <w:noProof/>
            <w:webHidden/>
          </w:rPr>
          <w:fldChar w:fldCharType="end"/>
        </w:r>
      </w:hyperlink>
    </w:p>
    <w:p w14:paraId="55F5370A" w14:textId="0CC56196" w:rsidR="00726CCE" w:rsidRDefault="00E564F0">
      <w:pPr>
        <w:pStyle w:val="TOC1"/>
        <w:rPr>
          <w:rFonts w:asciiTheme="minorHAnsi" w:eastAsiaTheme="minorEastAsia" w:hAnsiTheme="minorHAnsi" w:cstheme="minorBidi"/>
          <w:noProof/>
          <w:sz w:val="22"/>
          <w:szCs w:val="22"/>
        </w:rPr>
      </w:pPr>
      <w:hyperlink w:anchor="_Toc30498465" w:history="1">
        <w:r w:rsidR="00726CCE" w:rsidRPr="007A7D7C">
          <w:rPr>
            <w:rStyle w:val="Hyperlink"/>
            <w:noProof/>
          </w:rPr>
          <w:t>X Document Sharing Exchange on FHIR (MHDS) Profile</w:t>
        </w:r>
        <w:r w:rsidR="00726CCE">
          <w:rPr>
            <w:noProof/>
            <w:webHidden/>
          </w:rPr>
          <w:tab/>
        </w:r>
        <w:r w:rsidR="00726CCE">
          <w:rPr>
            <w:noProof/>
            <w:webHidden/>
          </w:rPr>
          <w:fldChar w:fldCharType="begin"/>
        </w:r>
        <w:r w:rsidR="00726CCE">
          <w:rPr>
            <w:noProof/>
            <w:webHidden/>
          </w:rPr>
          <w:instrText xml:space="preserve"> PAGEREF _Toc30498465 \h </w:instrText>
        </w:r>
        <w:r w:rsidR="00726CCE">
          <w:rPr>
            <w:noProof/>
            <w:webHidden/>
          </w:rPr>
        </w:r>
        <w:r w:rsidR="00726CCE">
          <w:rPr>
            <w:noProof/>
            <w:webHidden/>
          </w:rPr>
          <w:fldChar w:fldCharType="separate"/>
        </w:r>
        <w:r w:rsidR="001B3FD6">
          <w:rPr>
            <w:noProof/>
            <w:webHidden/>
          </w:rPr>
          <w:t>10</w:t>
        </w:r>
        <w:r w:rsidR="00726CCE">
          <w:rPr>
            <w:noProof/>
            <w:webHidden/>
          </w:rPr>
          <w:fldChar w:fldCharType="end"/>
        </w:r>
      </w:hyperlink>
    </w:p>
    <w:p w14:paraId="3B4D5838" w14:textId="0276571A" w:rsidR="00726CCE" w:rsidRDefault="00E564F0">
      <w:pPr>
        <w:pStyle w:val="TOC2"/>
        <w:rPr>
          <w:rFonts w:asciiTheme="minorHAnsi" w:eastAsiaTheme="minorEastAsia" w:hAnsiTheme="minorHAnsi" w:cstheme="minorBidi"/>
          <w:noProof/>
          <w:sz w:val="22"/>
          <w:szCs w:val="22"/>
        </w:rPr>
      </w:pPr>
      <w:hyperlink w:anchor="_Toc30498466" w:history="1">
        <w:r w:rsidR="00726CCE" w:rsidRPr="007A7D7C">
          <w:rPr>
            <w:rStyle w:val="Hyperlink"/>
            <w:noProof/>
          </w:rPr>
          <w:t>X.1 MHDS Actors, Transactions, and Content Modules</w:t>
        </w:r>
        <w:r w:rsidR="00726CCE">
          <w:rPr>
            <w:noProof/>
            <w:webHidden/>
          </w:rPr>
          <w:tab/>
        </w:r>
        <w:r w:rsidR="00726CCE">
          <w:rPr>
            <w:noProof/>
            <w:webHidden/>
          </w:rPr>
          <w:fldChar w:fldCharType="begin"/>
        </w:r>
        <w:r w:rsidR="00726CCE">
          <w:rPr>
            <w:noProof/>
            <w:webHidden/>
          </w:rPr>
          <w:instrText xml:space="preserve"> PAGEREF _Toc30498466 \h </w:instrText>
        </w:r>
        <w:r w:rsidR="00726CCE">
          <w:rPr>
            <w:noProof/>
            <w:webHidden/>
          </w:rPr>
        </w:r>
        <w:r w:rsidR="00726CCE">
          <w:rPr>
            <w:noProof/>
            <w:webHidden/>
          </w:rPr>
          <w:fldChar w:fldCharType="separate"/>
        </w:r>
        <w:r w:rsidR="001B3FD6">
          <w:rPr>
            <w:noProof/>
            <w:webHidden/>
          </w:rPr>
          <w:t>10</w:t>
        </w:r>
        <w:r w:rsidR="00726CCE">
          <w:rPr>
            <w:noProof/>
            <w:webHidden/>
          </w:rPr>
          <w:fldChar w:fldCharType="end"/>
        </w:r>
      </w:hyperlink>
    </w:p>
    <w:p w14:paraId="213E312A" w14:textId="32AF4A9F" w:rsidR="00726CCE" w:rsidRDefault="00E564F0">
      <w:pPr>
        <w:pStyle w:val="TOC3"/>
        <w:rPr>
          <w:rFonts w:asciiTheme="minorHAnsi" w:eastAsiaTheme="minorEastAsia" w:hAnsiTheme="minorHAnsi" w:cstheme="minorBidi"/>
          <w:noProof/>
          <w:sz w:val="22"/>
          <w:szCs w:val="22"/>
        </w:rPr>
      </w:pPr>
      <w:hyperlink w:anchor="_Toc30498467" w:history="1">
        <w:r w:rsidR="00726CCE" w:rsidRPr="007A7D7C">
          <w:rPr>
            <w:rStyle w:val="Hyperlink"/>
            <w:bCs/>
            <w:noProof/>
          </w:rPr>
          <w:t>X.1.1 Actor Descriptions and Actor Profile Requirements</w:t>
        </w:r>
        <w:r w:rsidR="00726CCE">
          <w:rPr>
            <w:noProof/>
            <w:webHidden/>
          </w:rPr>
          <w:tab/>
        </w:r>
        <w:r w:rsidR="00726CCE">
          <w:rPr>
            <w:noProof/>
            <w:webHidden/>
          </w:rPr>
          <w:fldChar w:fldCharType="begin"/>
        </w:r>
        <w:r w:rsidR="00726CCE">
          <w:rPr>
            <w:noProof/>
            <w:webHidden/>
          </w:rPr>
          <w:instrText xml:space="preserve"> PAGEREF _Toc30498467 \h </w:instrText>
        </w:r>
        <w:r w:rsidR="00726CCE">
          <w:rPr>
            <w:noProof/>
            <w:webHidden/>
          </w:rPr>
        </w:r>
        <w:r w:rsidR="00726CCE">
          <w:rPr>
            <w:noProof/>
            <w:webHidden/>
          </w:rPr>
          <w:fldChar w:fldCharType="separate"/>
        </w:r>
        <w:r w:rsidR="001B3FD6">
          <w:rPr>
            <w:noProof/>
            <w:webHidden/>
          </w:rPr>
          <w:t>13</w:t>
        </w:r>
        <w:r w:rsidR="00726CCE">
          <w:rPr>
            <w:noProof/>
            <w:webHidden/>
          </w:rPr>
          <w:fldChar w:fldCharType="end"/>
        </w:r>
      </w:hyperlink>
    </w:p>
    <w:p w14:paraId="69F0E369" w14:textId="217EA53C" w:rsidR="00726CCE" w:rsidRDefault="00E564F0">
      <w:pPr>
        <w:pStyle w:val="TOC4"/>
        <w:rPr>
          <w:rFonts w:asciiTheme="minorHAnsi" w:eastAsiaTheme="minorEastAsia" w:hAnsiTheme="minorHAnsi" w:cstheme="minorBidi"/>
          <w:noProof/>
          <w:sz w:val="22"/>
          <w:szCs w:val="22"/>
        </w:rPr>
      </w:pPr>
      <w:hyperlink w:anchor="_Toc30498468" w:history="1">
        <w:r w:rsidR="00726CCE" w:rsidRPr="007A7D7C">
          <w:rPr>
            <w:rStyle w:val="Hyperlink"/>
            <w:noProof/>
          </w:rPr>
          <w:t>X.1.1.1 Document Registry</w:t>
        </w:r>
        <w:r w:rsidR="00726CCE">
          <w:rPr>
            <w:noProof/>
            <w:webHidden/>
          </w:rPr>
          <w:tab/>
        </w:r>
        <w:r w:rsidR="00726CCE">
          <w:rPr>
            <w:noProof/>
            <w:webHidden/>
          </w:rPr>
          <w:fldChar w:fldCharType="begin"/>
        </w:r>
        <w:r w:rsidR="00726CCE">
          <w:rPr>
            <w:noProof/>
            <w:webHidden/>
          </w:rPr>
          <w:instrText xml:space="preserve"> PAGEREF _Toc30498468 \h </w:instrText>
        </w:r>
        <w:r w:rsidR="00726CCE">
          <w:rPr>
            <w:noProof/>
            <w:webHidden/>
          </w:rPr>
        </w:r>
        <w:r w:rsidR="00726CCE">
          <w:rPr>
            <w:noProof/>
            <w:webHidden/>
          </w:rPr>
          <w:fldChar w:fldCharType="separate"/>
        </w:r>
        <w:r w:rsidR="001B3FD6">
          <w:rPr>
            <w:noProof/>
            <w:webHidden/>
          </w:rPr>
          <w:t>14</w:t>
        </w:r>
        <w:r w:rsidR="00726CCE">
          <w:rPr>
            <w:noProof/>
            <w:webHidden/>
          </w:rPr>
          <w:fldChar w:fldCharType="end"/>
        </w:r>
      </w:hyperlink>
    </w:p>
    <w:p w14:paraId="5951141A" w14:textId="75051F11" w:rsidR="00726CCE" w:rsidRDefault="00E564F0">
      <w:pPr>
        <w:pStyle w:val="TOC5"/>
        <w:rPr>
          <w:rFonts w:asciiTheme="minorHAnsi" w:eastAsiaTheme="minorEastAsia" w:hAnsiTheme="minorHAnsi" w:cstheme="minorBidi"/>
          <w:noProof/>
          <w:sz w:val="22"/>
          <w:szCs w:val="22"/>
        </w:rPr>
      </w:pPr>
      <w:hyperlink w:anchor="_Toc30498469" w:history="1">
        <w:r w:rsidR="00726CCE" w:rsidRPr="007A7D7C">
          <w:rPr>
            <w:rStyle w:val="Hyperlink"/>
            <w:noProof/>
          </w:rPr>
          <w:t>When the grouped MHD – Document Recipient – is triggered</w:t>
        </w:r>
        <w:r w:rsidR="00726CCE">
          <w:rPr>
            <w:noProof/>
            <w:webHidden/>
          </w:rPr>
          <w:tab/>
        </w:r>
        <w:r w:rsidR="00726CCE">
          <w:rPr>
            <w:noProof/>
            <w:webHidden/>
          </w:rPr>
          <w:fldChar w:fldCharType="begin"/>
        </w:r>
        <w:r w:rsidR="00726CCE">
          <w:rPr>
            <w:noProof/>
            <w:webHidden/>
          </w:rPr>
          <w:instrText xml:space="preserve"> PAGEREF _Toc30498469 \h </w:instrText>
        </w:r>
        <w:r w:rsidR="00726CCE">
          <w:rPr>
            <w:noProof/>
            <w:webHidden/>
          </w:rPr>
        </w:r>
        <w:r w:rsidR="00726CCE">
          <w:rPr>
            <w:noProof/>
            <w:webHidden/>
          </w:rPr>
          <w:fldChar w:fldCharType="separate"/>
        </w:r>
        <w:r w:rsidR="001B3FD6">
          <w:rPr>
            <w:noProof/>
            <w:webHidden/>
          </w:rPr>
          <w:t>14</w:t>
        </w:r>
        <w:r w:rsidR="00726CCE">
          <w:rPr>
            <w:noProof/>
            <w:webHidden/>
          </w:rPr>
          <w:fldChar w:fldCharType="end"/>
        </w:r>
      </w:hyperlink>
    </w:p>
    <w:p w14:paraId="167D04F0" w14:textId="28D0E7D3" w:rsidR="00726CCE" w:rsidRDefault="00E564F0">
      <w:pPr>
        <w:pStyle w:val="TOC5"/>
        <w:rPr>
          <w:rFonts w:asciiTheme="minorHAnsi" w:eastAsiaTheme="minorEastAsia" w:hAnsiTheme="minorHAnsi" w:cstheme="minorBidi"/>
          <w:noProof/>
          <w:sz w:val="22"/>
          <w:szCs w:val="22"/>
        </w:rPr>
      </w:pPr>
      <w:hyperlink w:anchor="_Toc30498470" w:history="1">
        <w:r w:rsidR="00726CCE" w:rsidRPr="007A7D7C">
          <w:rPr>
            <w:rStyle w:val="Hyperlink"/>
            <w:noProof/>
          </w:rPr>
          <w:t>When the grouped MHD – Document Responder – is triggered</w:t>
        </w:r>
        <w:r w:rsidR="00726CCE">
          <w:rPr>
            <w:noProof/>
            <w:webHidden/>
          </w:rPr>
          <w:tab/>
        </w:r>
        <w:r w:rsidR="00726CCE">
          <w:rPr>
            <w:noProof/>
            <w:webHidden/>
          </w:rPr>
          <w:fldChar w:fldCharType="begin"/>
        </w:r>
        <w:r w:rsidR="00726CCE">
          <w:rPr>
            <w:noProof/>
            <w:webHidden/>
          </w:rPr>
          <w:instrText xml:space="preserve"> PAGEREF _Toc30498470 \h </w:instrText>
        </w:r>
        <w:r w:rsidR="00726CCE">
          <w:rPr>
            <w:noProof/>
            <w:webHidden/>
          </w:rPr>
        </w:r>
        <w:r w:rsidR="00726CCE">
          <w:rPr>
            <w:noProof/>
            <w:webHidden/>
          </w:rPr>
          <w:fldChar w:fldCharType="separate"/>
        </w:r>
        <w:r w:rsidR="001B3FD6">
          <w:rPr>
            <w:noProof/>
            <w:webHidden/>
          </w:rPr>
          <w:t>15</w:t>
        </w:r>
        <w:r w:rsidR="00726CCE">
          <w:rPr>
            <w:noProof/>
            <w:webHidden/>
          </w:rPr>
          <w:fldChar w:fldCharType="end"/>
        </w:r>
      </w:hyperlink>
    </w:p>
    <w:p w14:paraId="55331658" w14:textId="4280EB04" w:rsidR="00726CCE" w:rsidRDefault="00E564F0">
      <w:pPr>
        <w:pStyle w:val="TOC5"/>
        <w:rPr>
          <w:rFonts w:asciiTheme="minorHAnsi" w:eastAsiaTheme="minorEastAsia" w:hAnsiTheme="minorHAnsi" w:cstheme="minorBidi"/>
          <w:noProof/>
          <w:sz w:val="22"/>
          <w:szCs w:val="22"/>
        </w:rPr>
      </w:pPr>
      <w:hyperlink w:anchor="_Toc30498471" w:history="1">
        <w:r w:rsidR="00726CCE" w:rsidRPr="007A7D7C">
          <w:rPr>
            <w:rStyle w:val="Hyperlink"/>
            <w:noProof/>
          </w:rPr>
          <w:t>When the grouped PMIR – Patient Identity Consumer – is triggered</w:t>
        </w:r>
        <w:r w:rsidR="00726CCE">
          <w:rPr>
            <w:noProof/>
            <w:webHidden/>
          </w:rPr>
          <w:tab/>
        </w:r>
        <w:r w:rsidR="00726CCE">
          <w:rPr>
            <w:noProof/>
            <w:webHidden/>
          </w:rPr>
          <w:fldChar w:fldCharType="begin"/>
        </w:r>
        <w:r w:rsidR="00726CCE">
          <w:rPr>
            <w:noProof/>
            <w:webHidden/>
          </w:rPr>
          <w:instrText xml:space="preserve"> PAGEREF _Toc30498471 \h </w:instrText>
        </w:r>
        <w:r w:rsidR="00726CCE">
          <w:rPr>
            <w:noProof/>
            <w:webHidden/>
          </w:rPr>
        </w:r>
        <w:r w:rsidR="00726CCE">
          <w:rPr>
            <w:noProof/>
            <w:webHidden/>
          </w:rPr>
          <w:fldChar w:fldCharType="separate"/>
        </w:r>
        <w:r w:rsidR="001B3FD6">
          <w:rPr>
            <w:noProof/>
            <w:webHidden/>
          </w:rPr>
          <w:t>16</w:t>
        </w:r>
        <w:r w:rsidR="00726CCE">
          <w:rPr>
            <w:noProof/>
            <w:webHidden/>
          </w:rPr>
          <w:fldChar w:fldCharType="end"/>
        </w:r>
      </w:hyperlink>
    </w:p>
    <w:p w14:paraId="23ED1FC9" w14:textId="08D09ED2" w:rsidR="00726CCE" w:rsidRDefault="00E564F0">
      <w:pPr>
        <w:pStyle w:val="TOC2"/>
        <w:rPr>
          <w:rFonts w:asciiTheme="minorHAnsi" w:eastAsiaTheme="minorEastAsia" w:hAnsiTheme="minorHAnsi" w:cstheme="minorBidi"/>
          <w:noProof/>
          <w:sz w:val="22"/>
          <w:szCs w:val="22"/>
        </w:rPr>
      </w:pPr>
      <w:hyperlink w:anchor="_Toc30498472" w:history="1">
        <w:r w:rsidR="00726CCE" w:rsidRPr="007A7D7C">
          <w:rPr>
            <w:rStyle w:val="Hyperlink"/>
            <w:noProof/>
          </w:rPr>
          <w:t>X.2 MHDS Actor Options</w:t>
        </w:r>
        <w:r w:rsidR="00726CCE">
          <w:rPr>
            <w:noProof/>
            <w:webHidden/>
          </w:rPr>
          <w:tab/>
        </w:r>
        <w:r w:rsidR="00726CCE">
          <w:rPr>
            <w:noProof/>
            <w:webHidden/>
          </w:rPr>
          <w:fldChar w:fldCharType="begin"/>
        </w:r>
        <w:r w:rsidR="00726CCE">
          <w:rPr>
            <w:noProof/>
            <w:webHidden/>
          </w:rPr>
          <w:instrText xml:space="preserve"> PAGEREF _Toc30498472 \h </w:instrText>
        </w:r>
        <w:r w:rsidR="00726CCE">
          <w:rPr>
            <w:noProof/>
            <w:webHidden/>
          </w:rPr>
        </w:r>
        <w:r w:rsidR="00726CCE">
          <w:rPr>
            <w:noProof/>
            <w:webHidden/>
          </w:rPr>
          <w:fldChar w:fldCharType="separate"/>
        </w:r>
        <w:r w:rsidR="001B3FD6">
          <w:rPr>
            <w:noProof/>
            <w:webHidden/>
          </w:rPr>
          <w:t>16</w:t>
        </w:r>
        <w:r w:rsidR="00726CCE">
          <w:rPr>
            <w:noProof/>
            <w:webHidden/>
          </w:rPr>
          <w:fldChar w:fldCharType="end"/>
        </w:r>
      </w:hyperlink>
    </w:p>
    <w:p w14:paraId="5AE9387C" w14:textId="7576F4F2" w:rsidR="00726CCE" w:rsidRDefault="00E564F0">
      <w:pPr>
        <w:pStyle w:val="TOC3"/>
        <w:rPr>
          <w:rFonts w:asciiTheme="minorHAnsi" w:eastAsiaTheme="minorEastAsia" w:hAnsiTheme="minorHAnsi" w:cstheme="minorBidi"/>
          <w:noProof/>
          <w:sz w:val="22"/>
          <w:szCs w:val="22"/>
        </w:rPr>
      </w:pPr>
      <w:hyperlink w:anchor="_Toc30498473" w:history="1">
        <w:r w:rsidR="00726CCE" w:rsidRPr="007A7D7C">
          <w:rPr>
            <w:rStyle w:val="Hyperlink"/>
            <w:noProof/>
          </w:rPr>
          <w:t>X.2.1 Authorization Option</w:t>
        </w:r>
        <w:r w:rsidR="00726CCE">
          <w:rPr>
            <w:noProof/>
            <w:webHidden/>
          </w:rPr>
          <w:tab/>
        </w:r>
        <w:r w:rsidR="00726CCE">
          <w:rPr>
            <w:noProof/>
            <w:webHidden/>
          </w:rPr>
          <w:fldChar w:fldCharType="begin"/>
        </w:r>
        <w:r w:rsidR="00726CCE">
          <w:rPr>
            <w:noProof/>
            <w:webHidden/>
          </w:rPr>
          <w:instrText xml:space="preserve"> PAGEREF _Toc30498473 \h </w:instrText>
        </w:r>
        <w:r w:rsidR="00726CCE">
          <w:rPr>
            <w:noProof/>
            <w:webHidden/>
          </w:rPr>
        </w:r>
        <w:r w:rsidR="00726CCE">
          <w:rPr>
            <w:noProof/>
            <w:webHidden/>
          </w:rPr>
          <w:fldChar w:fldCharType="separate"/>
        </w:r>
        <w:r w:rsidR="001B3FD6">
          <w:rPr>
            <w:noProof/>
            <w:webHidden/>
          </w:rPr>
          <w:t>16</w:t>
        </w:r>
        <w:r w:rsidR="00726CCE">
          <w:rPr>
            <w:noProof/>
            <w:webHidden/>
          </w:rPr>
          <w:fldChar w:fldCharType="end"/>
        </w:r>
      </w:hyperlink>
    </w:p>
    <w:p w14:paraId="4028DE6A" w14:textId="29CDE365" w:rsidR="00726CCE" w:rsidRDefault="00E564F0">
      <w:pPr>
        <w:pStyle w:val="TOC3"/>
        <w:rPr>
          <w:rFonts w:asciiTheme="minorHAnsi" w:eastAsiaTheme="minorEastAsia" w:hAnsiTheme="minorHAnsi" w:cstheme="minorBidi"/>
          <w:noProof/>
          <w:sz w:val="22"/>
          <w:szCs w:val="22"/>
        </w:rPr>
      </w:pPr>
      <w:hyperlink w:anchor="_Toc30498474" w:history="1">
        <w:r w:rsidR="00726CCE" w:rsidRPr="007A7D7C">
          <w:rPr>
            <w:rStyle w:val="Hyperlink"/>
            <w:noProof/>
          </w:rPr>
          <w:t>X.2.2 Consent Manager Option</w:t>
        </w:r>
        <w:r w:rsidR="00726CCE">
          <w:rPr>
            <w:noProof/>
            <w:webHidden/>
          </w:rPr>
          <w:tab/>
        </w:r>
        <w:r w:rsidR="00726CCE">
          <w:rPr>
            <w:noProof/>
            <w:webHidden/>
          </w:rPr>
          <w:fldChar w:fldCharType="begin"/>
        </w:r>
        <w:r w:rsidR="00726CCE">
          <w:rPr>
            <w:noProof/>
            <w:webHidden/>
          </w:rPr>
          <w:instrText xml:space="preserve"> PAGEREF _Toc30498474 \h </w:instrText>
        </w:r>
        <w:r w:rsidR="00726CCE">
          <w:rPr>
            <w:noProof/>
            <w:webHidden/>
          </w:rPr>
        </w:r>
        <w:r w:rsidR="00726CCE">
          <w:rPr>
            <w:noProof/>
            <w:webHidden/>
          </w:rPr>
          <w:fldChar w:fldCharType="separate"/>
        </w:r>
        <w:r w:rsidR="001B3FD6">
          <w:rPr>
            <w:noProof/>
            <w:webHidden/>
          </w:rPr>
          <w:t>16</w:t>
        </w:r>
        <w:r w:rsidR="00726CCE">
          <w:rPr>
            <w:noProof/>
            <w:webHidden/>
          </w:rPr>
          <w:fldChar w:fldCharType="end"/>
        </w:r>
      </w:hyperlink>
    </w:p>
    <w:p w14:paraId="7AE95B86" w14:textId="3761B9E0" w:rsidR="00726CCE" w:rsidRDefault="00E564F0">
      <w:pPr>
        <w:pStyle w:val="TOC3"/>
        <w:rPr>
          <w:rFonts w:asciiTheme="minorHAnsi" w:eastAsiaTheme="minorEastAsia" w:hAnsiTheme="minorHAnsi" w:cstheme="minorBidi"/>
          <w:noProof/>
          <w:sz w:val="22"/>
          <w:szCs w:val="22"/>
        </w:rPr>
      </w:pPr>
      <w:hyperlink w:anchor="_Toc30498475" w:history="1">
        <w:r w:rsidR="00726CCE" w:rsidRPr="007A7D7C">
          <w:rPr>
            <w:rStyle w:val="Hyperlink"/>
            <w:noProof/>
          </w:rPr>
          <w:t>X.2.3 PMIR Client Option</w:t>
        </w:r>
        <w:r w:rsidR="00726CCE">
          <w:rPr>
            <w:noProof/>
            <w:webHidden/>
          </w:rPr>
          <w:tab/>
        </w:r>
        <w:r w:rsidR="00726CCE">
          <w:rPr>
            <w:noProof/>
            <w:webHidden/>
          </w:rPr>
          <w:fldChar w:fldCharType="begin"/>
        </w:r>
        <w:r w:rsidR="00726CCE">
          <w:rPr>
            <w:noProof/>
            <w:webHidden/>
          </w:rPr>
          <w:instrText xml:space="preserve"> PAGEREF _Toc30498475 \h </w:instrText>
        </w:r>
        <w:r w:rsidR="00726CCE">
          <w:rPr>
            <w:noProof/>
            <w:webHidden/>
          </w:rPr>
        </w:r>
        <w:r w:rsidR="00726CCE">
          <w:rPr>
            <w:noProof/>
            <w:webHidden/>
          </w:rPr>
          <w:fldChar w:fldCharType="separate"/>
        </w:r>
        <w:r w:rsidR="001B3FD6">
          <w:rPr>
            <w:noProof/>
            <w:webHidden/>
          </w:rPr>
          <w:t>17</w:t>
        </w:r>
        <w:r w:rsidR="00726CCE">
          <w:rPr>
            <w:noProof/>
            <w:webHidden/>
          </w:rPr>
          <w:fldChar w:fldCharType="end"/>
        </w:r>
      </w:hyperlink>
    </w:p>
    <w:p w14:paraId="65692DC5" w14:textId="5E1B422E" w:rsidR="00726CCE" w:rsidRDefault="00E564F0">
      <w:pPr>
        <w:pStyle w:val="TOC3"/>
        <w:rPr>
          <w:rFonts w:asciiTheme="minorHAnsi" w:eastAsiaTheme="minorEastAsia" w:hAnsiTheme="minorHAnsi" w:cstheme="minorBidi"/>
          <w:noProof/>
          <w:sz w:val="22"/>
          <w:szCs w:val="22"/>
        </w:rPr>
      </w:pPr>
      <w:hyperlink w:anchor="_Toc30498476" w:history="1">
        <w:r w:rsidR="00726CCE" w:rsidRPr="007A7D7C">
          <w:rPr>
            <w:rStyle w:val="Hyperlink"/>
            <w:noProof/>
          </w:rPr>
          <w:t>X.2.4 SVCM Validation Option</w:t>
        </w:r>
        <w:r w:rsidR="00726CCE">
          <w:rPr>
            <w:noProof/>
            <w:webHidden/>
          </w:rPr>
          <w:tab/>
        </w:r>
        <w:r w:rsidR="00726CCE">
          <w:rPr>
            <w:noProof/>
            <w:webHidden/>
          </w:rPr>
          <w:fldChar w:fldCharType="begin"/>
        </w:r>
        <w:r w:rsidR="00726CCE">
          <w:rPr>
            <w:noProof/>
            <w:webHidden/>
          </w:rPr>
          <w:instrText xml:space="preserve"> PAGEREF _Toc30498476 \h </w:instrText>
        </w:r>
        <w:r w:rsidR="00726CCE">
          <w:rPr>
            <w:noProof/>
            <w:webHidden/>
          </w:rPr>
        </w:r>
        <w:r w:rsidR="00726CCE">
          <w:rPr>
            <w:noProof/>
            <w:webHidden/>
          </w:rPr>
          <w:fldChar w:fldCharType="separate"/>
        </w:r>
        <w:r w:rsidR="001B3FD6">
          <w:rPr>
            <w:noProof/>
            <w:webHidden/>
          </w:rPr>
          <w:t>17</w:t>
        </w:r>
        <w:r w:rsidR="00726CCE">
          <w:rPr>
            <w:noProof/>
            <w:webHidden/>
          </w:rPr>
          <w:fldChar w:fldCharType="end"/>
        </w:r>
      </w:hyperlink>
    </w:p>
    <w:p w14:paraId="0F0DD5C8" w14:textId="2380C32D" w:rsidR="00726CCE" w:rsidRDefault="00E564F0">
      <w:pPr>
        <w:pStyle w:val="TOC3"/>
        <w:rPr>
          <w:rFonts w:asciiTheme="minorHAnsi" w:eastAsiaTheme="minorEastAsia" w:hAnsiTheme="minorHAnsi" w:cstheme="minorBidi"/>
          <w:noProof/>
          <w:sz w:val="22"/>
          <w:szCs w:val="22"/>
        </w:rPr>
      </w:pPr>
      <w:hyperlink w:anchor="_Toc30498477" w:history="1">
        <w:r w:rsidR="00726CCE" w:rsidRPr="007A7D7C">
          <w:rPr>
            <w:rStyle w:val="Hyperlink"/>
            <w:noProof/>
          </w:rPr>
          <w:t>X.2.5 Author Reference Option</w:t>
        </w:r>
        <w:r w:rsidR="00726CCE">
          <w:rPr>
            <w:noProof/>
            <w:webHidden/>
          </w:rPr>
          <w:tab/>
        </w:r>
        <w:r w:rsidR="00726CCE">
          <w:rPr>
            <w:noProof/>
            <w:webHidden/>
          </w:rPr>
          <w:fldChar w:fldCharType="begin"/>
        </w:r>
        <w:r w:rsidR="00726CCE">
          <w:rPr>
            <w:noProof/>
            <w:webHidden/>
          </w:rPr>
          <w:instrText xml:space="preserve"> PAGEREF _Toc30498477 \h </w:instrText>
        </w:r>
        <w:r w:rsidR="00726CCE">
          <w:rPr>
            <w:noProof/>
            <w:webHidden/>
          </w:rPr>
        </w:r>
        <w:r w:rsidR="00726CCE">
          <w:rPr>
            <w:noProof/>
            <w:webHidden/>
          </w:rPr>
          <w:fldChar w:fldCharType="separate"/>
        </w:r>
        <w:r w:rsidR="001B3FD6">
          <w:rPr>
            <w:noProof/>
            <w:webHidden/>
          </w:rPr>
          <w:t>17</w:t>
        </w:r>
        <w:r w:rsidR="00726CCE">
          <w:rPr>
            <w:noProof/>
            <w:webHidden/>
          </w:rPr>
          <w:fldChar w:fldCharType="end"/>
        </w:r>
      </w:hyperlink>
    </w:p>
    <w:p w14:paraId="20CF0CC2" w14:textId="26481D66" w:rsidR="00726CCE" w:rsidRDefault="00E564F0">
      <w:pPr>
        <w:pStyle w:val="TOC2"/>
        <w:rPr>
          <w:rFonts w:asciiTheme="minorHAnsi" w:eastAsiaTheme="minorEastAsia" w:hAnsiTheme="minorHAnsi" w:cstheme="minorBidi"/>
          <w:noProof/>
          <w:sz w:val="22"/>
          <w:szCs w:val="22"/>
        </w:rPr>
      </w:pPr>
      <w:hyperlink w:anchor="_Toc30498478" w:history="1">
        <w:r w:rsidR="00726CCE" w:rsidRPr="007A7D7C">
          <w:rPr>
            <w:rStyle w:val="Hyperlink"/>
            <w:noProof/>
          </w:rPr>
          <w:t>X.3 MHDS Required Actor Groupings</w:t>
        </w:r>
        <w:r w:rsidR="00726CCE">
          <w:rPr>
            <w:noProof/>
            <w:webHidden/>
          </w:rPr>
          <w:tab/>
        </w:r>
        <w:r w:rsidR="00726CCE">
          <w:rPr>
            <w:noProof/>
            <w:webHidden/>
          </w:rPr>
          <w:fldChar w:fldCharType="begin"/>
        </w:r>
        <w:r w:rsidR="00726CCE">
          <w:rPr>
            <w:noProof/>
            <w:webHidden/>
          </w:rPr>
          <w:instrText xml:space="preserve"> PAGEREF _Toc30498478 \h </w:instrText>
        </w:r>
        <w:r w:rsidR="00726CCE">
          <w:rPr>
            <w:noProof/>
            <w:webHidden/>
          </w:rPr>
        </w:r>
        <w:r w:rsidR="00726CCE">
          <w:rPr>
            <w:noProof/>
            <w:webHidden/>
          </w:rPr>
          <w:fldChar w:fldCharType="separate"/>
        </w:r>
        <w:r w:rsidR="001B3FD6">
          <w:rPr>
            <w:noProof/>
            <w:webHidden/>
          </w:rPr>
          <w:t>17</w:t>
        </w:r>
        <w:r w:rsidR="00726CCE">
          <w:rPr>
            <w:noProof/>
            <w:webHidden/>
          </w:rPr>
          <w:fldChar w:fldCharType="end"/>
        </w:r>
      </w:hyperlink>
    </w:p>
    <w:p w14:paraId="422943AC" w14:textId="30D12AD7" w:rsidR="00726CCE" w:rsidRDefault="00E564F0">
      <w:pPr>
        <w:pStyle w:val="TOC2"/>
        <w:rPr>
          <w:rFonts w:asciiTheme="minorHAnsi" w:eastAsiaTheme="minorEastAsia" w:hAnsiTheme="minorHAnsi" w:cstheme="minorBidi"/>
          <w:noProof/>
          <w:sz w:val="22"/>
          <w:szCs w:val="22"/>
        </w:rPr>
      </w:pPr>
      <w:hyperlink w:anchor="_Toc30498479" w:history="1">
        <w:r w:rsidR="00726CCE" w:rsidRPr="007A7D7C">
          <w:rPr>
            <w:rStyle w:val="Hyperlink"/>
            <w:noProof/>
          </w:rPr>
          <w:t>X.4 MHDS Overview</w:t>
        </w:r>
        <w:r w:rsidR="00726CCE">
          <w:rPr>
            <w:noProof/>
            <w:webHidden/>
          </w:rPr>
          <w:tab/>
        </w:r>
        <w:r w:rsidR="00726CCE">
          <w:rPr>
            <w:noProof/>
            <w:webHidden/>
          </w:rPr>
          <w:fldChar w:fldCharType="begin"/>
        </w:r>
        <w:r w:rsidR="00726CCE">
          <w:rPr>
            <w:noProof/>
            <w:webHidden/>
          </w:rPr>
          <w:instrText xml:space="preserve"> PAGEREF _Toc30498479 \h </w:instrText>
        </w:r>
        <w:r w:rsidR="00726CCE">
          <w:rPr>
            <w:noProof/>
            <w:webHidden/>
          </w:rPr>
        </w:r>
        <w:r w:rsidR="00726CCE">
          <w:rPr>
            <w:noProof/>
            <w:webHidden/>
          </w:rPr>
          <w:fldChar w:fldCharType="separate"/>
        </w:r>
        <w:r w:rsidR="001B3FD6">
          <w:rPr>
            <w:noProof/>
            <w:webHidden/>
          </w:rPr>
          <w:t>18</w:t>
        </w:r>
        <w:r w:rsidR="00726CCE">
          <w:rPr>
            <w:noProof/>
            <w:webHidden/>
          </w:rPr>
          <w:fldChar w:fldCharType="end"/>
        </w:r>
      </w:hyperlink>
    </w:p>
    <w:p w14:paraId="4415E51E" w14:textId="620181AF" w:rsidR="00726CCE" w:rsidRDefault="00E564F0">
      <w:pPr>
        <w:pStyle w:val="TOC3"/>
        <w:rPr>
          <w:rFonts w:asciiTheme="minorHAnsi" w:eastAsiaTheme="minorEastAsia" w:hAnsiTheme="minorHAnsi" w:cstheme="minorBidi"/>
          <w:noProof/>
          <w:sz w:val="22"/>
          <w:szCs w:val="22"/>
        </w:rPr>
      </w:pPr>
      <w:hyperlink w:anchor="_Toc30498480" w:history="1">
        <w:r w:rsidR="00726CCE" w:rsidRPr="007A7D7C">
          <w:rPr>
            <w:rStyle w:val="Hyperlink"/>
            <w:bCs/>
            <w:noProof/>
          </w:rPr>
          <w:t>X.4.1 Overview</w:t>
        </w:r>
        <w:r w:rsidR="00726CCE">
          <w:rPr>
            <w:noProof/>
            <w:webHidden/>
          </w:rPr>
          <w:tab/>
        </w:r>
        <w:r w:rsidR="00726CCE">
          <w:rPr>
            <w:noProof/>
            <w:webHidden/>
          </w:rPr>
          <w:fldChar w:fldCharType="begin"/>
        </w:r>
        <w:r w:rsidR="00726CCE">
          <w:rPr>
            <w:noProof/>
            <w:webHidden/>
          </w:rPr>
          <w:instrText xml:space="preserve"> PAGEREF _Toc30498480 \h </w:instrText>
        </w:r>
        <w:r w:rsidR="00726CCE">
          <w:rPr>
            <w:noProof/>
            <w:webHidden/>
          </w:rPr>
        </w:r>
        <w:r w:rsidR="00726CCE">
          <w:rPr>
            <w:noProof/>
            <w:webHidden/>
          </w:rPr>
          <w:fldChar w:fldCharType="separate"/>
        </w:r>
        <w:r w:rsidR="001B3FD6">
          <w:rPr>
            <w:noProof/>
            <w:webHidden/>
          </w:rPr>
          <w:t>19</w:t>
        </w:r>
        <w:r w:rsidR="00726CCE">
          <w:rPr>
            <w:noProof/>
            <w:webHidden/>
          </w:rPr>
          <w:fldChar w:fldCharType="end"/>
        </w:r>
      </w:hyperlink>
    </w:p>
    <w:p w14:paraId="17037C41" w14:textId="0E06B634" w:rsidR="00726CCE" w:rsidRDefault="00E564F0">
      <w:pPr>
        <w:pStyle w:val="TOC3"/>
        <w:rPr>
          <w:rFonts w:asciiTheme="minorHAnsi" w:eastAsiaTheme="minorEastAsia" w:hAnsiTheme="minorHAnsi" w:cstheme="minorBidi"/>
          <w:noProof/>
          <w:sz w:val="22"/>
          <w:szCs w:val="22"/>
        </w:rPr>
      </w:pPr>
      <w:hyperlink w:anchor="_Toc30498481" w:history="1">
        <w:r w:rsidR="00726CCE" w:rsidRPr="007A7D7C">
          <w:rPr>
            <w:rStyle w:val="Hyperlink"/>
            <w:bCs/>
            <w:noProof/>
          </w:rPr>
          <w:t xml:space="preserve">X.4.2 </w:t>
        </w:r>
        <w:r w:rsidR="00726CCE" w:rsidRPr="007A7D7C">
          <w:rPr>
            <w:rStyle w:val="Hyperlink"/>
            <w:noProof/>
          </w:rPr>
          <w:t>Principles of IHE for Health Document Sharing</w:t>
        </w:r>
        <w:r w:rsidR="00726CCE">
          <w:rPr>
            <w:noProof/>
            <w:webHidden/>
          </w:rPr>
          <w:tab/>
        </w:r>
        <w:r w:rsidR="00726CCE">
          <w:rPr>
            <w:noProof/>
            <w:webHidden/>
          </w:rPr>
          <w:fldChar w:fldCharType="begin"/>
        </w:r>
        <w:r w:rsidR="00726CCE">
          <w:rPr>
            <w:noProof/>
            <w:webHidden/>
          </w:rPr>
          <w:instrText xml:space="preserve"> PAGEREF _Toc30498481 \h </w:instrText>
        </w:r>
        <w:r w:rsidR="00726CCE">
          <w:rPr>
            <w:noProof/>
            <w:webHidden/>
          </w:rPr>
        </w:r>
        <w:r w:rsidR="00726CCE">
          <w:rPr>
            <w:noProof/>
            <w:webHidden/>
          </w:rPr>
          <w:fldChar w:fldCharType="separate"/>
        </w:r>
        <w:r w:rsidR="001B3FD6">
          <w:rPr>
            <w:noProof/>
            <w:webHidden/>
          </w:rPr>
          <w:t>20</w:t>
        </w:r>
        <w:r w:rsidR="00726CCE">
          <w:rPr>
            <w:noProof/>
            <w:webHidden/>
          </w:rPr>
          <w:fldChar w:fldCharType="end"/>
        </w:r>
      </w:hyperlink>
    </w:p>
    <w:p w14:paraId="7BC2809B" w14:textId="7A633788" w:rsidR="00726CCE" w:rsidRDefault="00E564F0">
      <w:pPr>
        <w:pStyle w:val="TOC4"/>
        <w:rPr>
          <w:rFonts w:asciiTheme="minorHAnsi" w:eastAsiaTheme="minorEastAsia" w:hAnsiTheme="minorHAnsi" w:cstheme="minorBidi"/>
          <w:noProof/>
          <w:sz w:val="22"/>
          <w:szCs w:val="22"/>
        </w:rPr>
      </w:pPr>
      <w:hyperlink w:anchor="_Toc30498482" w:history="1">
        <w:r w:rsidR="00726CCE" w:rsidRPr="007A7D7C">
          <w:rPr>
            <w:rStyle w:val="Hyperlink"/>
            <w:noProof/>
          </w:rPr>
          <w:t>X.4.2.1 General IHE principles</w:t>
        </w:r>
        <w:r w:rsidR="00726CCE">
          <w:rPr>
            <w:noProof/>
            <w:webHidden/>
          </w:rPr>
          <w:tab/>
        </w:r>
        <w:r w:rsidR="00726CCE">
          <w:rPr>
            <w:noProof/>
            <w:webHidden/>
          </w:rPr>
          <w:fldChar w:fldCharType="begin"/>
        </w:r>
        <w:r w:rsidR="00726CCE">
          <w:rPr>
            <w:noProof/>
            <w:webHidden/>
          </w:rPr>
          <w:instrText xml:space="preserve"> PAGEREF _Toc30498482 \h </w:instrText>
        </w:r>
        <w:r w:rsidR="00726CCE">
          <w:rPr>
            <w:noProof/>
            <w:webHidden/>
          </w:rPr>
        </w:r>
        <w:r w:rsidR="00726CCE">
          <w:rPr>
            <w:noProof/>
            <w:webHidden/>
          </w:rPr>
          <w:fldChar w:fldCharType="separate"/>
        </w:r>
        <w:r w:rsidR="001B3FD6">
          <w:rPr>
            <w:noProof/>
            <w:webHidden/>
          </w:rPr>
          <w:t>20</w:t>
        </w:r>
        <w:r w:rsidR="00726CCE">
          <w:rPr>
            <w:noProof/>
            <w:webHidden/>
          </w:rPr>
          <w:fldChar w:fldCharType="end"/>
        </w:r>
      </w:hyperlink>
    </w:p>
    <w:p w14:paraId="6FCCC6F2" w14:textId="3635747A" w:rsidR="00726CCE" w:rsidRDefault="00E564F0">
      <w:pPr>
        <w:pStyle w:val="TOC4"/>
        <w:rPr>
          <w:rFonts w:asciiTheme="minorHAnsi" w:eastAsiaTheme="minorEastAsia" w:hAnsiTheme="minorHAnsi" w:cstheme="minorBidi"/>
          <w:noProof/>
          <w:sz w:val="22"/>
          <w:szCs w:val="22"/>
        </w:rPr>
      </w:pPr>
      <w:hyperlink w:anchor="_Toc30498483" w:history="1">
        <w:r w:rsidR="00726CCE" w:rsidRPr="007A7D7C">
          <w:rPr>
            <w:rStyle w:val="Hyperlink"/>
            <w:noProof/>
          </w:rPr>
          <w:t>X.4.2.2 Document Sharing Governance</w:t>
        </w:r>
        <w:r w:rsidR="00726CCE">
          <w:rPr>
            <w:noProof/>
            <w:webHidden/>
          </w:rPr>
          <w:tab/>
        </w:r>
        <w:r w:rsidR="00726CCE">
          <w:rPr>
            <w:noProof/>
            <w:webHidden/>
          </w:rPr>
          <w:fldChar w:fldCharType="begin"/>
        </w:r>
        <w:r w:rsidR="00726CCE">
          <w:rPr>
            <w:noProof/>
            <w:webHidden/>
          </w:rPr>
          <w:instrText xml:space="preserve"> PAGEREF _Toc30498483 \h </w:instrText>
        </w:r>
        <w:r w:rsidR="00726CCE">
          <w:rPr>
            <w:noProof/>
            <w:webHidden/>
          </w:rPr>
        </w:r>
        <w:r w:rsidR="00726CCE">
          <w:rPr>
            <w:noProof/>
            <w:webHidden/>
          </w:rPr>
          <w:fldChar w:fldCharType="separate"/>
        </w:r>
        <w:r w:rsidR="001B3FD6">
          <w:rPr>
            <w:noProof/>
            <w:webHidden/>
          </w:rPr>
          <w:t>21</w:t>
        </w:r>
        <w:r w:rsidR="00726CCE">
          <w:rPr>
            <w:noProof/>
            <w:webHidden/>
          </w:rPr>
          <w:fldChar w:fldCharType="end"/>
        </w:r>
      </w:hyperlink>
    </w:p>
    <w:p w14:paraId="1DF92FDF" w14:textId="09CE8D4A" w:rsidR="00726CCE" w:rsidRDefault="00E564F0">
      <w:pPr>
        <w:pStyle w:val="TOC4"/>
        <w:rPr>
          <w:rFonts w:asciiTheme="minorHAnsi" w:eastAsiaTheme="minorEastAsia" w:hAnsiTheme="minorHAnsi" w:cstheme="minorBidi"/>
          <w:noProof/>
          <w:sz w:val="22"/>
          <w:szCs w:val="22"/>
        </w:rPr>
      </w:pPr>
      <w:hyperlink w:anchor="_Toc30498484" w:history="1">
        <w:r w:rsidR="00726CCE" w:rsidRPr="007A7D7C">
          <w:rPr>
            <w:rStyle w:val="Hyperlink"/>
            <w:noProof/>
          </w:rPr>
          <w:t>X.4.2.3 Distinction between Documents and Messages</w:t>
        </w:r>
        <w:r w:rsidR="00726CCE">
          <w:rPr>
            <w:noProof/>
            <w:webHidden/>
          </w:rPr>
          <w:tab/>
        </w:r>
        <w:r w:rsidR="00726CCE">
          <w:rPr>
            <w:noProof/>
            <w:webHidden/>
          </w:rPr>
          <w:fldChar w:fldCharType="begin"/>
        </w:r>
        <w:r w:rsidR="00726CCE">
          <w:rPr>
            <w:noProof/>
            <w:webHidden/>
          </w:rPr>
          <w:instrText xml:space="preserve"> PAGEREF _Toc30498484 \h </w:instrText>
        </w:r>
        <w:r w:rsidR="00726CCE">
          <w:rPr>
            <w:noProof/>
            <w:webHidden/>
          </w:rPr>
        </w:r>
        <w:r w:rsidR="00726CCE">
          <w:rPr>
            <w:noProof/>
            <w:webHidden/>
          </w:rPr>
          <w:fldChar w:fldCharType="separate"/>
        </w:r>
        <w:r w:rsidR="001B3FD6">
          <w:rPr>
            <w:noProof/>
            <w:webHidden/>
          </w:rPr>
          <w:t>22</w:t>
        </w:r>
        <w:r w:rsidR="00726CCE">
          <w:rPr>
            <w:noProof/>
            <w:webHidden/>
          </w:rPr>
          <w:fldChar w:fldCharType="end"/>
        </w:r>
      </w:hyperlink>
    </w:p>
    <w:p w14:paraId="7BAE3E86" w14:textId="7D5F3928" w:rsidR="00726CCE" w:rsidRDefault="00E564F0">
      <w:pPr>
        <w:pStyle w:val="TOC4"/>
        <w:rPr>
          <w:rFonts w:asciiTheme="minorHAnsi" w:eastAsiaTheme="minorEastAsia" w:hAnsiTheme="minorHAnsi" w:cstheme="minorBidi"/>
          <w:noProof/>
          <w:sz w:val="22"/>
          <w:szCs w:val="22"/>
        </w:rPr>
      </w:pPr>
      <w:hyperlink w:anchor="_Toc30498485" w:history="1">
        <w:r w:rsidR="00726CCE" w:rsidRPr="007A7D7C">
          <w:rPr>
            <w:rStyle w:val="Hyperlink"/>
            <w:noProof/>
          </w:rPr>
          <w:t>X.4.2.4 Longitudinal Patient Record</w:t>
        </w:r>
        <w:r w:rsidR="00726CCE">
          <w:rPr>
            <w:noProof/>
            <w:webHidden/>
          </w:rPr>
          <w:tab/>
        </w:r>
        <w:r w:rsidR="00726CCE">
          <w:rPr>
            <w:noProof/>
            <w:webHidden/>
          </w:rPr>
          <w:fldChar w:fldCharType="begin"/>
        </w:r>
        <w:r w:rsidR="00726CCE">
          <w:rPr>
            <w:noProof/>
            <w:webHidden/>
          </w:rPr>
          <w:instrText xml:space="preserve"> PAGEREF _Toc30498485 \h </w:instrText>
        </w:r>
        <w:r w:rsidR="00726CCE">
          <w:rPr>
            <w:noProof/>
            <w:webHidden/>
          </w:rPr>
        </w:r>
        <w:r w:rsidR="00726CCE">
          <w:rPr>
            <w:noProof/>
            <w:webHidden/>
          </w:rPr>
          <w:fldChar w:fldCharType="separate"/>
        </w:r>
        <w:r w:rsidR="001B3FD6">
          <w:rPr>
            <w:noProof/>
            <w:webHidden/>
          </w:rPr>
          <w:t>22</w:t>
        </w:r>
        <w:r w:rsidR="00726CCE">
          <w:rPr>
            <w:noProof/>
            <w:webHidden/>
          </w:rPr>
          <w:fldChar w:fldCharType="end"/>
        </w:r>
      </w:hyperlink>
    </w:p>
    <w:p w14:paraId="66A18394" w14:textId="302F038C" w:rsidR="00726CCE" w:rsidRDefault="00E564F0">
      <w:pPr>
        <w:pStyle w:val="TOC4"/>
        <w:rPr>
          <w:rFonts w:asciiTheme="minorHAnsi" w:eastAsiaTheme="minorEastAsia" w:hAnsiTheme="minorHAnsi" w:cstheme="minorBidi"/>
          <w:noProof/>
          <w:sz w:val="22"/>
          <w:szCs w:val="22"/>
        </w:rPr>
      </w:pPr>
      <w:hyperlink w:anchor="_Toc30498486" w:history="1">
        <w:r w:rsidR="00726CCE" w:rsidRPr="007A7D7C">
          <w:rPr>
            <w:rStyle w:val="Hyperlink"/>
            <w:noProof/>
          </w:rPr>
          <w:t>X.4.2.5 Use of Documents</w:t>
        </w:r>
        <w:r w:rsidR="00726CCE">
          <w:rPr>
            <w:noProof/>
            <w:webHidden/>
          </w:rPr>
          <w:tab/>
        </w:r>
        <w:r w:rsidR="00726CCE">
          <w:rPr>
            <w:noProof/>
            <w:webHidden/>
          </w:rPr>
          <w:fldChar w:fldCharType="begin"/>
        </w:r>
        <w:r w:rsidR="00726CCE">
          <w:rPr>
            <w:noProof/>
            <w:webHidden/>
          </w:rPr>
          <w:instrText xml:space="preserve"> PAGEREF _Toc30498486 \h </w:instrText>
        </w:r>
        <w:r w:rsidR="00726CCE">
          <w:rPr>
            <w:noProof/>
            <w:webHidden/>
          </w:rPr>
        </w:r>
        <w:r w:rsidR="00726CCE">
          <w:rPr>
            <w:noProof/>
            <w:webHidden/>
          </w:rPr>
          <w:fldChar w:fldCharType="separate"/>
        </w:r>
        <w:r w:rsidR="001B3FD6">
          <w:rPr>
            <w:noProof/>
            <w:webHidden/>
          </w:rPr>
          <w:t>23</w:t>
        </w:r>
        <w:r w:rsidR="00726CCE">
          <w:rPr>
            <w:noProof/>
            <w:webHidden/>
          </w:rPr>
          <w:fldChar w:fldCharType="end"/>
        </w:r>
      </w:hyperlink>
    </w:p>
    <w:p w14:paraId="5D41A9FE" w14:textId="0C2D7B52" w:rsidR="00726CCE" w:rsidRDefault="00E564F0">
      <w:pPr>
        <w:pStyle w:val="TOC4"/>
        <w:rPr>
          <w:rFonts w:asciiTheme="minorHAnsi" w:eastAsiaTheme="minorEastAsia" w:hAnsiTheme="minorHAnsi" w:cstheme="minorBidi"/>
          <w:noProof/>
          <w:sz w:val="22"/>
          <w:szCs w:val="22"/>
        </w:rPr>
      </w:pPr>
      <w:hyperlink w:anchor="_Toc30498487" w:history="1">
        <w:r w:rsidR="00726CCE" w:rsidRPr="007A7D7C">
          <w:rPr>
            <w:rStyle w:val="Hyperlink"/>
            <w:noProof/>
          </w:rPr>
          <w:t>X.4.2.6 Value of Metadata</w:t>
        </w:r>
        <w:r w:rsidR="00726CCE">
          <w:rPr>
            <w:noProof/>
            <w:webHidden/>
          </w:rPr>
          <w:tab/>
        </w:r>
        <w:r w:rsidR="00726CCE">
          <w:rPr>
            <w:noProof/>
            <w:webHidden/>
          </w:rPr>
          <w:fldChar w:fldCharType="begin"/>
        </w:r>
        <w:r w:rsidR="00726CCE">
          <w:rPr>
            <w:noProof/>
            <w:webHidden/>
          </w:rPr>
          <w:instrText xml:space="preserve"> PAGEREF _Toc30498487 \h </w:instrText>
        </w:r>
        <w:r w:rsidR="00726CCE">
          <w:rPr>
            <w:noProof/>
            <w:webHidden/>
          </w:rPr>
        </w:r>
        <w:r w:rsidR="00726CCE">
          <w:rPr>
            <w:noProof/>
            <w:webHidden/>
          </w:rPr>
          <w:fldChar w:fldCharType="separate"/>
        </w:r>
        <w:r w:rsidR="001B3FD6">
          <w:rPr>
            <w:noProof/>
            <w:webHidden/>
          </w:rPr>
          <w:t>24</w:t>
        </w:r>
        <w:r w:rsidR="00726CCE">
          <w:rPr>
            <w:noProof/>
            <w:webHidden/>
          </w:rPr>
          <w:fldChar w:fldCharType="end"/>
        </w:r>
      </w:hyperlink>
    </w:p>
    <w:p w14:paraId="3B235E53" w14:textId="55DF0CBF" w:rsidR="00726CCE" w:rsidRDefault="00E564F0">
      <w:pPr>
        <w:pStyle w:val="TOC4"/>
        <w:rPr>
          <w:rFonts w:asciiTheme="minorHAnsi" w:eastAsiaTheme="minorEastAsia" w:hAnsiTheme="minorHAnsi" w:cstheme="minorBidi"/>
          <w:noProof/>
          <w:sz w:val="22"/>
          <w:szCs w:val="22"/>
        </w:rPr>
      </w:pPr>
      <w:hyperlink w:anchor="_Toc30498488" w:history="1">
        <w:r w:rsidR="00726CCE" w:rsidRPr="007A7D7C">
          <w:rPr>
            <w:rStyle w:val="Hyperlink"/>
            <w:noProof/>
          </w:rPr>
          <w:t>X.4.2.6 Document Relationships</w:t>
        </w:r>
        <w:r w:rsidR="00726CCE">
          <w:rPr>
            <w:noProof/>
            <w:webHidden/>
          </w:rPr>
          <w:tab/>
        </w:r>
        <w:r w:rsidR="00726CCE">
          <w:rPr>
            <w:noProof/>
            <w:webHidden/>
          </w:rPr>
          <w:fldChar w:fldCharType="begin"/>
        </w:r>
        <w:r w:rsidR="00726CCE">
          <w:rPr>
            <w:noProof/>
            <w:webHidden/>
          </w:rPr>
          <w:instrText xml:space="preserve"> PAGEREF _Toc30498488 \h </w:instrText>
        </w:r>
        <w:r w:rsidR="00726CCE">
          <w:rPr>
            <w:noProof/>
            <w:webHidden/>
          </w:rPr>
        </w:r>
        <w:r w:rsidR="00726CCE">
          <w:rPr>
            <w:noProof/>
            <w:webHidden/>
          </w:rPr>
          <w:fldChar w:fldCharType="separate"/>
        </w:r>
        <w:r w:rsidR="001B3FD6">
          <w:rPr>
            <w:noProof/>
            <w:webHidden/>
          </w:rPr>
          <w:t>25</w:t>
        </w:r>
        <w:r w:rsidR="00726CCE">
          <w:rPr>
            <w:noProof/>
            <w:webHidden/>
          </w:rPr>
          <w:fldChar w:fldCharType="end"/>
        </w:r>
      </w:hyperlink>
    </w:p>
    <w:p w14:paraId="56E662F4" w14:textId="28B4A8CC" w:rsidR="00726CCE" w:rsidRDefault="00E564F0">
      <w:pPr>
        <w:pStyle w:val="TOC4"/>
        <w:rPr>
          <w:rFonts w:asciiTheme="minorHAnsi" w:eastAsiaTheme="minorEastAsia" w:hAnsiTheme="minorHAnsi" w:cstheme="minorBidi"/>
          <w:noProof/>
          <w:sz w:val="22"/>
          <w:szCs w:val="22"/>
        </w:rPr>
      </w:pPr>
      <w:hyperlink w:anchor="_Toc30498489" w:history="1">
        <w:r w:rsidR="00726CCE" w:rsidRPr="007A7D7C">
          <w:rPr>
            <w:rStyle w:val="Hyperlink"/>
            <w:noProof/>
          </w:rPr>
          <w:t>X.4.2.8 Document Sharing Models</w:t>
        </w:r>
        <w:r w:rsidR="00726CCE">
          <w:rPr>
            <w:noProof/>
            <w:webHidden/>
          </w:rPr>
          <w:tab/>
        </w:r>
        <w:r w:rsidR="00726CCE">
          <w:rPr>
            <w:noProof/>
            <w:webHidden/>
          </w:rPr>
          <w:fldChar w:fldCharType="begin"/>
        </w:r>
        <w:r w:rsidR="00726CCE">
          <w:rPr>
            <w:noProof/>
            <w:webHidden/>
          </w:rPr>
          <w:instrText xml:space="preserve"> PAGEREF _Toc30498489 \h </w:instrText>
        </w:r>
        <w:r w:rsidR="00726CCE">
          <w:rPr>
            <w:noProof/>
            <w:webHidden/>
          </w:rPr>
        </w:r>
        <w:r w:rsidR="00726CCE">
          <w:rPr>
            <w:noProof/>
            <w:webHidden/>
          </w:rPr>
          <w:fldChar w:fldCharType="separate"/>
        </w:r>
        <w:r w:rsidR="001B3FD6">
          <w:rPr>
            <w:noProof/>
            <w:webHidden/>
          </w:rPr>
          <w:t>26</w:t>
        </w:r>
        <w:r w:rsidR="00726CCE">
          <w:rPr>
            <w:noProof/>
            <w:webHidden/>
          </w:rPr>
          <w:fldChar w:fldCharType="end"/>
        </w:r>
      </w:hyperlink>
    </w:p>
    <w:p w14:paraId="5F6F0B72" w14:textId="6C73AD7A" w:rsidR="00726CCE" w:rsidRDefault="00E564F0">
      <w:pPr>
        <w:pStyle w:val="TOC4"/>
        <w:rPr>
          <w:rFonts w:asciiTheme="minorHAnsi" w:eastAsiaTheme="minorEastAsia" w:hAnsiTheme="minorHAnsi" w:cstheme="minorBidi"/>
          <w:noProof/>
          <w:sz w:val="22"/>
          <w:szCs w:val="22"/>
        </w:rPr>
      </w:pPr>
      <w:hyperlink w:anchor="_Toc30498490" w:history="1">
        <w:r w:rsidR="00726CCE" w:rsidRPr="007A7D7C">
          <w:rPr>
            <w:rStyle w:val="Hyperlink"/>
            <w:noProof/>
          </w:rPr>
          <w:t>X.4.2.9 Patient Identity Management</w:t>
        </w:r>
        <w:r w:rsidR="00726CCE">
          <w:rPr>
            <w:noProof/>
            <w:webHidden/>
          </w:rPr>
          <w:tab/>
        </w:r>
        <w:r w:rsidR="00726CCE">
          <w:rPr>
            <w:noProof/>
            <w:webHidden/>
          </w:rPr>
          <w:fldChar w:fldCharType="begin"/>
        </w:r>
        <w:r w:rsidR="00726CCE">
          <w:rPr>
            <w:noProof/>
            <w:webHidden/>
          </w:rPr>
          <w:instrText xml:space="preserve"> PAGEREF _Toc30498490 \h </w:instrText>
        </w:r>
        <w:r w:rsidR="00726CCE">
          <w:rPr>
            <w:noProof/>
            <w:webHidden/>
          </w:rPr>
        </w:r>
        <w:r w:rsidR="00726CCE">
          <w:rPr>
            <w:noProof/>
            <w:webHidden/>
          </w:rPr>
          <w:fldChar w:fldCharType="separate"/>
        </w:r>
        <w:r w:rsidR="001B3FD6">
          <w:rPr>
            <w:noProof/>
            <w:webHidden/>
          </w:rPr>
          <w:t>26</w:t>
        </w:r>
        <w:r w:rsidR="00726CCE">
          <w:rPr>
            <w:noProof/>
            <w:webHidden/>
          </w:rPr>
          <w:fldChar w:fldCharType="end"/>
        </w:r>
      </w:hyperlink>
    </w:p>
    <w:p w14:paraId="42170854" w14:textId="04C71F0C" w:rsidR="00726CCE" w:rsidRDefault="00E564F0">
      <w:pPr>
        <w:pStyle w:val="TOC4"/>
        <w:rPr>
          <w:rFonts w:asciiTheme="minorHAnsi" w:eastAsiaTheme="minorEastAsia" w:hAnsiTheme="minorHAnsi" w:cstheme="minorBidi"/>
          <w:noProof/>
          <w:sz w:val="22"/>
          <w:szCs w:val="22"/>
        </w:rPr>
      </w:pPr>
      <w:hyperlink w:anchor="_Toc30498491" w:history="1">
        <w:r w:rsidR="00726CCE" w:rsidRPr="007A7D7C">
          <w:rPr>
            <w:rStyle w:val="Hyperlink"/>
            <w:noProof/>
          </w:rPr>
          <w:t>X.4.2.10 Locating sharing partners</w:t>
        </w:r>
        <w:r w:rsidR="00726CCE">
          <w:rPr>
            <w:noProof/>
            <w:webHidden/>
          </w:rPr>
          <w:tab/>
        </w:r>
        <w:r w:rsidR="00726CCE">
          <w:rPr>
            <w:noProof/>
            <w:webHidden/>
          </w:rPr>
          <w:fldChar w:fldCharType="begin"/>
        </w:r>
        <w:r w:rsidR="00726CCE">
          <w:rPr>
            <w:noProof/>
            <w:webHidden/>
          </w:rPr>
          <w:instrText xml:space="preserve"> PAGEREF _Toc30498491 \h </w:instrText>
        </w:r>
        <w:r w:rsidR="00726CCE">
          <w:rPr>
            <w:noProof/>
            <w:webHidden/>
          </w:rPr>
        </w:r>
        <w:r w:rsidR="00726CCE">
          <w:rPr>
            <w:noProof/>
            <w:webHidden/>
          </w:rPr>
          <w:fldChar w:fldCharType="separate"/>
        </w:r>
        <w:r w:rsidR="001B3FD6">
          <w:rPr>
            <w:noProof/>
            <w:webHidden/>
          </w:rPr>
          <w:t>27</w:t>
        </w:r>
        <w:r w:rsidR="00726CCE">
          <w:rPr>
            <w:noProof/>
            <w:webHidden/>
          </w:rPr>
          <w:fldChar w:fldCharType="end"/>
        </w:r>
      </w:hyperlink>
    </w:p>
    <w:p w14:paraId="08A75849" w14:textId="1E747254" w:rsidR="00726CCE" w:rsidRDefault="00E564F0">
      <w:pPr>
        <w:pStyle w:val="TOC4"/>
        <w:rPr>
          <w:rFonts w:asciiTheme="minorHAnsi" w:eastAsiaTheme="minorEastAsia" w:hAnsiTheme="minorHAnsi" w:cstheme="minorBidi"/>
          <w:noProof/>
          <w:sz w:val="22"/>
          <w:szCs w:val="22"/>
        </w:rPr>
      </w:pPr>
      <w:hyperlink w:anchor="_Toc30498492" w:history="1">
        <w:r w:rsidR="00726CCE" w:rsidRPr="007A7D7C">
          <w:rPr>
            <w:rStyle w:val="Hyperlink"/>
            <w:noProof/>
          </w:rPr>
          <w:t>X.4.2.11 Security/Privacy</w:t>
        </w:r>
        <w:r w:rsidR="00726CCE">
          <w:rPr>
            <w:noProof/>
            <w:webHidden/>
          </w:rPr>
          <w:tab/>
        </w:r>
        <w:r w:rsidR="00726CCE">
          <w:rPr>
            <w:noProof/>
            <w:webHidden/>
          </w:rPr>
          <w:fldChar w:fldCharType="begin"/>
        </w:r>
        <w:r w:rsidR="00726CCE">
          <w:rPr>
            <w:noProof/>
            <w:webHidden/>
          </w:rPr>
          <w:instrText xml:space="preserve"> PAGEREF _Toc30498492 \h </w:instrText>
        </w:r>
        <w:r w:rsidR="00726CCE">
          <w:rPr>
            <w:noProof/>
            <w:webHidden/>
          </w:rPr>
        </w:r>
        <w:r w:rsidR="00726CCE">
          <w:rPr>
            <w:noProof/>
            <w:webHidden/>
          </w:rPr>
          <w:fldChar w:fldCharType="separate"/>
        </w:r>
        <w:r w:rsidR="001B3FD6">
          <w:rPr>
            <w:noProof/>
            <w:webHidden/>
          </w:rPr>
          <w:t>27</w:t>
        </w:r>
        <w:r w:rsidR="00726CCE">
          <w:rPr>
            <w:noProof/>
            <w:webHidden/>
          </w:rPr>
          <w:fldChar w:fldCharType="end"/>
        </w:r>
      </w:hyperlink>
    </w:p>
    <w:p w14:paraId="16F28CDD" w14:textId="24BAAD5A" w:rsidR="00726CCE" w:rsidRDefault="00E564F0">
      <w:pPr>
        <w:pStyle w:val="TOC3"/>
        <w:rPr>
          <w:rFonts w:asciiTheme="minorHAnsi" w:eastAsiaTheme="minorEastAsia" w:hAnsiTheme="minorHAnsi" w:cstheme="minorBidi"/>
          <w:noProof/>
          <w:sz w:val="22"/>
          <w:szCs w:val="22"/>
        </w:rPr>
      </w:pPr>
      <w:hyperlink w:anchor="_Toc30498493" w:history="1">
        <w:r w:rsidR="00726CCE" w:rsidRPr="007A7D7C">
          <w:rPr>
            <w:rStyle w:val="Hyperlink"/>
            <w:noProof/>
          </w:rPr>
          <w:t>X.4.3 Document sharing profiles</w:t>
        </w:r>
        <w:r w:rsidR="00726CCE">
          <w:rPr>
            <w:noProof/>
            <w:webHidden/>
          </w:rPr>
          <w:tab/>
        </w:r>
        <w:r w:rsidR="00726CCE">
          <w:rPr>
            <w:noProof/>
            <w:webHidden/>
          </w:rPr>
          <w:fldChar w:fldCharType="begin"/>
        </w:r>
        <w:r w:rsidR="00726CCE">
          <w:rPr>
            <w:noProof/>
            <w:webHidden/>
          </w:rPr>
          <w:instrText xml:space="preserve"> PAGEREF _Toc30498493 \h </w:instrText>
        </w:r>
        <w:r w:rsidR="00726CCE">
          <w:rPr>
            <w:noProof/>
            <w:webHidden/>
          </w:rPr>
        </w:r>
        <w:r w:rsidR="00726CCE">
          <w:rPr>
            <w:noProof/>
            <w:webHidden/>
          </w:rPr>
          <w:fldChar w:fldCharType="separate"/>
        </w:r>
        <w:r w:rsidR="001B3FD6">
          <w:rPr>
            <w:noProof/>
            <w:webHidden/>
          </w:rPr>
          <w:t>28</w:t>
        </w:r>
        <w:r w:rsidR="00726CCE">
          <w:rPr>
            <w:noProof/>
            <w:webHidden/>
          </w:rPr>
          <w:fldChar w:fldCharType="end"/>
        </w:r>
      </w:hyperlink>
    </w:p>
    <w:p w14:paraId="7212B16E" w14:textId="4F542F8B" w:rsidR="00726CCE" w:rsidRDefault="00E564F0">
      <w:pPr>
        <w:pStyle w:val="TOC4"/>
        <w:rPr>
          <w:rFonts w:asciiTheme="minorHAnsi" w:eastAsiaTheme="minorEastAsia" w:hAnsiTheme="minorHAnsi" w:cstheme="minorBidi"/>
          <w:noProof/>
          <w:sz w:val="22"/>
          <w:szCs w:val="22"/>
        </w:rPr>
      </w:pPr>
      <w:hyperlink w:anchor="_Toc30498494" w:history="1">
        <w:r w:rsidR="00726CCE" w:rsidRPr="007A7D7C">
          <w:rPr>
            <w:rStyle w:val="Hyperlink"/>
            <w:noProof/>
          </w:rPr>
          <w:t>X.4.3.1 Direct Push</w:t>
        </w:r>
        <w:r w:rsidR="00726CCE">
          <w:rPr>
            <w:noProof/>
            <w:webHidden/>
          </w:rPr>
          <w:tab/>
        </w:r>
        <w:r w:rsidR="00726CCE">
          <w:rPr>
            <w:noProof/>
            <w:webHidden/>
          </w:rPr>
          <w:fldChar w:fldCharType="begin"/>
        </w:r>
        <w:r w:rsidR="00726CCE">
          <w:rPr>
            <w:noProof/>
            <w:webHidden/>
          </w:rPr>
          <w:instrText xml:space="preserve"> PAGEREF _Toc30498494 \h </w:instrText>
        </w:r>
        <w:r w:rsidR="00726CCE">
          <w:rPr>
            <w:noProof/>
            <w:webHidden/>
          </w:rPr>
        </w:r>
        <w:r w:rsidR="00726CCE">
          <w:rPr>
            <w:noProof/>
            <w:webHidden/>
          </w:rPr>
          <w:fldChar w:fldCharType="separate"/>
        </w:r>
        <w:r w:rsidR="001B3FD6">
          <w:rPr>
            <w:noProof/>
            <w:webHidden/>
          </w:rPr>
          <w:t>29</w:t>
        </w:r>
        <w:r w:rsidR="00726CCE">
          <w:rPr>
            <w:noProof/>
            <w:webHidden/>
          </w:rPr>
          <w:fldChar w:fldCharType="end"/>
        </w:r>
      </w:hyperlink>
    </w:p>
    <w:p w14:paraId="522DBD2D" w14:textId="751B220A" w:rsidR="00726CCE" w:rsidRDefault="00E564F0">
      <w:pPr>
        <w:pStyle w:val="TOC4"/>
        <w:rPr>
          <w:rFonts w:asciiTheme="minorHAnsi" w:eastAsiaTheme="minorEastAsia" w:hAnsiTheme="minorHAnsi" w:cstheme="minorBidi"/>
          <w:noProof/>
          <w:sz w:val="22"/>
          <w:szCs w:val="22"/>
        </w:rPr>
      </w:pPr>
      <w:hyperlink w:anchor="_Toc30498495" w:history="1">
        <w:r w:rsidR="00726CCE" w:rsidRPr="007A7D7C">
          <w:rPr>
            <w:rStyle w:val="Hyperlink"/>
            <w:noProof/>
          </w:rPr>
          <w:t>X.4.3.2 MHDS based Centralized Discovery and Retrieve</w:t>
        </w:r>
        <w:r w:rsidR="00726CCE">
          <w:rPr>
            <w:noProof/>
            <w:webHidden/>
          </w:rPr>
          <w:tab/>
        </w:r>
        <w:r w:rsidR="00726CCE">
          <w:rPr>
            <w:noProof/>
            <w:webHidden/>
          </w:rPr>
          <w:fldChar w:fldCharType="begin"/>
        </w:r>
        <w:r w:rsidR="00726CCE">
          <w:rPr>
            <w:noProof/>
            <w:webHidden/>
          </w:rPr>
          <w:instrText xml:space="preserve"> PAGEREF _Toc30498495 \h </w:instrText>
        </w:r>
        <w:r w:rsidR="00726CCE">
          <w:rPr>
            <w:noProof/>
            <w:webHidden/>
          </w:rPr>
        </w:r>
        <w:r w:rsidR="00726CCE">
          <w:rPr>
            <w:noProof/>
            <w:webHidden/>
          </w:rPr>
          <w:fldChar w:fldCharType="separate"/>
        </w:r>
        <w:r w:rsidR="001B3FD6">
          <w:rPr>
            <w:noProof/>
            <w:webHidden/>
          </w:rPr>
          <w:t>29</w:t>
        </w:r>
        <w:r w:rsidR="00726CCE">
          <w:rPr>
            <w:noProof/>
            <w:webHidden/>
          </w:rPr>
          <w:fldChar w:fldCharType="end"/>
        </w:r>
      </w:hyperlink>
    </w:p>
    <w:p w14:paraId="3FBF36B2" w14:textId="6AF6ECC5" w:rsidR="00726CCE" w:rsidRDefault="00E564F0">
      <w:pPr>
        <w:pStyle w:val="TOC5"/>
        <w:rPr>
          <w:rFonts w:asciiTheme="minorHAnsi" w:eastAsiaTheme="minorEastAsia" w:hAnsiTheme="minorHAnsi" w:cstheme="minorBidi"/>
          <w:noProof/>
          <w:sz w:val="22"/>
          <w:szCs w:val="22"/>
        </w:rPr>
      </w:pPr>
      <w:hyperlink w:anchor="_Toc30498496" w:history="1">
        <w:r w:rsidR="00726CCE" w:rsidRPr="007A7D7C">
          <w:rPr>
            <w:rStyle w:val="Hyperlink"/>
            <w:noProof/>
          </w:rPr>
          <w:t>X.4.3.2.1 Document Publishing</w:t>
        </w:r>
        <w:r w:rsidR="00726CCE">
          <w:rPr>
            <w:noProof/>
            <w:webHidden/>
          </w:rPr>
          <w:tab/>
        </w:r>
        <w:r w:rsidR="00726CCE">
          <w:rPr>
            <w:noProof/>
            <w:webHidden/>
          </w:rPr>
          <w:fldChar w:fldCharType="begin"/>
        </w:r>
        <w:r w:rsidR="00726CCE">
          <w:rPr>
            <w:noProof/>
            <w:webHidden/>
          </w:rPr>
          <w:instrText xml:space="preserve"> PAGEREF _Toc30498496 \h </w:instrText>
        </w:r>
        <w:r w:rsidR="00726CCE">
          <w:rPr>
            <w:noProof/>
            <w:webHidden/>
          </w:rPr>
        </w:r>
        <w:r w:rsidR="00726CCE">
          <w:rPr>
            <w:noProof/>
            <w:webHidden/>
          </w:rPr>
          <w:fldChar w:fldCharType="separate"/>
        </w:r>
        <w:r w:rsidR="001B3FD6">
          <w:rPr>
            <w:noProof/>
            <w:webHidden/>
          </w:rPr>
          <w:t>29</w:t>
        </w:r>
        <w:r w:rsidR="00726CCE">
          <w:rPr>
            <w:noProof/>
            <w:webHidden/>
          </w:rPr>
          <w:fldChar w:fldCharType="end"/>
        </w:r>
      </w:hyperlink>
    </w:p>
    <w:p w14:paraId="25A23238" w14:textId="6B250D27" w:rsidR="00726CCE" w:rsidRDefault="00E564F0">
      <w:pPr>
        <w:pStyle w:val="TOC5"/>
        <w:rPr>
          <w:rFonts w:asciiTheme="minorHAnsi" w:eastAsiaTheme="minorEastAsia" w:hAnsiTheme="minorHAnsi" w:cstheme="minorBidi"/>
          <w:noProof/>
          <w:sz w:val="22"/>
          <w:szCs w:val="22"/>
        </w:rPr>
      </w:pPr>
      <w:hyperlink w:anchor="_Toc30498497" w:history="1">
        <w:r w:rsidR="00726CCE" w:rsidRPr="007A7D7C">
          <w:rPr>
            <w:rStyle w:val="Hyperlink"/>
            <w:noProof/>
          </w:rPr>
          <w:t>X.4.3.2.2 Document Discovery</w:t>
        </w:r>
        <w:r w:rsidR="00726CCE">
          <w:rPr>
            <w:noProof/>
            <w:webHidden/>
          </w:rPr>
          <w:tab/>
        </w:r>
        <w:r w:rsidR="00726CCE">
          <w:rPr>
            <w:noProof/>
            <w:webHidden/>
          </w:rPr>
          <w:fldChar w:fldCharType="begin"/>
        </w:r>
        <w:r w:rsidR="00726CCE">
          <w:rPr>
            <w:noProof/>
            <w:webHidden/>
          </w:rPr>
          <w:instrText xml:space="preserve"> PAGEREF _Toc30498497 \h </w:instrText>
        </w:r>
        <w:r w:rsidR="00726CCE">
          <w:rPr>
            <w:noProof/>
            <w:webHidden/>
          </w:rPr>
        </w:r>
        <w:r w:rsidR="00726CCE">
          <w:rPr>
            <w:noProof/>
            <w:webHidden/>
          </w:rPr>
          <w:fldChar w:fldCharType="separate"/>
        </w:r>
        <w:r w:rsidR="001B3FD6">
          <w:rPr>
            <w:noProof/>
            <w:webHidden/>
          </w:rPr>
          <w:t>30</w:t>
        </w:r>
        <w:r w:rsidR="00726CCE">
          <w:rPr>
            <w:noProof/>
            <w:webHidden/>
          </w:rPr>
          <w:fldChar w:fldCharType="end"/>
        </w:r>
      </w:hyperlink>
    </w:p>
    <w:p w14:paraId="5A6D42DE" w14:textId="4394B10C" w:rsidR="00726CCE" w:rsidRDefault="00E564F0">
      <w:pPr>
        <w:pStyle w:val="TOC5"/>
        <w:rPr>
          <w:rFonts w:asciiTheme="minorHAnsi" w:eastAsiaTheme="minorEastAsia" w:hAnsiTheme="minorHAnsi" w:cstheme="minorBidi"/>
          <w:noProof/>
          <w:sz w:val="22"/>
          <w:szCs w:val="22"/>
        </w:rPr>
      </w:pPr>
      <w:hyperlink w:anchor="_Toc30498498" w:history="1">
        <w:r w:rsidR="00726CCE" w:rsidRPr="007A7D7C">
          <w:rPr>
            <w:rStyle w:val="Hyperlink"/>
            <w:noProof/>
          </w:rPr>
          <w:t>X.4.3.2.3 Governance</w:t>
        </w:r>
        <w:r w:rsidR="00726CCE">
          <w:rPr>
            <w:noProof/>
            <w:webHidden/>
          </w:rPr>
          <w:tab/>
        </w:r>
        <w:r w:rsidR="00726CCE">
          <w:rPr>
            <w:noProof/>
            <w:webHidden/>
          </w:rPr>
          <w:fldChar w:fldCharType="begin"/>
        </w:r>
        <w:r w:rsidR="00726CCE">
          <w:rPr>
            <w:noProof/>
            <w:webHidden/>
          </w:rPr>
          <w:instrText xml:space="preserve"> PAGEREF _Toc30498498 \h </w:instrText>
        </w:r>
        <w:r w:rsidR="00726CCE">
          <w:rPr>
            <w:noProof/>
            <w:webHidden/>
          </w:rPr>
        </w:r>
        <w:r w:rsidR="00726CCE">
          <w:rPr>
            <w:noProof/>
            <w:webHidden/>
          </w:rPr>
          <w:fldChar w:fldCharType="separate"/>
        </w:r>
        <w:r w:rsidR="001B3FD6">
          <w:rPr>
            <w:noProof/>
            <w:webHidden/>
          </w:rPr>
          <w:t>31</w:t>
        </w:r>
        <w:r w:rsidR="00726CCE">
          <w:rPr>
            <w:noProof/>
            <w:webHidden/>
          </w:rPr>
          <w:fldChar w:fldCharType="end"/>
        </w:r>
      </w:hyperlink>
    </w:p>
    <w:p w14:paraId="2CAB2527" w14:textId="7C5ECE7A" w:rsidR="00726CCE" w:rsidRDefault="00E564F0">
      <w:pPr>
        <w:pStyle w:val="TOC5"/>
        <w:rPr>
          <w:rFonts w:asciiTheme="minorHAnsi" w:eastAsiaTheme="minorEastAsia" w:hAnsiTheme="minorHAnsi" w:cstheme="minorBidi"/>
          <w:noProof/>
          <w:sz w:val="22"/>
          <w:szCs w:val="22"/>
        </w:rPr>
      </w:pPr>
      <w:hyperlink w:anchor="_Toc30498499" w:history="1">
        <w:r w:rsidR="00726CCE" w:rsidRPr="007A7D7C">
          <w:rPr>
            <w:rStyle w:val="Hyperlink"/>
            <w:noProof/>
          </w:rPr>
          <w:t>X.4.3.2.4 Notifications</w:t>
        </w:r>
        <w:r w:rsidR="00726CCE">
          <w:rPr>
            <w:noProof/>
            <w:webHidden/>
          </w:rPr>
          <w:tab/>
        </w:r>
        <w:r w:rsidR="00726CCE">
          <w:rPr>
            <w:noProof/>
            <w:webHidden/>
          </w:rPr>
          <w:fldChar w:fldCharType="begin"/>
        </w:r>
        <w:r w:rsidR="00726CCE">
          <w:rPr>
            <w:noProof/>
            <w:webHidden/>
          </w:rPr>
          <w:instrText xml:space="preserve"> PAGEREF _Toc30498499 \h </w:instrText>
        </w:r>
        <w:r w:rsidR="00726CCE">
          <w:rPr>
            <w:noProof/>
            <w:webHidden/>
          </w:rPr>
        </w:r>
        <w:r w:rsidR="00726CCE">
          <w:rPr>
            <w:noProof/>
            <w:webHidden/>
          </w:rPr>
          <w:fldChar w:fldCharType="separate"/>
        </w:r>
        <w:r w:rsidR="001B3FD6">
          <w:rPr>
            <w:noProof/>
            <w:webHidden/>
          </w:rPr>
          <w:t>31</w:t>
        </w:r>
        <w:r w:rsidR="00726CCE">
          <w:rPr>
            <w:noProof/>
            <w:webHidden/>
          </w:rPr>
          <w:fldChar w:fldCharType="end"/>
        </w:r>
      </w:hyperlink>
    </w:p>
    <w:p w14:paraId="3CBD0F3A" w14:textId="174C46EF" w:rsidR="00726CCE" w:rsidRDefault="00E564F0">
      <w:pPr>
        <w:pStyle w:val="TOC4"/>
        <w:rPr>
          <w:rFonts w:asciiTheme="minorHAnsi" w:eastAsiaTheme="minorEastAsia" w:hAnsiTheme="minorHAnsi" w:cstheme="minorBidi"/>
          <w:noProof/>
          <w:sz w:val="22"/>
          <w:szCs w:val="22"/>
        </w:rPr>
      </w:pPr>
      <w:hyperlink w:anchor="_Toc30498500" w:history="1">
        <w:r w:rsidR="00726CCE" w:rsidRPr="007A7D7C">
          <w:rPr>
            <w:rStyle w:val="Hyperlink"/>
            <w:noProof/>
          </w:rPr>
          <w:t>X.4.3.3 Federated Discovery and Retrieve</w:t>
        </w:r>
        <w:r w:rsidR="00726CCE">
          <w:rPr>
            <w:noProof/>
            <w:webHidden/>
          </w:rPr>
          <w:tab/>
        </w:r>
        <w:r w:rsidR="00726CCE">
          <w:rPr>
            <w:noProof/>
            <w:webHidden/>
          </w:rPr>
          <w:fldChar w:fldCharType="begin"/>
        </w:r>
        <w:r w:rsidR="00726CCE">
          <w:rPr>
            <w:noProof/>
            <w:webHidden/>
          </w:rPr>
          <w:instrText xml:space="preserve"> PAGEREF _Toc30498500 \h </w:instrText>
        </w:r>
        <w:r w:rsidR="00726CCE">
          <w:rPr>
            <w:noProof/>
            <w:webHidden/>
          </w:rPr>
        </w:r>
        <w:r w:rsidR="00726CCE">
          <w:rPr>
            <w:noProof/>
            <w:webHidden/>
          </w:rPr>
          <w:fldChar w:fldCharType="separate"/>
        </w:r>
        <w:r w:rsidR="001B3FD6">
          <w:rPr>
            <w:noProof/>
            <w:webHidden/>
          </w:rPr>
          <w:t>31</w:t>
        </w:r>
        <w:r w:rsidR="00726CCE">
          <w:rPr>
            <w:noProof/>
            <w:webHidden/>
          </w:rPr>
          <w:fldChar w:fldCharType="end"/>
        </w:r>
      </w:hyperlink>
    </w:p>
    <w:p w14:paraId="3BFDF78A" w14:textId="451EE584" w:rsidR="00726CCE" w:rsidRDefault="00E564F0">
      <w:pPr>
        <w:pStyle w:val="TOC3"/>
        <w:rPr>
          <w:rFonts w:asciiTheme="minorHAnsi" w:eastAsiaTheme="minorEastAsia" w:hAnsiTheme="minorHAnsi" w:cstheme="minorBidi"/>
          <w:noProof/>
          <w:sz w:val="22"/>
          <w:szCs w:val="22"/>
        </w:rPr>
      </w:pPr>
      <w:hyperlink w:anchor="_Toc30498501" w:history="1">
        <w:r w:rsidR="00726CCE" w:rsidRPr="007A7D7C">
          <w:rPr>
            <w:rStyle w:val="Hyperlink"/>
            <w:noProof/>
          </w:rPr>
          <w:t>X.4.4 Patient identity management</w:t>
        </w:r>
        <w:r w:rsidR="00726CCE">
          <w:rPr>
            <w:noProof/>
            <w:webHidden/>
          </w:rPr>
          <w:tab/>
        </w:r>
        <w:r w:rsidR="00726CCE">
          <w:rPr>
            <w:noProof/>
            <w:webHidden/>
          </w:rPr>
          <w:fldChar w:fldCharType="begin"/>
        </w:r>
        <w:r w:rsidR="00726CCE">
          <w:rPr>
            <w:noProof/>
            <w:webHidden/>
          </w:rPr>
          <w:instrText xml:space="preserve"> PAGEREF _Toc30498501 \h </w:instrText>
        </w:r>
        <w:r w:rsidR="00726CCE">
          <w:rPr>
            <w:noProof/>
            <w:webHidden/>
          </w:rPr>
        </w:r>
        <w:r w:rsidR="00726CCE">
          <w:rPr>
            <w:noProof/>
            <w:webHidden/>
          </w:rPr>
          <w:fldChar w:fldCharType="separate"/>
        </w:r>
        <w:r w:rsidR="001B3FD6">
          <w:rPr>
            <w:noProof/>
            <w:webHidden/>
          </w:rPr>
          <w:t>32</w:t>
        </w:r>
        <w:r w:rsidR="00726CCE">
          <w:rPr>
            <w:noProof/>
            <w:webHidden/>
          </w:rPr>
          <w:fldChar w:fldCharType="end"/>
        </w:r>
      </w:hyperlink>
    </w:p>
    <w:p w14:paraId="190E5050" w14:textId="02FC5673" w:rsidR="00726CCE" w:rsidRDefault="00E564F0">
      <w:pPr>
        <w:pStyle w:val="TOC4"/>
        <w:rPr>
          <w:rFonts w:asciiTheme="minorHAnsi" w:eastAsiaTheme="minorEastAsia" w:hAnsiTheme="minorHAnsi" w:cstheme="minorBidi"/>
          <w:noProof/>
          <w:sz w:val="22"/>
          <w:szCs w:val="22"/>
        </w:rPr>
      </w:pPr>
      <w:hyperlink w:anchor="_Toc30498502" w:history="1">
        <w:r w:rsidR="00726CCE" w:rsidRPr="007A7D7C">
          <w:rPr>
            <w:rStyle w:val="Hyperlink"/>
            <w:noProof/>
          </w:rPr>
          <w:t>X.4.4.1 Patient Identity Cross-Reference for Mobile (PIXm)</w:t>
        </w:r>
        <w:r w:rsidR="00726CCE">
          <w:rPr>
            <w:noProof/>
            <w:webHidden/>
          </w:rPr>
          <w:tab/>
        </w:r>
        <w:r w:rsidR="00726CCE">
          <w:rPr>
            <w:noProof/>
            <w:webHidden/>
          </w:rPr>
          <w:fldChar w:fldCharType="begin"/>
        </w:r>
        <w:r w:rsidR="00726CCE">
          <w:rPr>
            <w:noProof/>
            <w:webHidden/>
          </w:rPr>
          <w:instrText xml:space="preserve"> PAGEREF _Toc30498502 \h </w:instrText>
        </w:r>
        <w:r w:rsidR="00726CCE">
          <w:rPr>
            <w:noProof/>
            <w:webHidden/>
          </w:rPr>
        </w:r>
        <w:r w:rsidR="00726CCE">
          <w:rPr>
            <w:noProof/>
            <w:webHidden/>
          </w:rPr>
          <w:fldChar w:fldCharType="separate"/>
        </w:r>
        <w:r w:rsidR="001B3FD6">
          <w:rPr>
            <w:noProof/>
            <w:webHidden/>
          </w:rPr>
          <w:t>32</w:t>
        </w:r>
        <w:r w:rsidR="00726CCE">
          <w:rPr>
            <w:noProof/>
            <w:webHidden/>
          </w:rPr>
          <w:fldChar w:fldCharType="end"/>
        </w:r>
      </w:hyperlink>
    </w:p>
    <w:p w14:paraId="552BC51C" w14:textId="6929151D" w:rsidR="00726CCE" w:rsidRDefault="00E564F0">
      <w:pPr>
        <w:pStyle w:val="TOC4"/>
        <w:rPr>
          <w:rFonts w:asciiTheme="minorHAnsi" w:eastAsiaTheme="minorEastAsia" w:hAnsiTheme="minorHAnsi" w:cstheme="minorBidi"/>
          <w:noProof/>
          <w:sz w:val="22"/>
          <w:szCs w:val="22"/>
        </w:rPr>
      </w:pPr>
      <w:hyperlink w:anchor="_Toc30498503" w:history="1">
        <w:r w:rsidR="00726CCE" w:rsidRPr="007A7D7C">
          <w:rPr>
            <w:rStyle w:val="Hyperlink"/>
            <w:noProof/>
          </w:rPr>
          <w:t>X.4.4.2 Patient Demographics Query for Mobile (PDQm)</w:t>
        </w:r>
        <w:r w:rsidR="00726CCE">
          <w:rPr>
            <w:noProof/>
            <w:webHidden/>
          </w:rPr>
          <w:tab/>
        </w:r>
        <w:r w:rsidR="00726CCE">
          <w:rPr>
            <w:noProof/>
            <w:webHidden/>
          </w:rPr>
          <w:fldChar w:fldCharType="begin"/>
        </w:r>
        <w:r w:rsidR="00726CCE">
          <w:rPr>
            <w:noProof/>
            <w:webHidden/>
          </w:rPr>
          <w:instrText xml:space="preserve"> PAGEREF _Toc30498503 \h </w:instrText>
        </w:r>
        <w:r w:rsidR="00726CCE">
          <w:rPr>
            <w:noProof/>
            <w:webHidden/>
          </w:rPr>
        </w:r>
        <w:r w:rsidR="00726CCE">
          <w:rPr>
            <w:noProof/>
            <w:webHidden/>
          </w:rPr>
          <w:fldChar w:fldCharType="separate"/>
        </w:r>
        <w:r w:rsidR="001B3FD6">
          <w:rPr>
            <w:noProof/>
            <w:webHidden/>
          </w:rPr>
          <w:t>34</w:t>
        </w:r>
        <w:r w:rsidR="00726CCE">
          <w:rPr>
            <w:noProof/>
            <w:webHidden/>
          </w:rPr>
          <w:fldChar w:fldCharType="end"/>
        </w:r>
      </w:hyperlink>
    </w:p>
    <w:p w14:paraId="0B3597EB" w14:textId="03289E7A" w:rsidR="00726CCE" w:rsidRDefault="00E564F0">
      <w:pPr>
        <w:pStyle w:val="TOC3"/>
        <w:rPr>
          <w:rFonts w:asciiTheme="minorHAnsi" w:eastAsiaTheme="minorEastAsia" w:hAnsiTheme="minorHAnsi" w:cstheme="minorBidi"/>
          <w:noProof/>
          <w:sz w:val="22"/>
          <w:szCs w:val="22"/>
        </w:rPr>
      </w:pPr>
      <w:hyperlink w:anchor="_Toc30498504" w:history="1">
        <w:r w:rsidR="00726CCE" w:rsidRPr="007A7D7C">
          <w:rPr>
            <w:rStyle w:val="Hyperlink"/>
            <w:noProof/>
          </w:rPr>
          <w:t>X.4.5 Common Provider Directory</w:t>
        </w:r>
        <w:r w:rsidR="00726CCE">
          <w:rPr>
            <w:noProof/>
            <w:webHidden/>
          </w:rPr>
          <w:tab/>
        </w:r>
        <w:r w:rsidR="00726CCE">
          <w:rPr>
            <w:noProof/>
            <w:webHidden/>
          </w:rPr>
          <w:fldChar w:fldCharType="begin"/>
        </w:r>
        <w:r w:rsidR="00726CCE">
          <w:rPr>
            <w:noProof/>
            <w:webHidden/>
          </w:rPr>
          <w:instrText xml:space="preserve"> PAGEREF _Toc30498504 \h </w:instrText>
        </w:r>
        <w:r w:rsidR="00726CCE">
          <w:rPr>
            <w:noProof/>
            <w:webHidden/>
          </w:rPr>
        </w:r>
        <w:r w:rsidR="00726CCE">
          <w:rPr>
            <w:noProof/>
            <w:webHidden/>
          </w:rPr>
          <w:fldChar w:fldCharType="separate"/>
        </w:r>
        <w:r w:rsidR="001B3FD6">
          <w:rPr>
            <w:noProof/>
            <w:webHidden/>
          </w:rPr>
          <w:t>34</w:t>
        </w:r>
        <w:r w:rsidR="00726CCE">
          <w:rPr>
            <w:noProof/>
            <w:webHidden/>
          </w:rPr>
          <w:fldChar w:fldCharType="end"/>
        </w:r>
      </w:hyperlink>
    </w:p>
    <w:p w14:paraId="2211D68F" w14:textId="69BA2C02" w:rsidR="00726CCE" w:rsidRDefault="00E564F0">
      <w:pPr>
        <w:pStyle w:val="TOC2"/>
        <w:rPr>
          <w:rFonts w:asciiTheme="minorHAnsi" w:eastAsiaTheme="minorEastAsia" w:hAnsiTheme="minorHAnsi" w:cstheme="minorBidi"/>
          <w:noProof/>
          <w:sz w:val="22"/>
          <w:szCs w:val="22"/>
        </w:rPr>
      </w:pPr>
      <w:hyperlink w:anchor="_Toc30498505" w:history="1">
        <w:r w:rsidR="00726CCE" w:rsidRPr="007A7D7C">
          <w:rPr>
            <w:rStyle w:val="Hyperlink"/>
            <w:noProof/>
          </w:rPr>
          <w:t>X.5 MHDS Security Considerations</w:t>
        </w:r>
        <w:r w:rsidR="00726CCE">
          <w:rPr>
            <w:noProof/>
            <w:webHidden/>
          </w:rPr>
          <w:tab/>
        </w:r>
        <w:r w:rsidR="00726CCE">
          <w:rPr>
            <w:noProof/>
            <w:webHidden/>
          </w:rPr>
          <w:fldChar w:fldCharType="begin"/>
        </w:r>
        <w:r w:rsidR="00726CCE">
          <w:rPr>
            <w:noProof/>
            <w:webHidden/>
          </w:rPr>
          <w:instrText xml:space="preserve"> PAGEREF _Toc30498505 \h </w:instrText>
        </w:r>
        <w:r w:rsidR="00726CCE">
          <w:rPr>
            <w:noProof/>
            <w:webHidden/>
          </w:rPr>
        </w:r>
        <w:r w:rsidR="00726CCE">
          <w:rPr>
            <w:noProof/>
            <w:webHidden/>
          </w:rPr>
          <w:fldChar w:fldCharType="separate"/>
        </w:r>
        <w:r w:rsidR="001B3FD6">
          <w:rPr>
            <w:noProof/>
            <w:webHidden/>
          </w:rPr>
          <w:t>35</w:t>
        </w:r>
        <w:r w:rsidR="00726CCE">
          <w:rPr>
            <w:noProof/>
            <w:webHidden/>
          </w:rPr>
          <w:fldChar w:fldCharType="end"/>
        </w:r>
      </w:hyperlink>
    </w:p>
    <w:p w14:paraId="2160EAAB" w14:textId="20959AC3" w:rsidR="00726CCE" w:rsidRDefault="00E564F0">
      <w:pPr>
        <w:pStyle w:val="TOC3"/>
        <w:rPr>
          <w:rFonts w:asciiTheme="minorHAnsi" w:eastAsiaTheme="minorEastAsia" w:hAnsiTheme="minorHAnsi" w:cstheme="minorBidi"/>
          <w:noProof/>
          <w:sz w:val="22"/>
          <w:szCs w:val="22"/>
        </w:rPr>
      </w:pPr>
      <w:hyperlink w:anchor="_Toc30498506" w:history="1">
        <w:r w:rsidR="00726CCE" w:rsidRPr="007A7D7C">
          <w:rPr>
            <w:rStyle w:val="Hyperlink"/>
            <w:noProof/>
          </w:rPr>
          <w:t>X.5.1 Policies and Risk Management</w:t>
        </w:r>
        <w:r w:rsidR="00726CCE">
          <w:rPr>
            <w:noProof/>
            <w:webHidden/>
          </w:rPr>
          <w:tab/>
        </w:r>
        <w:r w:rsidR="00726CCE">
          <w:rPr>
            <w:noProof/>
            <w:webHidden/>
          </w:rPr>
          <w:fldChar w:fldCharType="begin"/>
        </w:r>
        <w:r w:rsidR="00726CCE">
          <w:rPr>
            <w:noProof/>
            <w:webHidden/>
          </w:rPr>
          <w:instrText xml:space="preserve"> PAGEREF _Toc30498506 \h </w:instrText>
        </w:r>
        <w:r w:rsidR="00726CCE">
          <w:rPr>
            <w:noProof/>
            <w:webHidden/>
          </w:rPr>
        </w:r>
        <w:r w:rsidR="00726CCE">
          <w:rPr>
            <w:noProof/>
            <w:webHidden/>
          </w:rPr>
          <w:fldChar w:fldCharType="separate"/>
        </w:r>
        <w:r w:rsidR="001B3FD6">
          <w:rPr>
            <w:noProof/>
            <w:webHidden/>
          </w:rPr>
          <w:t>36</w:t>
        </w:r>
        <w:r w:rsidR="00726CCE">
          <w:rPr>
            <w:noProof/>
            <w:webHidden/>
          </w:rPr>
          <w:fldChar w:fldCharType="end"/>
        </w:r>
      </w:hyperlink>
    </w:p>
    <w:p w14:paraId="1E1756DF" w14:textId="6F3A5398" w:rsidR="00726CCE" w:rsidRDefault="00E564F0">
      <w:pPr>
        <w:pStyle w:val="TOC3"/>
        <w:rPr>
          <w:rFonts w:asciiTheme="minorHAnsi" w:eastAsiaTheme="minorEastAsia" w:hAnsiTheme="minorHAnsi" w:cstheme="minorBidi"/>
          <w:noProof/>
          <w:sz w:val="22"/>
          <w:szCs w:val="22"/>
        </w:rPr>
      </w:pPr>
      <w:hyperlink w:anchor="_Toc30498507" w:history="1">
        <w:r w:rsidR="00726CCE" w:rsidRPr="007A7D7C">
          <w:rPr>
            <w:rStyle w:val="Hyperlink"/>
            <w:noProof/>
          </w:rPr>
          <w:t>X.5.2 Technical Security and Privacy controls</w:t>
        </w:r>
        <w:r w:rsidR="00726CCE">
          <w:rPr>
            <w:noProof/>
            <w:webHidden/>
          </w:rPr>
          <w:tab/>
        </w:r>
        <w:r w:rsidR="00726CCE">
          <w:rPr>
            <w:noProof/>
            <w:webHidden/>
          </w:rPr>
          <w:fldChar w:fldCharType="begin"/>
        </w:r>
        <w:r w:rsidR="00726CCE">
          <w:rPr>
            <w:noProof/>
            <w:webHidden/>
          </w:rPr>
          <w:instrText xml:space="preserve"> PAGEREF _Toc30498507 \h </w:instrText>
        </w:r>
        <w:r w:rsidR="00726CCE">
          <w:rPr>
            <w:noProof/>
            <w:webHidden/>
          </w:rPr>
        </w:r>
        <w:r w:rsidR="00726CCE">
          <w:rPr>
            <w:noProof/>
            <w:webHidden/>
          </w:rPr>
          <w:fldChar w:fldCharType="separate"/>
        </w:r>
        <w:r w:rsidR="001B3FD6">
          <w:rPr>
            <w:noProof/>
            <w:webHidden/>
          </w:rPr>
          <w:t>37</w:t>
        </w:r>
        <w:r w:rsidR="00726CCE">
          <w:rPr>
            <w:noProof/>
            <w:webHidden/>
          </w:rPr>
          <w:fldChar w:fldCharType="end"/>
        </w:r>
      </w:hyperlink>
    </w:p>
    <w:p w14:paraId="006C7E0F" w14:textId="0B823B09" w:rsidR="00726CCE" w:rsidRDefault="00E564F0">
      <w:pPr>
        <w:pStyle w:val="TOC3"/>
        <w:rPr>
          <w:rFonts w:asciiTheme="minorHAnsi" w:eastAsiaTheme="minorEastAsia" w:hAnsiTheme="minorHAnsi" w:cstheme="minorBidi"/>
          <w:noProof/>
          <w:sz w:val="22"/>
          <w:szCs w:val="22"/>
        </w:rPr>
      </w:pPr>
      <w:hyperlink w:anchor="_Toc30498508" w:history="1">
        <w:r w:rsidR="00726CCE" w:rsidRPr="007A7D7C">
          <w:rPr>
            <w:rStyle w:val="Hyperlink"/>
            <w:noProof/>
          </w:rPr>
          <w:t>X.5.3 Applying Security and Privacy to Document Sharing</w:t>
        </w:r>
        <w:r w:rsidR="00726CCE">
          <w:rPr>
            <w:noProof/>
            <w:webHidden/>
          </w:rPr>
          <w:tab/>
        </w:r>
        <w:r w:rsidR="00726CCE">
          <w:rPr>
            <w:noProof/>
            <w:webHidden/>
          </w:rPr>
          <w:fldChar w:fldCharType="begin"/>
        </w:r>
        <w:r w:rsidR="00726CCE">
          <w:rPr>
            <w:noProof/>
            <w:webHidden/>
          </w:rPr>
          <w:instrText xml:space="preserve"> PAGEREF _Toc30498508 \h </w:instrText>
        </w:r>
        <w:r w:rsidR="00726CCE">
          <w:rPr>
            <w:noProof/>
            <w:webHidden/>
          </w:rPr>
        </w:r>
        <w:r w:rsidR="00726CCE">
          <w:rPr>
            <w:noProof/>
            <w:webHidden/>
          </w:rPr>
          <w:fldChar w:fldCharType="separate"/>
        </w:r>
        <w:r w:rsidR="001B3FD6">
          <w:rPr>
            <w:noProof/>
            <w:webHidden/>
          </w:rPr>
          <w:t>38</w:t>
        </w:r>
        <w:r w:rsidR="00726CCE">
          <w:rPr>
            <w:noProof/>
            <w:webHidden/>
          </w:rPr>
          <w:fldChar w:fldCharType="end"/>
        </w:r>
      </w:hyperlink>
    </w:p>
    <w:p w14:paraId="5D2CBF24" w14:textId="2E0E914E" w:rsidR="00726CCE" w:rsidRDefault="00E564F0">
      <w:pPr>
        <w:pStyle w:val="TOC4"/>
        <w:rPr>
          <w:rFonts w:asciiTheme="minorHAnsi" w:eastAsiaTheme="minorEastAsia" w:hAnsiTheme="minorHAnsi" w:cstheme="minorBidi"/>
          <w:noProof/>
          <w:sz w:val="22"/>
          <w:szCs w:val="22"/>
        </w:rPr>
      </w:pPr>
      <w:hyperlink w:anchor="_Toc30498509" w:history="1">
        <w:r w:rsidR="00726CCE" w:rsidRPr="007A7D7C">
          <w:rPr>
            <w:rStyle w:val="Hyperlink"/>
            <w:noProof/>
          </w:rPr>
          <w:t>X.5.3.1 Basic Security</w:t>
        </w:r>
        <w:r w:rsidR="00726CCE">
          <w:rPr>
            <w:noProof/>
            <w:webHidden/>
          </w:rPr>
          <w:tab/>
        </w:r>
        <w:r w:rsidR="00726CCE">
          <w:rPr>
            <w:noProof/>
            <w:webHidden/>
          </w:rPr>
          <w:fldChar w:fldCharType="begin"/>
        </w:r>
        <w:r w:rsidR="00726CCE">
          <w:rPr>
            <w:noProof/>
            <w:webHidden/>
          </w:rPr>
          <w:instrText xml:space="preserve"> PAGEREF _Toc30498509 \h </w:instrText>
        </w:r>
        <w:r w:rsidR="00726CCE">
          <w:rPr>
            <w:noProof/>
            <w:webHidden/>
          </w:rPr>
        </w:r>
        <w:r w:rsidR="00726CCE">
          <w:rPr>
            <w:noProof/>
            <w:webHidden/>
          </w:rPr>
          <w:fldChar w:fldCharType="separate"/>
        </w:r>
        <w:r w:rsidR="001B3FD6">
          <w:rPr>
            <w:noProof/>
            <w:webHidden/>
          </w:rPr>
          <w:t>39</w:t>
        </w:r>
        <w:r w:rsidR="00726CCE">
          <w:rPr>
            <w:noProof/>
            <w:webHidden/>
          </w:rPr>
          <w:fldChar w:fldCharType="end"/>
        </w:r>
      </w:hyperlink>
    </w:p>
    <w:p w14:paraId="18ADC30A" w14:textId="3CA9FD92" w:rsidR="00726CCE" w:rsidRDefault="00E564F0">
      <w:pPr>
        <w:pStyle w:val="TOC4"/>
        <w:rPr>
          <w:rFonts w:asciiTheme="minorHAnsi" w:eastAsiaTheme="minorEastAsia" w:hAnsiTheme="minorHAnsi" w:cstheme="minorBidi"/>
          <w:noProof/>
          <w:sz w:val="22"/>
          <w:szCs w:val="22"/>
        </w:rPr>
      </w:pPr>
      <w:hyperlink w:anchor="_Toc30498510" w:history="1">
        <w:r w:rsidR="00726CCE" w:rsidRPr="007A7D7C">
          <w:rPr>
            <w:rStyle w:val="Hyperlink"/>
            <w:noProof/>
          </w:rPr>
          <w:t>X.5.3.2 Protecting different types of documents</w:t>
        </w:r>
        <w:r w:rsidR="00726CCE">
          <w:rPr>
            <w:noProof/>
            <w:webHidden/>
          </w:rPr>
          <w:tab/>
        </w:r>
        <w:r w:rsidR="00726CCE">
          <w:rPr>
            <w:noProof/>
            <w:webHidden/>
          </w:rPr>
          <w:fldChar w:fldCharType="begin"/>
        </w:r>
        <w:r w:rsidR="00726CCE">
          <w:rPr>
            <w:noProof/>
            <w:webHidden/>
          </w:rPr>
          <w:instrText xml:space="preserve"> PAGEREF _Toc30498510 \h </w:instrText>
        </w:r>
        <w:r w:rsidR="00726CCE">
          <w:rPr>
            <w:noProof/>
            <w:webHidden/>
          </w:rPr>
        </w:r>
        <w:r w:rsidR="00726CCE">
          <w:rPr>
            <w:noProof/>
            <w:webHidden/>
          </w:rPr>
          <w:fldChar w:fldCharType="separate"/>
        </w:r>
        <w:r w:rsidR="001B3FD6">
          <w:rPr>
            <w:noProof/>
            <w:webHidden/>
          </w:rPr>
          <w:t>39</w:t>
        </w:r>
        <w:r w:rsidR="00726CCE">
          <w:rPr>
            <w:noProof/>
            <w:webHidden/>
          </w:rPr>
          <w:fldChar w:fldCharType="end"/>
        </w:r>
      </w:hyperlink>
    </w:p>
    <w:p w14:paraId="5D201858" w14:textId="4095BACC" w:rsidR="00726CCE" w:rsidRDefault="00E564F0">
      <w:pPr>
        <w:pStyle w:val="TOC4"/>
        <w:rPr>
          <w:rFonts w:asciiTheme="minorHAnsi" w:eastAsiaTheme="minorEastAsia" w:hAnsiTheme="minorHAnsi" w:cstheme="minorBidi"/>
          <w:noProof/>
          <w:sz w:val="22"/>
          <w:szCs w:val="22"/>
        </w:rPr>
      </w:pPr>
      <w:hyperlink w:anchor="_Toc30498511" w:history="1">
        <w:r w:rsidR="00726CCE" w:rsidRPr="007A7D7C">
          <w:rPr>
            <w:rStyle w:val="Hyperlink"/>
            <w:noProof/>
          </w:rPr>
          <w:t>X.5.3.3 Patient Privacy Consent to participate in Document Sharing</w:t>
        </w:r>
        <w:r w:rsidR="00726CCE">
          <w:rPr>
            <w:noProof/>
            <w:webHidden/>
          </w:rPr>
          <w:tab/>
        </w:r>
        <w:r w:rsidR="00726CCE">
          <w:rPr>
            <w:noProof/>
            <w:webHidden/>
          </w:rPr>
          <w:fldChar w:fldCharType="begin"/>
        </w:r>
        <w:r w:rsidR="00726CCE">
          <w:rPr>
            <w:noProof/>
            <w:webHidden/>
          </w:rPr>
          <w:instrText xml:space="preserve"> PAGEREF _Toc30498511 \h </w:instrText>
        </w:r>
        <w:r w:rsidR="00726CCE">
          <w:rPr>
            <w:noProof/>
            <w:webHidden/>
          </w:rPr>
        </w:r>
        <w:r w:rsidR="00726CCE">
          <w:rPr>
            <w:noProof/>
            <w:webHidden/>
          </w:rPr>
          <w:fldChar w:fldCharType="separate"/>
        </w:r>
        <w:r w:rsidR="001B3FD6">
          <w:rPr>
            <w:noProof/>
            <w:webHidden/>
          </w:rPr>
          <w:t>41</w:t>
        </w:r>
        <w:r w:rsidR="00726CCE">
          <w:rPr>
            <w:noProof/>
            <w:webHidden/>
          </w:rPr>
          <w:fldChar w:fldCharType="end"/>
        </w:r>
      </w:hyperlink>
    </w:p>
    <w:p w14:paraId="3352CD46" w14:textId="7F6AC927" w:rsidR="00726CCE" w:rsidRDefault="00E564F0">
      <w:pPr>
        <w:pStyle w:val="TOC4"/>
        <w:rPr>
          <w:rFonts w:asciiTheme="minorHAnsi" w:eastAsiaTheme="minorEastAsia" w:hAnsiTheme="minorHAnsi" w:cstheme="minorBidi"/>
          <w:noProof/>
          <w:sz w:val="22"/>
          <w:szCs w:val="22"/>
        </w:rPr>
      </w:pPr>
      <w:hyperlink w:anchor="_Toc30498512" w:history="1">
        <w:r w:rsidR="00726CCE" w:rsidRPr="007A7D7C">
          <w:rPr>
            <w:rStyle w:val="Hyperlink"/>
            <w:noProof/>
          </w:rPr>
          <w:t>X.5.3.4 Security and Privacy in a Patient Safety Environment</w:t>
        </w:r>
        <w:r w:rsidR="00726CCE">
          <w:rPr>
            <w:noProof/>
            <w:webHidden/>
          </w:rPr>
          <w:tab/>
        </w:r>
        <w:r w:rsidR="00726CCE">
          <w:rPr>
            <w:noProof/>
            <w:webHidden/>
          </w:rPr>
          <w:fldChar w:fldCharType="begin"/>
        </w:r>
        <w:r w:rsidR="00726CCE">
          <w:rPr>
            <w:noProof/>
            <w:webHidden/>
          </w:rPr>
          <w:instrText xml:space="preserve"> PAGEREF _Toc30498512 \h </w:instrText>
        </w:r>
        <w:r w:rsidR="00726CCE">
          <w:rPr>
            <w:noProof/>
            <w:webHidden/>
          </w:rPr>
        </w:r>
        <w:r w:rsidR="00726CCE">
          <w:rPr>
            <w:noProof/>
            <w:webHidden/>
          </w:rPr>
          <w:fldChar w:fldCharType="separate"/>
        </w:r>
        <w:r w:rsidR="001B3FD6">
          <w:rPr>
            <w:noProof/>
            <w:webHidden/>
          </w:rPr>
          <w:t>42</w:t>
        </w:r>
        <w:r w:rsidR="00726CCE">
          <w:rPr>
            <w:noProof/>
            <w:webHidden/>
          </w:rPr>
          <w:fldChar w:fldCharType="end"/>
        </w:r>
      </w:hyperlink>
    </w:p>
    <w:p w14:paraId="0A99C016" w14:textId="58C4CF14" w:rsidR="00726CCE" w:rsidRDefault="00E564F0">
      <w:pPr>
        <w:pStyle w:val="TOC3"/>
        <w:rPr>
          <w:rFonts w:asciiTheme="minorHAnsi" w:eastAsiaTheme="minorEastAsia" w:hAnsiTheme="minorHAnsi" w:cstheme="minorBidi"/>
          <w:noProof/>
          <w:sz w:val="22"/>
          <w:szCs w:val="22"/>
        </w:rPr>
      </w:pPr>
      <w:hyperlink w:anchor="_Toc30498513" w:history="1">
        <w:r w:rsidR="00726CCE" w:rsidRPr="007A7D7C">
          <w:rPr>
            <w:rStyle w:val="Hyperlink"/>
            <w:noProof/>
          </w:rPr>
          <w:t>X.5.4 IHE Security and Privacy Controls</w:t>
        </w:r>
        <w:r w:rsidR="00726CCE">
          <w:rPr>
            <w:noProof/>
            <w:webHidden/>
          </w:rPr>
          <w:tab/>
        </w:r>
        <w:r w:rsidR="00726CCE">
          <w:rPr>
            <w:noProof/>
            <w:webHidden/>
          </w:rPr>
          <w:fldChar w:fldCharType="begin"/>
        </w:r>
        <w:r w:rsidR="00726CCE">
          <w:rPr>
            <w:noProof/>
            <w:webHidden/>
          </w:rPr>
          <w:instrText xml:space="preserve"> PAGEREF _Toc30498513 \h </w:instrText>
        </w:r>
        <w:r w:rsidR="00726CCE">
          <w:rPr>
            <w:noProof/>
            <w:webHidden/>
          </w:rPr>
        </w:r>
        <w:r w:rsidR="00726CCE">
          <w:rPr>
            <w:noProof/>
            <w:webHidden/>
          </w:rPr>
          <w:fldChar w:fldCharType="separate"/>
        </w:r>
        <w:r w:rsidR="001B3FD6">
          <w:rPr>
            <w:noProof/>
            <w:webHidden/>
          </w:rPr>
          <w:t>42</w:t>
        </w:r>
        <w:r w:rsidR="00726CCE">
          <w:rPr>
            <w:noProof/>
            <w:webHidden/>
          </w:rPr>
          <w:fldChar w:fldCharType="end"/>
        </w:r>
      </w:hyperlink>
    </w:p>
    <w:p w14:paraId="476AD4AC" w14:textId="631EDECB" w:rsidR="00726CCE" w:rsidRDefault="00E564F0">
      <w:pPr>
        <w:pStyle w:val="TOC2"/>
        <w:rPr>
          <w:rFonts w:asciiTheme="minorHAnsi" w:eastAsiaTheme="minorEastAsia" w:hAnsiTheme="minorHAnsi" w:cstheme="minorBidi"/>
          <w:noProof/>
          <w:sz w:val="22"/>
          <w:szCs w:val="22"/>
        </w:rPr>
      </w:pPr>
      <w:hyperlink w:anchor="_Toc30498514" w:history="1">
        <w:r w:rsidR="00726CCE" w:rsidRPr="007A7D7C">
          <w:rPr>
            <w:rStyle w:val="Hyperlink"/>
            <w:noProof/>
          </w:rPr>
          <w:t>X.6 MHDS Cross Profile Considerations</w:t>
        </w:r>
        <w:r w:rsidR="00726CCE">
          <w:rPr>
            <w:noProof/>
            <w:webHidden/>
          </w:rPr>
          <w:tab/>
        </w:r>
        <w:r w:rsidR="00726CCE">
          <w:rPr>
            <w:noProof/>
            <w:webHidden/>
          </w:rPr>
          <w:fldChar w:fldCharType="begin"/>
        </w:r>
        <w:r w:rsidR="00726CCE">
          <w:rPr>
            <w:noProof/>
            <w:webHidden/>
          </w:rPr>
          <w:instrText xml:space="preserve"> PAGEREF _Toc30498514 \h </w:instrText>
        </w:r>
        <w:r w:rsidR="00726CCE">
          <w:rPr>
            <w:noProof/>
            <w:webHidden/>
          </w:rPr>
        </w:r>
        <w:r w:rsidR="00726CCE">
          <w:rPr>
            <w:noProof/>
            <w:webHidden/>
          </w:rPr>
          <w:fldChar w:fldCharType="separate"/>
        </w:r>
        <w:r w:rsidR="001B3FD6">
          <w:rPr>
            <w:noProof/>
            <w:webHidden/>
          </w:rPr>
          <w:t>43</w:t>
        </w:r>
        <w:r w:rsidR="00726CCE">
          <w:rPr>
            <w:noProof/>
            <w:webHidden/>
          </w:rPr>
          <w:fldChar w:fldCharType="end"/>
        </w:r>
      </w:hyperlink>
    </w:p>
    <w:p w14:paraId="686DABAA" w14:textId="2DC68F35" w:rsidR="00726CCE" w:rsidRDefault="00E564F0">
      <w:pPr>
        <w:pStyle w:val="TOC3"/>
        <w:rPr>
          <w:rFonts w:asciiTheme="minorHAnsi" w:eastAsiaTheme="minorEastAsia" w:hAnsiTheme="minorHAnsi" w:cstheme="minorBidi"/>
          <w:noProof/>
          <w:sz w:val="22"/>
          <w:szCs w:val="22"/>
        </w:rPr>
      </w:pPr>
      <w:hyperlink w:anchor="_Toc30498515" w:history="1">
        <w:r w:rsidR="00726CCE" w:rsidRPr="007A7D7C">
          <w:rPr>
            <w:rStyle w:val="Hyperlink"/>
            <w:noProof/>
          </w:rPr>
          <w:t>X.6.1 Interaction Diagram for the MHDS environment.</w:t>
        </w:r>
        <w:r w:rsidR="00726CCE">
          <w:rPr>
            <w:noProof/>
            <w:webHidden/>
          </w:rPr>
          <w:tab/>
        </w:r>
        <w:r w:rsidR="00726CCE">
          <w:rPr>
            <w:noProof/>
            <w:webHidden/>
          </w:rPr>
          <w:fldChar w:fldCharType="begin"/>
        </w:r>
        <w:r w:rsidR="00726CCE">
          <w:rPr>
            <w:noProof/>
            <w:webHidden/>
          </w:rPr>
          <w:instrText xml:space="preserve"> PAGEREF _Toc30498515 \h </w:instrText>
        </w:r>
        <w:r w:rsidR="00726CCE">
          <w:rPr>
            <w:noProof/>
            <w:webHidden/>
          </w:rPr>
        </w:r>
        <w:r w:rsidR="00726CCE">
          <w:rPr>
            <w:noProof/>
            <w:webHidden/>
          </w:rPr>
          <w:fldChar w:fldCharType="separate"/>
        </w:r>
        <w:r w:rsidR="001B3FD6">
          <w:rPr>
            <w:noProof/>
            <w:webHidden/>
          </w:rPr>
          <w:t>43</w:t>
        </w:r>
        <w:r w:rsidR="00726CCE">
          <w:rPr>
            <w:noProof/>
            <w:webHidden/>
          </w:rPr>
          <w:fldChar w:fldCharType="end"/>
        </w:r>
      </w:hyperlink>
    </w:p>
    <w:p w14:paraId="525F8926" w14:textId="5BB18A66" w:rsidR="00726CCE" w:rsidRDefault="00E564F0">
      <w:pPr>
        <w:pStyle w:val="TOC3"/>
        <w:rPr>
          <w:rFonts w:asciiTheme="minorHAnsi" w:eastAsiaTheme="minorEastAsia" w:hAnsiTheme="minorHAnsi" w:cstheme="minorBidi"/>
          <w:noProof/>
          <w:sz w:val="22"/>
          <w:szCs w:val="22"/>
        </w:rPr>
      </w:pPr>
      <w:hyperlink w:anchor="_Toc30498516" w:history="1">
        <w:r w:rsidR="00726CCE" w:rsidRPr="007A7D7C">
          <w:rPr>
            <w:rStyle w:val="Hyperlink"/>
            <w:noProof/>
          </w:rPr>
          <w:t>X.6.2 Typical Client System Designs</w:t>
        </w:r>
        <w:r w:rsidR="00726CCE">
          <w:rPr>
            <w:noProof/>
            <w:webHidden/>
          </w:rPr>
          <w:tab/>
        </w:r>
        <w:r w:rsidR="00726CCE">
          <w:rPr>
            <w:noProof/>
            <w:webHidden/>
          </w:rPr>
          <w:fldChar w:fldCharType="begin"/>
        </w:r>
        <w:r w:rsidR="00726CCE">
          <w:rPr>
            <w:noProof/>
            <w:webHidden/>
          </w:rPr>
          <w:instrText xml:space="preserve"> PAGEREF _Toc30498516 \h </w:instrText>
        </w:r>
        <w:r w:rsidR="00726CCE">
          <w:rPr>
            <w:noProof/>
            <w:webHidden/>
          </w:rPr>
        </w:r>
        <w:r w:rsidR="00726CCE">
          <w:rPr>
            <w:noProof/>
            <w:webHidden/>
          </w:rPr>
          <w:fldChar w:fldCharType="separate"/>
        </w:r>
        <w:r w:rsidR="001B3FD6">
          <w:rPr>
            <w:noProof/>
            <w:webHidden/>
          </w:rPr>
          <w:t>48</w:t>
        </w:r>
        <w:r w:rsidR="00726CCE">
          <w:rPr>
            <w:noProof/>
            <w:webHidden/>
          </w:rPr>
          <w:fldChar w:fldCharType="end"/>
        </w:r>
      </w:hyperlink>
    </w:p>
    <w:p w14:paraId="361D6254" w14:textId="204F4014" w:rsidR="00726CCE" w:rsidRDefault="00E564F0">
      <w:pPr>
        <w:pStyle w:val="TOC4"/>
        <w:rPr>
          <w:rFonts w:asciiTheme="minorHAnsi" w:eastAsiaTheme="minorEastAsia" w:hAnsiTheme="minorHAnsi" w:cstheme="minorBidi"/>
          <w:noProof/>
          <w:sz w:val="22"/>
          <w:szCs w:val="22"/>
        </w:rPr>
      </w:pPr>
      <w:hyperlink w:anchor="_Toc30498517" w:history="1">
        <w:r w:rsidR="00726CCE" w:rsidRPr="007A7D7C">
          <w:rPr>
            <w:rStyle w:val="Hyperlink"/>
            <w:noProof/>
          </w:rPr>
          <w:t>X.6.2.1 System that publishes documents System Design</w:t>
        </w:r>
        <w:r w:rsidR="00726CCE">
          <w:rPr>
            <w:noProof/>
            <w:webHidden/>
          </w:rPr>
          <w:tab/>
        </w:r>
        <w:r w:rsidR="00726CCE">
          <w:rPr>
            <w:noProof/>
            <w:webHidden/>
          </w:rPr>
          <w:fldChar w:fldCharType="begin"/>
        </w:r>
        <w:r w:rsidR="00726CCE">
          <w:rPr>
            <w:noProof/>
            <w:webHidden/>
          </w:rPr>
          <w:instrText xml:space="preserve"> PAGEREF _Toc30498517 \h </w:instrText>
        </w:r>
        <w:r w:rsidR="00726CCE">
          <w:rPr>
            <w:noProof/>
            <w:webHidden/>
          </w:rPr>
        </w:r>
        <w:r w:rsidR="00726CCE">
          <w:rPr>
            <w:noProof/>
            <w:webHidden/>
          </w:rPr>
          <w:fldChar w:fldCharType="separate"/>
        </w:r>
        <w:r w:rsidR="001B3FD6">
          <w:rPr>
            <w:noProof/>
            <w:webHidden/>
          </w:rPr>
          <w:t>48</w:t>
        </w:r>
        <w:r w:rsidR="00726CCE">
          <w:rPr>
            <w:noProof/>
            <w:webHidden/>
          </w:rPr>
          <w:fldChar w:fldCharType="end"/>
        </w:r>
      </w:hyperlink>
    </w:p>
    <w:p w14:paraId="2051FD18" w14:textId="1E9670F9" w:rsidR="00726CCE" w:rsidRDefault="00E564F0">
      <w:pPr>
        <w:pStyle w:val="TOC4"/>
        <w:rPr>
          <w:rFonts w:asciiTheme="minorHAnsi" w:eastAsiaTheme="minorEastAsia" w:hAnsiTheme="minorHAnsi" w:cstheme="minorBidi"/>
          <w:noProof/>
          <w:sz w:val="22"/>
          <w:szCs w:val="22"/>
        </w:rPr>
      </w:pPr>
      <w:hyperlink w:anchor="_Toc30498518" w:history="1">
        <w:r w:rsidR="00726CCE" w:rsidRPr="007A7D7C">
          <w:rPr>
            <w:rStyle w:val="Hyperlink"/>
            <w:noProof/>
          </w:rPr>
          <w:t>X.6.2.2 System that consumes documents System Design</w:t>
        </w:r>
        <w:r w:rsidR="00726CCE">
          <w:rPr>
            <w:noProof/>
            <w:webHidden/>
          </w:rPr>
          <w:tab/>
        </w:r>
        <w:r w:rsidR="00726CCE">
          <w:rPr>
            <w:noProof/>
            <w:webHidden/>
          </w:rPr>
          <w:fldChar w:fldCharType="begin"/>
        </w:r>
        <w:r w:rsidR="00726CCE">
          <w:rPr>
            <w:noProof/>
            <w:webHidden/>
          </w:rPr>
          <w:instrText xml:space="preserve"> PAGEREF _Toc30498518 \h </w:instrText>
        </w:r>
        <w:r w:rsidR="00726CCE">
          <w:rPr>
            <w:noProof/>
            <w:webHidden/>
          </w:rPr>
        </w:r>
        <w:r w:rsidR="00726CCE">
          <w:rPr>
            <w:noProof/>
            <w:webHidden/>
          </w:rPr>
          <w:fldChar w:fldCharType="separate"/>
        </w:r>
        <w:r w:rsidR="001B3FD6">
          <w:rPr>
            <w:noProof/>
            <w:webHidden/>
          </w:rPr>
          <w:t>50</w:t>
        </w:r>
        <w:r w:rsidR="00726CCE">
          <w:rPr>
            <w:noProof/>
            <w:webHidden/>
          </w:rPr>
          <w:fldChar w:fldCharType="end"/>
        </w:r>
      </w:hyperlink>
    </w:p>
    <w:p w14:paraId="04674DA0" w14:textId="334ABC04" w:rsidR="00726CCE" w:rsidRDefault="00E564F0">
      <w:pPr>
        <w:pStyle w:val="TOC4"/>
        <w:rPr>
          <w:rFonts w:asciiTheme="minorHAnsi" w:eastAsiaTheme="minorEastAsia" w:hAnsiTheme="minorHAnsi" w:cstheme="minorBidi"/>
          <w:noProof/>
          <w:sz w:val="22"/>
          <w:szCs w:val="22"/>
        </w:rPr>
      </w:pPr>
      <w:hyperlink w:anchor="_Toc30498519" w:history="1">
        <w:r w:rsidR="00726CCE" w:rsidRPr="007A7D7C">
          <w:rPr>
            <w:rStyle w:val="Hyperlink"/>
            <w:noProof/>
          </w:rPr>
          <w:t>X.6.2.3 System that consumes clinical data elements Systems Design</w:t>
        </w:r>
        <w:r w:rsidR="00726CCE">
          <w:rPr>
            <w:noProof/>
            <w:webHidden/>
          </w:rPr>
          <w:tab/>
        </w:r>
        <w:r w:rsidR="00726CCE">
          <w:rPr>
            <w:noProof/>
            <w:webHidden/>
          </w:rPr>
          <w:fldChar w:fldCharType="begin"/>
        </w:r>
        <w:r w:rsidR="00726CCE">
          <w:rPr>
            <w:noProof/>
            <w:webHidden/>
          </w:rPr>
          <w:instrText xml:space="preserve"> PAGEREF _Toc30498519 \h </w:instrText>
        </w:r>
        <w:r w:rsidR="00726CCE">
          <w:rPr>
            <w:noProof/>
            <w:webHidden/>
          </w:rPr>
        </w:r>
        <w:r w:rsidR="00726CCE">
          <w:rPr>
            <w:noProof/>
            <w:webHidden/>
          </w:rPr>
          <w:fldChar w:fldCharType="separate"/>
        </w:r>
        <w:r w:rsidR="001B3FD6">
          <w:rPr>
            <w:noProof/>
            <w:webHidden/>
          </w:rPr>
          <w:t>51</w:t>
        </w:r>
        <w:r w:rsidR="00726CCE">
          <w:rPr>
            <w:noProof/>
            <w:webHidden/>
          </w:rPr>
          <w:fldChar w:fldCharType="end"/>
        </w:r>
      </w:hyperlink>
    </w:p>
    <w:p w14:paraId="0A19A6AE" w14:textId="3D018424" w:rsidR="00726CCE" w:rsidRDefault="00E564F0">
      <w:pPr>
        <w:pStyle w:val="TOC4"/>
        <w:rPr>
          <w:rFonts w:asciiTheme="minorHAnsi" w:eastAsiaTheme="minorEastAsia" w:hAnsiTheme="minorHAnsi" w:cstheme="minorBidi"/>
          <w:noProof/>
          <w:sz w:val="22"/>
          <w:szCs w:val="22"/>
        </w:rPr>
      </w:pPr>
      <w:hyperlink w:anchor="_Toc30498520" w:history="1">
        <w:r w:rsidR="00726CCE" w:rsidRPr="007A7D7C">
          <w:rPr>
            <w:rStyle w:val="Hyperlink"/>
            <w:noProof/>
          </w:rPr>
          <w:t>X.6.2.4 Central Infrastructure as a single system</w:t>
        </w:r>
        <w:r w:rsidR="00726CCE">
          <w:rPr>
            <w:noProof/>
            <w:webHidden/>
          </w:rPr>
          <w:tab/>
        </w:r>
        <w:r w:rsidR="00726CCE">
          <w:rPr>
            <w:noProof/>
            <w:webHidden/>
          </w:rPr>
          <w:fldChar w:fldCharType="begin"/>
        </w:r>
        <w:r w:rsidR="00726CCE">
          <w:rPr>
            <w:noProof/>
            <w:webHidden/>
          </w:rPr>
          <w:instrText xml:space="preserve"> PAGEREF _Toc30498520 \h </w:instrText>
        </w:r>
        <w:r w:rsidR="00726CCE">
          <w:rPr>
            <w:noProof/>
            <w:webHidden/>
          </w:rPr>
        </w:r>
        <w:r w:rsidR="00726CCE">
          <w:rPr>
            <w:noProof/>
            <w:webHidden/>
          </w:rPr>
          <w:fldChar w:fldCharType="separate"/>
        </w:r>
        <w:r w:rsidR="001B3FD6">
          <w:rPr>
            <w:noProof/>
            <w:webHidden/>
          </w:rPr>
          <w:t>53</w:t>
        </w:r>
        <w:r w:rsidR="00726CCE">
          <w:rPr>
            <w:noProof/>
            <w:webHidden/>
          </w:rPr>
          <w:fldChar w:fldCharType="end"/>
        </w:r>
      </w:hyperlink>
    </w:p>
    <w:p w14:paraId="0724783C" w14:textId="2BCA3FA6" w:rsidR="00CF283F" w:rsidRPr="00B51436" w:rsidRDefault="00CF508D" w:rsidP="00EA3BCB">
      <w:pPr>
        <w:pStyle w:val="BodyText"/>
        <w:tabs>
          <w:tab w:val="center" w:pos="4680"/>
        </w:tabs>
        <w:jc w:val="both"/>
      </w:pPr>
      <w:r w:rsidRPr="00B51436">
        <w:fldChar w:fldCharType="end"/>
      </w:r>
    </w:p>
    <w:p w14:paraId="37AF4B57" w14:textId="145CC1AA" w:rsidR="00A52021" w:rsidRPr="00B51436" w:rsidRDefault="00A52021" w:rsidP="00A15C2E">
      <w:pPr>
        <w:pStyle w:val="BodyText"/>
      </w:pPr>
      <w:bookmarkStart w:id="4" w:name="_Toc201058865"/>
      <w:bookmarkStart w:id="5" w:name="_Toc201058970"/>
      <w:bookmarkEnd w:id="4"/>
      <w:bookmarkEnd w:id="5"/>
    </w:p>
    <w:p w14:paraId="457E5B51" w14:textId="753BD1A9" w:rsidR="00FB0A3D" w:rsidRDefault="00FB0A3D">
      <w:pPr>
        <w:spacing w:before="0"/>
      </w:pPr>
      <w:r>
        <w:br w:type="page"/>
      </w:r>
    </w:p>
    <w:p w14:paraId="12E73E34" w14:textId="77777777" w:rsidR="00A52021" w:rsidRPr="00A15C2E" w:rsidRDefault="00A52021">
      <w:pPr>
        <w:pStyle w:val="BodyText"/>
      </w:pPr>
    </w:p>
    <w:p w14:paraId="6823F9A9" w14:textId="703CE7F8" w:rsidR="00E52CE1" w:rsidRPr="00B51436" w:rsidRDefault="00E52CE1" w:rsidP="00EA3BCB">
      <w:pPr>
        <w:pStyle w:val="BodyText"/>
      </w:pPr>
      <w:r w:rsidRPr="00B51436">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E564F0" w:rsidRPr="007117B8" w:rsidRDefault="00E564F0"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E564F0" w:rsidRPr="007117B8" w:rsidRDefault="00E564F0"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B51436" w:rsidRDefault="0038470A" w:rsidP="00EA3BCB">
      <w:pPr>
        <w:pStyle w:val="BodyText"/>
      </w:pPr>
    </w:p>
    <w:p w14:paraId="1ED31AD7" w14:textId="74E5AE68" w:rsidR="00CF3A5D" w:rsidRPr="00B51436" w:rsidRDefault="00CF3A5D" w:rsidP="00CF3A5D">
      <w:pPr>
        <w:pStyle w:val="Heading1"/>
        <w:pageBreakBefore w:val="0"/>
        <w:numPr>
          <w:ilvl w:val="0"/>
          <w:numId w:val="0"/>
        </w:numPr>
        <w:rPr>
          <w:noProof w:val="0"/>
        </w:rPr>
      </w:pPr>
      <w:bookmarkStart w:id="6" w:name="_Toc30498455"/>
      <w:r w:rsidRPr="00B51436">
        <w:rPr>
          <w:noProof w:val="0"/>
        </w:rPr>
        <w:t>Introduction to this Supplement</w:t>
      </w:r>
      <w:bookmarkEnd w:id="6"/>
    </w:p>
    <w:p w14:paraId="1D753EB2" w14:textId="7FAE1E98" w:rsidR="00CF3A5D" w:rsidRPr="00B51436" w:rsidRDefault="00CF3A5D" w:rsidP="00CF3A5D">
      <w:pPr>
        <w:pStyle w:val="BodyText"/>
      </w:pPr>
      <w:r w:rsidRPr="00B51436">
        <w:t xml:space="preserve">This profile will show how to build a Document Sharing Exchange using </w:t>
      </w:r>
      <w:r w:rsidR="00DC433A" w:rsidRPr="00B51436">
        <w:t xml:space="preserve">IHE profiled </w:t>
      </w:r>
      <w:r w:rsidRPr="00B51436">
        <w:t>FHIR</w:t>
      </w:r>
      <w:r w:rsidR="00C10DDE" w:rsidRPr="00A15C2E">
        <w:rPr>
          <w:vertAlign w:val="superscript"/>
        </w:rPr>
        <w:t>®</w:t>
      </w:r>
      <w:r w:rsidR="00C10DDE">
        <w:rPr>
          <w:rStyle w:val="FootnoteReference"/>
        </w:rPr>
        <w:footnoteReference w:id="2"/>
      </w:r>
      <w:r w:rsidRPr="00B51436">
        <w:t xml:space="preserve"> </w:t>
      </w:r>
      <w:r w:rsidR="00DC433A" w:rsidRPr="00B51436">
        <w:t>standard</w:t>
      </w:r>
      <w:r w:rsidRPr="00B51436">
        <w:t xml:space="preserve">, rather than the </w:t>
      </w:r>
      <w:r w:rsidR="00DC433A" w:rsidRPr="00B51436">
        <w:t>legacy</w:t>
      </w:r>
      <w:r w:rsidRPr="00B51436">
        <w:t xml:space="preserve"> IHE </w:t>
      </w:r>
      <w:r w:rsidR="00DC433A" w:rsidRPr="00B51436">
        <w:t>profiles</w:t>
      </w:r>
      <w:r w:rsidRPr="00B51436">
        <w:t xml:space="preserve"> that is dominated by XDS and HL7</w:t>
      </w:r>
      <w:r w:rsidR="00C10DDE" w:rsidRPr="00A15C2E">
        <w:rPr>
          <w:vertAlign w:val="superscript"/>
        </w:rPr>
        <w:t>®</w:t>
      </w:r>
      <w:r w:rsidR="00C10DDE">
        <w:rPr>
          <w:rStyle w:val="FootnoteReference"/>
        </w:rPr>
        <w:footnoteReference w:id="3"/>
      </w:r>
      <w:r w:rsidRPr="00B51436">
        <w:t xml:space="preserve"> v2. This profile will assemble profiles and define a Document Registry</w:t>
      </w:r>
      <w:r w:rsidR="00B51436">
        <w:t xml:space="preserve">. </w:t>
      </w:r>
    </w:p>
    <w:p w14:paraId="429C02F1" w14:textId="55D8BBBB" w:rsidR="00CF3A5D" w:rsidRPr="00B51436" w:rsidRDefault="00CF3A5D" w:rsidP="00CF3A5D">
      <w:pPr>
        <w:pStyle w:val="BodyText"/>
      </w:pPr>
      <w:r w:rsidRPr="00B51436">
        <w:t xml:space="preserve">The central HIE infrastructure defined in this Profile might be a single FHIR Server implementing all the defined profile </w:t>
      </w:r>
      <w:proofErr w:type="gramStart"/>
      <w:r w:rsidRPr="00B51436">
        <w:t>actors, or</w:t>
      </w:r>
      <w:proofErr w:type="gramEnd"/>
      <w:r w:rsidRPr="00B51436">
        <w:t xml:space="preserve"> may be virtual cloud of the systems implementing the defined profile actors. These deployment models allow for modularity where each service function could be provided by different vendors</w:t>
      </w:r>
      <w:r w:rsidR="00DC433A" w:rsidRPr="00B51436">
        <w:t>,</w:t>
      </w:r>
      <w:r w:rsidRPr="00B51436">
        <w:t xml:space="preserve"> leverag</w:t>
      </w:r>
      <w:r w:rsidR="00DC433A" w:rsidRPr="00B51436">
        <w:t>ing</w:t>
      </w:r>
      <w:r w:rsidRPr="00B51436">
        <w:t xml:space="preserve"> as much as possible </w:t>
      </w:r>
      <w:r w:rsidR="00DC433A" w:rsidRPr="00B51436">
        <w:t>from a</w:t>
      </w:r>
      <w:r w:rsidRPr="00B51436">
        <w:t xml:space="preserve"> </w:t>
      </w:r>
      <w:proofErr w:type="gramStart"/>
      <w:r w:rsidRPr="00B51436">
        <w:t>reference implementations</w:t>
      </w:r>
      <w:proofErr w:type="gramEnd"/>
      <w:r w:rsidRPr="00B51436">
        <w:t xml:space="preserve"> of </w:t>
      </w:r>
      <w:r w:rsidR="00DC433A" w:rsidRPr="00B51436">
        <w:t xml:space="preserve">a </w:t>
      </w:r>
      <w:r w:rsidRPr="00B51436">
        <w:t xml:space="preserve">FHIR Server, and also leverage as much as possible of modularity enabled by defined Profiles. </w:t>
      </w:r>
    </w:p>
    <w:p w14:paraId="76299D9B" w14:textId="7D412A96" w:rsidR="00CF3A5D" w:rsidRPr="00B51436" w:rsidRDefault="00CF3A5D" w:rsidP="00CF3A5D">
      <w:pPr>
        <w:pStyle w:val="BodyText"/>
      </w:pPr>
      <w:r w:rsidRPr="00B51436">
        <w:t>Core business functions</w:t>
      </w:r>
      <w:r w:rsidR="00D23E0F" w:rsidRPr="00B51436">
        <w:t xml:space="preserve"> provided by MHDS Profile</w:t>
      </w:r>
      <w:r w:rsidRPr="00B51436">
        <w:t>:</w:t>
      </w:r>
    </w:p>
    <w:p w14:paraId="35903D25" w14:textId="77777777" w:rsidR="00CF3A5D" w:rsidRPr="00B51436" w:rsidRDefault="00CF3A5D" w:rsidP="00A15C2E">
      <w:pPr>
        <w:pStyle w:val="ListBullet2"/>
      </w:pPr>
      <w:r w:rsidRPr="00B51436">
        <w:t xml:space="preserve">Publication of Document based information </w:t>
      </w:r>
    </w:p>
    <w:p w14:paraId="79867567" w14:textId="6D376D88" w:rsidR="00CF3A5D" w:rsidRPr="00B51436" w:rsidRDefault="00CF3A5D" w:rsidP="00A15C2E">
      <w:pPr>
        <w:pStyle w:val="ListBullet3"/>
      </w:pPr>
      <w:r w:rsidRPr="00B51436">
        <w:t>Content agnostic but CDA</w:t>
      </w:r>
      <w:r w:rsidR="00C10DDE" w:rsidRPr="00A15C2E">
        <w:rPr>
          <w:vertAlign w:val="superscript"/>
        </w:rPr>
        <w:t>®</w:t>
      </w:r>
      <w:r w:rsidR="00C10DDE">
        <w:rPr>
          <w:rStyle w:val="FootnoteReference"/>
        </w:rPr>
        <w:footnoteReference w:id="4"/>
      </w:r>
      <w:r w:rsidRPr="00B51436">
        <w:t xml:space="preserve"> and FHIR preferred</w:t>
      </w:r>
    </w:p>
    <w:p w14:paraId="3652DCC4" w14:textId="77777777" w:rsidR="00CF3A5D" w:rsidRPr="00B51436" w:rsidRDefault="00CF3A5D" w:rsidP="00A15C2E">
      <w:pPr>
        <w:pStyle w:val="ListBullet2"/>
      </w:pPr>
      <w:r w:rsidRPr="00B51436">
        <w:t>Persistence and lifecycle management of Documents, DocumentManifest, DocumentReference, and List resources</w:t>
      </w:r>
    </w:p>
    <w:p w14:paraId="23EC17DB" w14:textId="3005E467" w:rsidR="00CF3A5D" w:rsidRPr="00B51436" w:rsidRDefault="00CF3A5D" w:rsidP="00A15C2E">
      <w:pPr>
        <w:pStyle w:val="ListBullet3"/>
      </w:pPr>
      <w:r w:rsidRPr="00B51436">
        <w:t xml:space="preserve">Enabling centralized document storage, or distributed </w:t>
      </w:r>
      <w:r w:rsidR="00DC433A" w:rsidRPr="00B51436">
        <w:t>document storage at a service identified at the</w:t>
      </w:r>
      <w:r w:rsidRPr="00B51436">
        <w:t xml:space="preserve"> source</w:t>
      </w:r>
    </w:p>
    <w:p w14:paraId="07FD4850" w14:textId="77777777" w:rsidR="00DC433A" w:rsidRPr="00B51436" w:rsidRDefault="00CF3A5D" w:rsidP="00A15C2E">
      <w:pPr>
        <w:pStyle w:val="ListBullet2"/>
      </w:pPr>
      <w:r w:rsidRPr="00B51436">
        <w:t xml:space="preserve">Patient Identity Management – </w:t>
      </w:r>
    </w:p>
    <w:p w14:paraId="335BFF6E" w14:textId="50D7F5CB" w:rsidR="00CF3A5D" w:rsidRPr="00B51436" w:rsidRDefault="00CF3A5D" w:rsidP="00A15C2E">
      <w:pPr>
        <w:pStyle w:val="ListBullet3"/>
      </w:pPr>
      <w:proofErr w:type="gramStart"/>
      <w:r w:rsidRPr="00B51436">
        <w:t>specifically</w:t>
      </w:r>
      <w:proofErr w:type="gramEnd"/>
      <w:r w:rsidRPr="00B51436">
        <w:t xml:space="preserve"> a golden patient identity for use within the domain, cross-reference to other identities, and lifecycle of updates </w:t>
      </w:r>
    </w:p>
    <w:p w14:paraId="6B62F4C0" w14:textId="77777777" w:rsidR="00CF3A5D" w:rsidRPr="00B51436" w:rsidRDefault="00CF3A5D" w:rsidP="00A15C2E">
      <w:pPr>
        <w:pStyle w:val="ListBullet3"/>
      </w:pPr>
      <w:r w:rsidRPr="00B51436">
        <w:t>Appropriate comprehensive handling of patient identity updates including merge</w:t>
      </w:r>
    </w:p>
    <w:p w14:paraId="4E546921" w14:textId="77777777" w:rsidR="00CF3A5D" w:rsidRPr="00B51436" w:rsidRDefault="00CF3A5D" w:rsidP="00A15C2E">
      <w:pPr>
        <w:pStyle w:val="ListBullet2"/>
      </w:pPr>
      <w:r w:rsidRPr="00B51436">
        <w:lastRenderedPageBreak/>
        <w:t>Participant Organizations management</w:t>
      </w:r>
    </w:p>
    <w:p w14:paraId="1751E8BD" w14:textId="136B974A" w:rsidR="00CF3A5D" w:rsidRPr="00B51436" w:rsidRDefault="00DC433A" w:rsidP="00A15C2E">
      <w:pPr>
        <w:pStyle w:val="ListBullet3"/>
      </w:pPr>
      <w:r w:rsidRPr="00B51436">
        <w:t xml:space="preserve">Enabling use of </w:t>
      </w:r>
      <w:proofErr w:type="spellStart"/>
      <w:r w:rsidRPr="00B51436">
        <w:t>CSDm</w:t>
      </w:r>
      <w:proofErr w:type="spellEnd"/>
      <w:r w:rsidRPr="00B51436">
        <w:t xml:space="preserve"> directory for</w:t>
      </w:r>
      <w:r w:rsidR="00CF3A5D" w:rsidRPr="00B51436">
        <w:t xml:space="preserve"> </w:t>
      </w:r>
      <w:r w:rsidRPr="00B51436">
        <w:t>author identity</w:t>
      </w:r>
      <w:r w:rsidR="00CF3A5D" w:rsidRPr="00B51436">
        <w:t xml:space="preserve"> management</w:t>
      </w:r>
    </w:p>
    <w:p w14:paraId="3C5A54A8" w14:textId="77777777" w:rsidR="00CF3A5D" w:rsidRPr="00B51436" w:rsidRDefault="00CF3A5D" w:rsidP="00A15C2E">
      <w:pPr>
        <w:pStyle w:val="ListBullet2"/>
      </w:pPr>
      <w:r w:rsidRPr="00B51436">
        <w:t>Authorization management</w:t>
      </w:r>
    </w:p>
    <w:p w14:paraId="706E7B22" w14:textId="77777777" w:rsidR="00CF3A5D" w:rsidRPr="00B51436" w:rsidRDefault="00CF3A5D" w:rsidP="00A15C2E">
      <w:pPr>
        <w:pStyle w:val="ListBullet3"/>
      </w:pPr>
      <w:r w:rsidRPr="00B51436">
        <w:t>Consent</w:t>
      </w:r>
    </w:p>
    <w:p w14:paraId="5976B9D7" w14:textId="2E82833E" w:rsidR="00CF3A5D" w:rsidRPr="00B51436" w:rsidRDefault="00CF3A5D" w:rsidP="00A15C2E">
      <w:pPr>
        <w:pStyle w:val="ListBullet3"/>
      </w:pPr>
      <w:r w:rsidRPr="00B51436">
        <w:t>User Role-Based-Access-Control</w:t>
      </w:r>
      <w:r w:rsidR="00D23E0F" w:rsidRPr="00B51436">
        <w:t xml:space="preserve"> (RBAC)</w:t>
      </w:r>
      <w:r w:rsidRPr="00B51436">
        <w:t xml:space="preserve"> or Attribute-Based-Access-Control</w:t>
      </w:r>
      <w:r w:rsidR="00D23E0F" w:rsidRPr="00B51436">
        <w:t xml:space="preserve"> (ABAC)</w:t>
      </w:r>
    </w:p>
    <w:p w14:paraId="3AC45BED" w14:textId="77777777" w:rsidR="00CF3A5D" w:rsidRPr="00B51436" w:rsidRDefault="00CF3A5D" w:rsidP="00A15C2E">
      <w:pPr>
        <w:pStyle w:val="ListBullet3"/>
      </w:pPr>
      <w:r w:rsidRPr="00B51436">
        <w:t>Application</w:t>
      </w:r>
    </w:p>
    <w:p w14:paraId="1A075F61" w14:textId="77777777" w:rsidR="00CF3A5D" w:rsidRPr="00B51436" w:rsidRDefault="00CF3A5D" w:rsidP="00A15C2E">
      <w:pPr>
        <w:pStyle w:val="ListBullet3"/>
      </w:pPr>
      <w:proofErr w:type="spellStart"/>
      <w:r w:rsidRPr="00B51436">
        <w:t>PurposeOfUse</w:t>
      </w:r>
      <w:proofErr w:type="spellEnd"/>
    </w:p>
    <w:p w14:paraId="27E2BC45" w14:textId="77777777" w:rsidR="00CF3A5D" w:rsidRPr="00B51436" w:rsidRDefault="00CF3A5D" w:rsidP="00A15C2E">
      <w:pPr>
        <w:pStyle w:val="ListBullet2"/>
      </w:pPr>
      <w:r w:rsidRPr="00B51436">
        <w:t>Encryption and Integrity requirements</w:t>
      </w:r>
    </w:p>
    <w:p w14:paraId="405D671A" w14:textId="77777777" w:rsidR="00CF3A5D" w:rsidRPr="00B51436" w:rsidRDefault="00CF3A5D" w:rsidP="00A15C2E">
      <w:pPr>
        <w:pStyle w:val="ListBullet2"/>
      </w:pPr>
      <w:r w:rsidRPr="00B51436">
        <w:t xml:space="preserve">Audit Log Management </w:t>
      </w:r>
    </w:p>
    <w:p w14:paraId="5A492796" w14:textId="27D49B23" w:rsidR="00CF3A5D" w:rsidRPr="00B51436" w:rsidRDefault="00CF3A5D" w:rsidP="00A15C2E">
      <w:pPr>
        <w:pStyle w:val="ListBullet2"/>
      </w:pPr>
      <w:r w:rsidRPr="00B51436">
        <w:t>Consumption side</w:t>
      </w:r>
      <w:r w:rsidR="00D23E0F" w:rsidRPr="00B51436">
        <w:t xml:space="preserve"> can be further refined using mXDE and QEDm</w:t>
      </w:r>
      <w:r w:rsidRPr="00B51436">
        <w:t xml:space="preserve"> </w:t>
      </w:r>
    </w:p>
    <w:p w14:paraId="75F9AA9D" w14:textId="533F4FB5" w:rsidR="00CF283F" w:rsidRPr="00B51436" w:rsidRDefault="00CF283F" w:rsidP="008616CB">
      <w:pPr>
        <w:pStyle w:val="Heading2"/>
        <w:numPr>
          <w:ilvl w:val="0"/>
          <w:numId w:val="0"/>
        </w:numPr>
        <w:rPr>
          <w:noProof w:val="0"/>
        </w:rPr>
      </w:pPr>
      <w:bookmarkStart w:id="7" w:name="_Toc345074641"/>
      <w:bookmarkStart w:id="8" w:name="_Toc30498456"/>
      <w:r w:rsidRPr="00B51436">
        <w:rPr>
          <w:noProof w:val="0"/>
        </w:rPr>
        <w:t>Open Issues and Questions</w:t>
      </w:r>
      <w:bookmarkEnd w:id="7"/>
      <w:bookmarkEnd w:id="8"/>
    </w:p>
    <w:p w14:paraId="13D1533F" w14:textId="005DADD1" w:rsidR="00CF3A5D" w:rsidRPr="00282BF2" w:rsidRDefault="00CF3A5D" w:rsidP="00A15C2E">
      <w:pPr>
        <w:pStyle w:val="ListNumber2"/>
      </w:pPr>
      <w:r w:rsidRPr="00FB0A3D">
        <w:t xml:space="preserve">Given that this profile audience is likely </w:t>
      </w:r>
      <w:r w:rsidR="00D23E0F" w:rsidRPr="00FB0A3D">
        <w:t>to include those new</w:t>
      </w:r>
      <w:r w:rsidRPr="00FB0A3D">
        <w:t xml:space="preserve"> to IHE Document Sharing exchange, there is more detail included in this supplement in order to be more self-contained and not rely on the reader referencing other whitepapers and handbooks. Is the level of detail within this supplement appropriate? Is there some text that could be removed? Is there some concept that is not well enough defined?</w:t>
      </w:r>
    </w:p>
    <w:p w14:paraId="0613310A" w14:textId="7A1B0515" w:rsidR="00CF283F" w:rsidRPr="00282BF2" w:rsidRDefault="009131AF" w:rsidP="00A15C2E">
      <w:pPr>
        <w:pStyle w:val="ListNumber2"/>
      </w:pPr>
      <w:r w:rsidRPr="00FB0A3D">
        <w:t xml:space="preserve">Is there a need to show interaction with XDS exchanges? Current presumption is that this is not minimally needed, but likely would be a future need. Those exchanges that want to be XDS based already have a solution in MHD. The goal of this profile is to provide a </w:t>
      </w:r>
      <w:r w:rsidR="00A52021" w:rsidRPr="00FB0A3D">
        <w:t>FHIR stack without XDS or HL7 v2 backend</w:t>
      </w:r>
      <w:r w:rsidR="00B51436" w:rsidRPr="00FB0A3D">
        <w:t xml:space="preserve">. </w:t>
      </w:r>
      <w:r w:rsidR="00A52021" w:rsidRPr="00FB0A3D">
        <w:t>Thus</w:t>
      </w:r>
      <w:r w:rsidR="00D23E0F" w:rsidRPr="00FB0A3D">
        <w:t>,</w:t>
      </w:r>
      <w:r w:rsidR="00A52021" w:rsidRPr="00FB0A3D">
        <w:t xml:space="preserve"> the only interaction one might see in the future is an XCA interface to this </w:t>
      </w:r>
      <w:r w:rsidR="00177EFB" w:rsidRPr="00FB0A3D">
        <w:t>MHDS</w:t>
      </w:r>
      <w:r w:rsidR="00A52021" w:rsidRPr="00FB0A3D">
        <w:t>.</w:t>
      </w:r>
    </w:p>
    <w:p w14:paraId="0327AE6B" w14:textId="25CF8080" w:rsidR="00F71A15" w:rsidRPr="00FB0A3D" w:rsidRDefault="00F71A15" w:rsidP="00A15C2E">
      <w:pPr>
        <w:pStyle w:val="ListNumber2"/>
      </w:pPr>
      <w:r w:rsidRPr="00FB0A3D">
        <w:t xml:space="preserve">Can Document Author be recorded as a link to data in the mCSD managed Directory, or must it continue to be mandated to be ‘contained’? Clearly it can be included as </w:t>
      </w:r>
      <w:r w:rsidR="00C57D08" w:rsidRPr="00FB0A3D">
        <w:t>contained but</w:t>
      </w:r>
      <w:r w:rsidRPr="00FB0A3D">
        <w:t xml:space="preserve"> is this still a mandate when the Organization and Practitioner are known to be managed.</w:t>
      </w:r>
    </w:p>
    <w:p w14:paraId="24817190" w14:textId="65089CFB" w:rsidR="00D42E3D" w:rsidRPr="00B51436" w:rsidRDefault="00D42E3D" w:rsidP="00A15C2E">
      <w:pPr>
        <w:pStyle w:val="ListNumber3"/>
        <w:numPr>
          <w:ilvl w:val="0"/>
          <w:numId w:val="33"/>
        </w:numPr>
      </w:pPr>
      <w:r w:rsidRPr="00B51436">
        <w:t xml:space="preserve">This profile includes an option that allows the Document Registry to authorize the use of References where MHD forces contained. The necessary change to MHD has not been done yet in order to get </w:t>
      </w:r>
      <w:r w:rsidR="005D56DF" w:rsidRPr="00B51436">
        <w:t>feedback</w:t>
      </w:r>
      <w:r w:rsidRPr="00B51436">
        <w:t xml:space="preserve"> from Public Comment.</w:t>
      </w:r>
    </w:p>
    <w:p w14:paraId="0E72C659" w14:textId="29E74E5E" w:rsidR="00F71A15" w:rsidRPr="00282BF2" w:rsidRDefault="00F71A15" w:rsidP="00A15C2E">
      <w:pPr>
        <w:pStyle w:val="ListNumber2"/>
      </w:pPr>
      <w:r w:rsidRPr="00FB0A3D">
        <w:t xml:space="preserve">Can </w:t>
      </w:r>
      <w:proofErr w:type="spellStart"/>
      <w:r w:rsidRPr="00FB0A3D">
        <w:t>sourcePatientInfo</w:t>
      </w:r>
      <w:proofErr w:type="spellEnd"/>
      <w:r w:rsidRPr="00FB0A3D">
        <w:t xml:space="preserve"> be a version specific link to the centrally managed (</w:t>
      </w:r>
      <w:r w:rsidR="00177EFB" w:rsidRPr="00FB0A3D">
        <w:t>PMIR</w:t>
      </w:r>
      <w:r w:rsidRPr="00FB0A3D">
        <w:t xml:space="preserve">) identity? Clearly it can continue to be </w:t>
      </w:r>
      <w:r w:rsidR="00A06774" w:rsidRPr="00FB0A3D">
        <w:t>contained but</w:t>
      </w:r>
      <w:r w:rsidRPr="00FB0A3D">
        <w:t xml:space="preserve"> is this still a mandate when the Patient is known to be managed.</w:t>
      </w:r>
    </w:p>
    <w:p w14:paraId="685B5B96" w14:textId="16481CB3" w:rsidR="00D42E3D" w:rsidRPr="00FB0A3D" w:rsidRDefault="00D42E3D" w:rsidP="00A15C2E">
      <w:pPr>
        <w:pStyle w:val="ListNumber3"/>
        <w:numPr>
          <w:ilvl w:val="0"/>
          <w:numId w:val="35"/>
        </w:numPr>
      </w:pPr>
      <w:r w:rsidRPr="00B51436">
        <w:t xml:space="preserve">There seems to be feedback that the need identified in XDS for </w:t>
      </w:r>
      <w:proofErr w:type="spellStart"/>
      <w:r w:rsidRPr="00B51436">
        <w:t>sourcePatientInfo</w:t>
      </w:r>
      <w:proofErr w:type="spellEnd"/>
      <w:r w:rsidRPr="00B51436">
        <w:t xml:space="preserve"> has not been important. Many exchanges recommend this element be left empty as one </w:t>
      </w:r>
      <w:r w:rsidRPr="00B51436">
        <w:lastRenderedPageBreak/>
        <w:t xml:space="preserve">either has good control of patient identity. If one doesn’t have good control, the </w:t>
      </w:r>
      <w:proofErr w:type="spellStart"/>
      <w:r w:rsidRPr="00B51436">
        <w:t>sourcePatientInfo</w:t>
      </w:r>
      <w:proofErr w:type="spellEnd"/>
      <w:r w:rsidRPr="00B51436">
        <w:t xml:space="preserve"> element is only going to add to the confusion.</w:t>
      </w:r>
    </w:p>
    <w:p w14:paraId="14272476" w14:textId="167B3F59" w:rsidR="00F71A15" w:rsidRPr="00282BF2" w:rsidRDefault="00D23E0F" w:rsidP="00A15C2E">
      <w:pPr>
        <w:pStyle w:val="ListNumber2"/>
      </w:pPr>
      <w:r w:rsidRPr="00FB0A3D">
        <w:t>In this profile,</w:t>
      </w:r>
      <w:r w:rsidR="00F71A15" w:rsidRPr="00FB0A3D">
        <w:t xml:space="preserve"> there is no formal Document Repository, although the functionality is provided virtually</w:t>
      </w:r>
      <w:r w:rsidRPr="00FB0A3D">
        <w:t xml:space="preserve"> when a Document</w:t>
      </w:r>
      <w:r w:rsidR="00F71A15" w:rsidRPr="00FB0A3D">
        <w:t xml:space="preserve"> Source choose</w:t>
      </w:r>
      <w:r w:rsidRPr="00FB0A3D">
        <w:t>s</w:t>
      </w:r>
      <w:r w:rsidR="00F71A15" w:rsidRPr="00FB0A3D">
        <w:t xml:space="preserve"> to not include the document as a Binary resource, but rather include a URL to a repository that is recognized as part of the trust domain. This distinction is available in MHD today, although it is not pointed out as such and thus not well known</w:t>
      </w:r>
      <w:r w:rsidR="00B51436" w:rsidRPr="00FB0A3D">
        <w:t xml:space="preserve">. </w:t>
      </w:r>
      <w:r w:rsidR="00F71A15" w:rsidRPr="00FB0A3D">
        <w:t xml:space="preserve">The only value to creating a Document Repository is to define input transaction as different from output transaction. </w:t>
      </w:r>
      <w:r w:rsidRPr="00FB0A3D">
        <w:t>By s</w:t>
      </w:r>
      <w:r w:rsidR="00806225" w:rsidRPr="00FB0A3D">
        <w:t xml:space="preserve">pecifically </w:t>
      </w:r>
      <w:r w:rsidRPr="00FB0A3D">
        <w:t>d</w:t>
      </w:r>
      <w:r w:rsidR="00806225" w:rsidRPr="00FB0A3D">
        <w:t xml:space="preserve">efining a Document Repository we enable third-party Repository systems. A Document Repository could be supported as is today but is not defined by IHE MHDS </w:t>
      </w:r>
      <w:r w:rsidR="00C10DDE">
        <w:t>Profile</w:t>
      </w:r>
      <w:r w:rsidR="00806225" w:rsidRPr="00FB0A3D">
        <w:t>.</w:t>
      </w:r>
      <w:r w:rsidRPr="00FB0A3D">
        <w:t xml:space="preserve"> Please comment for and against the need to create a formal Document Repository Actor</w:t>
      </w:r>
      <w:r w:rsidR="00B51436" w:rsidRPr="00FB0A3D">
        <w:t xml:space="preserve">. </w:t>
      </w:r>
    </w:p>
    <w:p w14:paraId="0C9F07FD" w14:textId="2056271D" w:rsidR="007C788C" w:rsidRPr="00282BF2" w:rsidRDefault="007C788C" w:rsidP="00A15C2E">
      <w:pPr>
        <w:pStyle w:val="ListNumber2"/>
      </w:pPr>
      <w:r w:rsidRPr="00FB0A3D">
        <w:t>The Figure X.1</w:t>
      </w:r>
      <w:r w:rsidR="00DC433A" w:rsidRPr="00FB0A3D">
        <w:t>-</w:t>
      </w:r>
      <w:r w:rsidRPr="00FB0A3D">
        <w:t>1 is a high-level picture of the overall solution. It is not typical picture for an IHE profile. This high-level picture is used in the appendix in more detail. Is there comments or recommendations on how to improve this diagram?</w:t>
      </w:r>
    </w:p>
    <w:p w14:paraId="294D049B" w14:textId="77777777" w:rsidR="00CF283F" w:rsidRPr="00B51436" w:rsidRDefault="00CF283F" w:rsidP="008616CB">
      <w:pPr>
        <w:pStyle w:val="Heading2"/>
        <w:numPr>
          <w:ilvl w:val="0"/>
          <w:numId w:val="0"/>
        </w:numPr>
        <w:rPr>
          <w:noProof w:val="0"/>
        </w:rPr>
      </w:pPr>
      <w:bookmarkStart w:id="9" w:name="_Toc345074642"/>
      <w:bookmarkStart w:id="10" w:name="_Toc30498457"/>
      <w:bookmarkStart w:id="11" w:name="_Toc473170357"/>
      <w:bookmarkStart w:id="12" w:name="_Toc504625754"/>
      <w:r w:rsidRPr="00B51436">
        <w:rPr>
          <w:noProof w:val="0"/>
        </w:rPr>
        <w:t>Closed Issues</w:t>
      </w:r>
      <w:bookmarkEnd w:id="9"/>
      <w:bookmarkEnd w:id="10"/>
    </w:p>
    <w:p w14:paraId="0AB67C16" w14:textId="0A0E9D19" w:rsidR="00CF283F" w:rsidRPr="00FB0A3D" w:rsidRDefault="00177EFB" w:rsidP="00A15C2E">
      <w:pPr>
        <w:pStyle w:val="ListNumber2"/>
        <w:numPr>
          <w:ilvl w:val="0"/>
          <w:numId w:val="55"/>
        </w:numPr>
      </w:pPr>
      <w:r w:rsidRPr="00B51436">
        <w:t xml:space="preserve">This profile was renamed from MHD-HIE to Mobile Health Document Sharing (MHDS). This name leverages the concept of “Document Sharing” as defined in the HIE </w:t>
      </w:r>
      <w:r w:rsidR="00D23E0F" w:rsidRPr="00B51436">
        <w:t>whitepaper and</w:t>
      </w:r>
      <w:r w:rsidRPr="00B51436">
        <w:t xml:space="preserve"> includes the original MHD acronym while removing the word “access” which is important in MHD to define it as an </w:t>
      </w:r>
      <w:r w:rsidR="00D23E0F" w:rsidRPr="00B51436">
        <w:t>API and</w:t>
      </w:r>
      <w:r w:rsidRPr="00B51436">
        <w:t xml:space="preserve"> inserting the word “Sharing” which indicates persistence.</w:t>
      </w:r>
    </w:p>
    <w:p w14:paraId="56860E74" w14:textId="652F1006" w:rsidR="00811A17" w:rsidRPr="00FB0A3D" w:rsidRDefault="00811A17" w:rsidP="00A15C2E">
      <w:pPr>
        <w:pStyle w:val="ListNumber2"/>
      </w:pPr>
      <w:r w:rsidRPr="00B51436">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B51436">
        <w:t>Thus,</w:t>
      </w:r>
      <w:r w:rsidRPr="00B51436">
        <w:t xml:space="preserve"> we have left this action undefined. It is expected that a Delete action is </w:t>
      </w:r>
      <w:r w:rsidR="00D23E0F" w:rsidRPr="00B51436">
        <w:t>unusual,</w:t>
      </w:r>
      <w:r w:rsidRPr="00B51436">
        <w:t xml:space="preserve"> and that administrative user interface may be the better solution.</w:t>
      </w:r>
    </w:p>
    <w:p w14:paraId="5E09FCB1" w14:textId="77777777" w:rsidR="00811A17" w:rsidRPr="00B51436" w:rsidRDefault="00811A17" w:rsidP="00A15C2E">
      <w:pPr>
        <w:pStyle w:val="BodyText"/>
      </w:pPr>
    </w:p>
    <w:p w14:paraId="15C3204D" w14:textId="77777777" w:rsidR="00CF283F" w:rsidRPr="00B51436" w:rsidRDefault="00CF283F">
      <w:pPr>
        <w:pStyle w:val="BodyText"/>
      </w:pPr>
    </w:p>
    <w:p w14:paraId="126F23B3" w14:textId="09EC9996" w:rsidR="009F5CF4" w:rsidRPr="00B51436" w:rsidRDefault="00747676" w:rsidP="00BB76BC">
      <w:pPr>
        <w:pStyle w:val="Heading1"/>
        <w:numPr>
          <w:ilvl w:val="0"/>
          <w:numId w:val="0"/>
        </w:numPr>
        <w:rPr>
          <w:noProof w:val="0"/>
        </w:rPr>
      </w:pPr>
      <w:bookmarkStart w:id="13" w:name="_Toc345074643"/>
      <w:bookmarkStart w:id="14" w:name="_Toc30498458"/>
      <w:r w:rsidRPr="00B51436">
        <w:rPr>
          <w:noProof w:val="0"/>
        </w:rPr>
        <w:lastRenderedPageBreak/>
        <w:t>General Introduction</w:t>
      </w:r>
      <w:bookmarkEnd w:id="13"/>
      <w:r w:rsidR="00623829" w:rsidRPr="00B51436">
        <w:rPr>
          <w:noProof w:val="0"/>
        </w:rPr>
        <w:t xml:space="preserve"> and Shared Appendices</w:t>
      </w:r>
      <w:bookmarkEnd w:id="14"/>
    </w:p>
    <w:p w14:paraId="09F7F118" w14:textId="4589CADC" w:rsidR="00623829" w:rsidRPr="00B51436" w:rsidRDefault="003B7860" w:rsidP="00EA3BCB">
      <w:pPr>
        <w:pStyle w:val="BodyText"/>
      </w:pPr>
      <w:r w:rsidRPr="00B51436">
        <w:t xml:space="preserve">The </w:t>
      </w:r>
      <w:hyperlink r:id="rId17" w:anchor="GenIntro" w:history="1">
        <w:r w:rsidRPr="00B51436">
          <w:rPr>
            <w:rStyle w:val="Hyperlink"/>
          </w:rPr>
          <w:t xml:space="preserve">IHE Technical Framework General Introduction </w:t>
        </w:r>
        <w:r w:rsidR="00623829" w:rsidRPr="00B51436">
          <w:rPr>
            <w:rStyle w:val="Hyperlink"/>
          </w:rPr>
          <w:t>and Shared Appendices</w:t>
        </w:r>
      </w:hyperlink>
      <w:r w:rsidR="00623829" w:rsidRPr="00B51436">
        <w:t xml:space="preserve"> are components shared by all of the IHE domain technical frameworks. Each technical framework volume contains links to these documents where appropriate.</w:t>
      </w:r>
    </w:p>
    <w:p w14:paraId="0208C910" w14:textId="77777777" w:rsidR="00623829" w:rsidRPr="00B51436" w:rsidRDefault="00623829" w:rsidP="00EA3BCB">
      <w:pPr>
        <w:pStyle w:val="BodyText"/>
      </w:pPr>
    </w:p>
    <w:p w14:paraId="4CB94D63" w14:textId="14589407" w:rsidR="00747676" w:rsidRPr="00B51436" w:rsidRDefault="00C16F09" w:rsidP="00BB76BC">
      <w:pPr>
        <w:pStyle w:val="EditorInstructions"/>
      </w:pPr>
      <w:r w:rsidRPr="00B51436">
        <w:t xml:space="preserve">Update the following </w:t>
      </w:r>
      <w:r w:rsidR="00EA4332" w:rsidRPr="00B51436">
        <w:t>a</w:t>
      </w:r>
      <w:r w:rsidRPr="00B51436">
        <w:t xml:space="preserve">ppendices to the General Introduction as indicated below. Note that these are </w:t>
      </w:r>
      <w:r w:rsidRPr="00B51436">
        <w:rPr>
          <w:b/>
        </w:rPr>
        <w:t>not</w:t>
      </w:r>
      <w:r w:rsidRPr="00B51436">
        <w:t xml:space="preserve"> appendices to Volume 1.</w:t>
      </w:r>
    </w:p>
    <w:p w14:paraId="7BDAB41D" w14:textId="2533999A" w:rsidR="00747676" w:rsidRPr="00B51436" w:rsidRDefault="00747676" w:rsidP="00EA3BCB">
      <w:pPr>
        <w:pStyle w:val="Heading1"/>
        <w:pageBreakBefore w:val="0"/>
        <w:numPr>
          <w:ilvl w:val="0"/>
          <w:numId w:val="0"/>
        </w:numPr>
        <w:rPr>
          <w:noProof w:val="0"/>
        </w:rPr>
      </w:pPr>
      <w:bookmarkStart w:id="15" w:name="_Toc345074644"/>
      <w:bookmarkStart w:id="16" w:name="_Toc30498459"/>
      <w:r w:rsidRPr="00B51436">
        <w:rPr>
          <w:noProof w:val="0"/>
        </w:rPr>
        <w:t xml:space="preserve">Appendix A </w:t>
      </w:r>
      <w:bookmarkStart w:id="17" w:name="OLE_LINK1"/>
      <w:bookmarkStart w:id="18" w:name="OLE_LINK2"/>
      <w:r w:rsidR="00883B13" w:rsidRPr="00B51436">
        <w:rPr>
          <w:noProof w:val="0"/>
        </w:rPr>
        <w:t>–</w:t>
      </w:r>
      <w:bookmarkEnd w:id="17"/>
      <w:bookmarkEnd w:id="18"/>
      <w:r w:rsidRPr="00B51436">
        <w:rPr>
          <w:noProof w:val="0"/>
        </w:rPr>
        <w:t xml:space="preserve"> Actor Summary Definitions</w:t>
      </w:r>
      <w:bookmarkEnd w:id="15"/>
      <w:bookmarkEnd w:id="16"/>
    </w:p>
    <w:p w14:paraId="103CC4FC" w14:textId="4798603E" w:rsidR="00747676" w:rsidRPr="00B51436" w:rsidRDefault="00747676" w:rsidP="00747676">
      <w:pPr>
        <w:pStyle w:val="EditorInstructions"/>
      </w:pPr>
      <w:r w:rsidRPr="00B51436">
        <w:t xml:space="preserve">Add the following actors </w:t>
      </w:r>
      <w:r w:rsidRPr="00B51436">
        <w:rPr>
          <w:iCs w:val="0"/>
        </w:rPr>
        <w:t xml:space="preserve">to the IHE </w:t>
      </w:r>
      <w:r w:rsidRPr="00B51436">
        <w:t>Technical Frameworks</w:t>
      </w:r>
      <w:r w:rsidRPr="00B51436">
        <w:rPr>
          <w:iCs w:val="0"/>
        </w:rPr>
        <w:t xml:space="preserve"> General Introduction </w:t>
      </w:r>
      <w:r w:rsidR="00814F76" w:rsidRPr="00B51436">
        <w:rPr>
          <w:iCs w:val="0"/>
        </w:rPr>
        <w:t>Appendix A</w:t>
      </w:r>
      <w:r w:rsidRPr="00B51436">
        <w:t>:</w:t>
      </w:r>
    </w:p>
    <w:p w14:paraId="2CCB2FE3" w14:textId="77777777" w:rsidR="007962BA" w:rsidRPr="00B51436" w:rsidRDefault="007962BA"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6839130D" w14:textId="77777777" w:rsidTr="00EA3BCB">
        <w:trPr>
          <w:cantSplit/>
          <w:tblHeader/>
          <w:jc w:val="center"/>
        </w:trPr>
        <w:tc>
          <w:tcPr>
            <w:tcW w:w="3078" w:type="dxa"/>
            <w:shd w:val="clear" w:color="auto" w:fill="D9D9D9"/>
          </w:tcPr>
          <w:p w14:paraId="5FA8737C" w14:textId="5975C259" w:rsidR="00747676" w:rsidRPr="00B51436" w:rsidRDefault="00747676" w:rsidP="00EB71A2">
            <w:pPr>
              <w:pStyle w:val="TableEntryHeader"/>
            </w:pPr>
            <w:r w:rsidRPr="00B51436">
              <w:t>Actor</w:t>
            </w:r>
            <w:r w:rsidR="00CA4B27" w:rsidRPr="00B51436">
              <w:t xml:space="preserve"> Name</w:t>
            </w:r>
          </w:p>
        </w:tc>
        <w:tc>
          <w:tcPr>
            <w:tcW w:w="6498" w:type="dxa"/>
            <w:shd w:val="clear" w:color="auto" w:fill="D9D9D9"/>
          </w:tcPr>
          <w:p w14:paraId="5C634ACA" w14:textId="77777777" w:rsidR="00747676" w:rsidRPr="00B51436" w:rsidRDefault="00747676" w:rsidP="00EB71A2">
            <w:pPr>
              <w:pStyle w:val="TableEntryHeader"/>
            </w:pPr>
            <w:r w:rsidRPr="00B51436">
              <w:t>Definition</w:t>
            </w:r>
          </w:p>
        </w:tc>
      </w:tr>
      <w:tr w:rsidR="00747676" w:rsidRPr="00B51436" w14:paraId="272C5A0C" w14:textId="77777777" w:rsidTr="00EA3BCB">
        <w:trPr>
          <w:cantSplit/>
          <w:jc w:val="center"/>
        </w:trPr>
        <w:tc>
          <w:tcPr>
            <w:tcW w:w="3078" w:type="dxa"/>
            <w:shd w:val="clear" w:color="auto" w:fill="auto"/>
          </w:tcPr>
          <w:p w14:paraId="709CDA99" w14:textId="60920A2B" w:rsidR="00747676" w:rsidRPr="00B51436" w:rsidRDefault="00D23E0F">
            <w:pPr>
              <w:pStyle w:val="TableEntry"/>
            </w:pPr>
            <w:r w:rsidRPr="00B51436">
              <w:rPr>
                <w:i/>
              </w:rPr>
              <w:t>No new actors</w:t>
            </w:r>
          </w:p>
        </w:tc>
        <w:tc>
          <w:tcPr>
            <w:tcW w:w="6498" w:type="dxa"/>
            <w:shd w:val="clear" w:color="auto" w:fill="auto"/>
          </w:tcPr>
          <w:p w14:paraId="4C7B099B" w14:textId="77777777" w:rsidR="00747676" w:rsidRPr="00B51436" w:rsidRDefault="00747676" w:rsidP="00EB71A2">
            <w:pPr>
              <w:pStyle w:val="TableEntry"/>
            </w:pPr>
          </w:p>
        </w:tc>
      </w:tr>
      <w:tr w:rsidR="00747676" w:rsidRPr="00B51436" w14:paraId="29966BDA" w14:textId="77777777" w:rsidTr="00EA3BCB">
        <w:trPr>
          <w:cantSplit/>
          <w:jc w:val="center"/>
        </w:trPr>
        <w:tc>
          <w:tcPr>
            <w:tcW w:w="3078" w:type="dxa"/>
            <w:shd w:val="clear" w:color="auto" w:fill="auto"/>
          </w:tcPr>
          <w:p w14:paraId="6B8756EC" w14:textId="77777777" w:rsidR="00747676" w:rsidRPr="00B51436" w:rsidRDefault="00747676" w:rsidP="00EB71A2">
            <w:pPr>
              <w:pStyle w:val="TableEntry"/>
            </w:pPr>
          </w:p>
        </w:tc>
        <w:tc>
          <w:tcPr>
            <w:tcW w:w="6498" w:type="dxa"/>
            <w:shd w:val="clear" w:color="auto" w:fill="auto"/>
          </w:tcPr>
          <w:p w14:paraId="421E9066" w14:textId="77777777" w:rsidR="00747676" w:rsidRPr="00B51436" w:rsidRDefault="00747676" w:rsidP="00EB71A2">
            <w:pPr>
              <w:pStyle w:val="TableEntry"/>
            </w:pPr>
          </w:p>
        </w:tc>
      </w:tr>
    </w:tbl>
    <w:p w14:paraId="75FC1F22" w14:textId="77777777" w:rsidR="006941EA" w:rsidRPr="006941EA" w:rsidRDefault="006941EA">
      <w:pPr>
        <w:pStyle w:val="BodyText"/>
      </w:pPr>
      <w:bookmarkStart w:id="19" w:name="_Toc345074645"/>
    </w:p>
    <w:p w14:paraId="43C7F1F4" w14:textId="2993640D" w:rsidR="00747676" w:rsidRPr="00B51436" w:rsidRDefault="00747676" w:rsidP="00EA3BCB">
      <w:pPr>
        <w:pStyle w:val="Heading1"/>
        <w:pageBreakBefore w:val="0"/>
        <w:numPr>
          <w:ilvl w:val="0"/>
          <w:numId w:val="0"/>
        </w:numPr>
        <w:rPr>
          <w:noProof w:val="0"/>
        </w:rPr>
      </w:pPr>
      <w:bookmarkStart w:id="20" w:name="_Toc30498460"/>
      <w:r w:rsidRPr="00B51436">
        <w:rPr>
          <w:noProof w:val="0"/>
        </w:rPr>
        <w:t xml:space="preserve">Appendix B </w:t>
      </w:r>
      <w:r w:rsidR="00883B13" w:rsidRPr="00B51436">
        <w:rPr>
          <w:noProof w:val="0"/>
        </w:rPr>
        <w:t>–</w:t>
      </w:r>
      <w:r w:rsidRPr="00B51436">
        <w:rPr>
          <w:noProof w:val="0"/>
        </w:rPr>
        <w:t xml:space="preserve"> Transaction Summary Definitions</w:t>
      </w:r>
      <w:bookmarkEnd w:id="19"/>
      <w:bookmarkEnd w:id="20"/>
    </w:p>
    <w:p w14:paraId="6899EF03" w14:textId="16721EB1" w:rsidR="00747676" w:rsidRPr="00B51436" w:rsidRDefault="00747676" w:rsidP="00747676">
      <w:pPr>
        <w:pStyle w:val="EditorInstructions"/>
      </w:pPr>
      <w:r w:rsidRPr="00B51436">
        <w:t xml:space="preserve">Add the following transactions </w:t>
      </w:r>
      <w:r w:rsidRPr="00B51436">
        <w:rPr>
          <w:iCs w:val="0"/>
        </w:rPr>
        <w:t xml:space="preserve">to the IHE </w:t>
      </w:r>
      <w:r w:rsidRPr="00B51436">
        <w:t>Technical Frameworks</w:t>
      </w:r>
      <w:r w:rsidR="003B70A2" w:rsidRPr="00B51436">
        <w:rPr>
          <w:iCs w:val="0"/>
        </w:rPr>
        <w:t xml:space="preserve"> General Introduction </w:t>
      </w:r>
      <w:r w:rsidR="00814F76" w:rsidRPr="00B51436">
        <w:rPr>
          <w:iCs w:val="0"/>
        </w:rPr>
        <w:t>Appendix B</w:t>
      </w:r>
      <w:r w:rsidRPr="00B51436">
        <w:t>:</w:t>
      </w:r>
    </w:p>
    <w:p w14:paraId="44F368D0" w14:textId="77777777" w:rsidR="002C5D62" w:rsidRPr="00B51436"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B51436" w14:paraId="4068FDE3" w14:textId="77777777" w:rsidTr="00EA3BCB">
        <w:trPr>
          <w:cantSplit/>
          <w:tblHeader/>
          <w:jc w:val="center"/>
        </w:trPr>
        <w:tc>
          <w:tcPr>
            <w:tcW w:w="4428" w:type="dxa"/>
            <w:shd w:val="clear" w:color="auto" w:fill="D9D9D9"/>
          </w:tcPr>
          <w:p w14:paraId="407AC66C" w14:textId="3BAFF1A2" w:rsidR="00747676" w:rsidRPr="00B51436" w:rsidRDefault="00747676" w:rsidP="007117B8">
            <w:pPr>
              <w:pStyle w:val="TableEntryHeader"/>
            </w:pPr>
            <w:r w:rsidRPr="00B51436">
              <w:t>Transaction</w:t>
            </w:r>
            <w:r w:rsidR="00FD0CE3" w:rsidRPr="00B51436">
              <w:t xml:space="preserve"> </w:t>
            </w:r>
            <w:r w:rsidR="00CA4B27" w:rsidRPr="00B51436">
              <w:t>N</w:t>
            </w:r>
            <w:r w:rsidR="008F5363" w:rsidRPr="00B51436">
              <w:t xml:space="preserve">ame and </w:t>
            </w:r>
            <w:r w:rsidR="00CA4B27" w:rsidRPr="00B51436">
              <w:t>N</w:t>
            </w:r>
            <w:r w:rsidR="008F5363" w:rsidRPr="00B51436">
              <w:t>umber</w:t>
            </w:r>
          </w:p>
        </w:tc>
        <w:tc>
          <w:tcPr>
            <w:tcW w:w="5148" w:type="dxa"/>
            <w:shd w:val="clear" w:color="auto" w:fill="D9D9D9"/>
          </w:tcPr>
          <w:p w14:paraId="411AE8FD" w14:textId="77777777" w:rsidR="00747676" w:rsidRPr="00B51436" w:rsidRDefault="00747676" w:rsidP="00EB71A2">
            <w:pPr>
              <w:pStyle w:val="TableEntryHeader"/>
            </w:pPr>
            <w:r w:rsidRPr="00B51436">
              <w:t>Definition</w:t>
            </w:r>
          </w:p>
        </w:tc>
      </w:tr>
      <w:tr w:rsidR="00747676" w:rsidRPr="00B51436" w14:paraId="768280D6" w14:textId="77777777" w:rsidTr="00EA3BCB">
        <w:trPr>
          <w:cantSplit/>
          <w:jc w:val="center"/>
        </w:trPr>
        <w:tc>
          <w:tcPr>
            <w:tcW w:w="4428" w:type="dxa"/>
            <w:shd w:val="clear" w:color="auto" w:fill="auto"/>
          </w:tcPr>
          <w:p w14:paraId="16E0CE5A" w14:textId="78A87931" w:rsidR="00747676" w:rsidRPr="00B51436" w:rsidRDefault="00D23E0F">
            <w:pPr>
              <w:pStyle w:val="TableEntry"/>
              <w:rPr>
                <w:i/>
              </w:rPr>
            </w:pPr>
            <w:r w:rsidRPr="00B51436">
              <w:rPr>
                <w:i/>
              </w:rPr>
              <w:t>No new transactions</w:t>
            </w:r>
          </w:p>
        </w:tc>
        <w:tc>
          <w:tcPr>
            <w:tcW w:w="5148" w:type="dxa"/>
            <w:shd w:val="clear" w:color="auto" w:fill="auto"/>
          </w:tcPr>
          <w:p w14:paraId="495900DA" w14:textId="77777777" w:rsidR="00747676" w:rsidRPr="00B51436" w:rsidRDefault="00747676" w:rsidP="00EB71A2">
            <w:pPr>
              <w:pStyle w:val="TableEntry"/>
            </w:pPr>
          </w:p>
        </w:tc>
      </w:tr>
      <w:tr w:rsidR="00747676" w:rsidRPr="00B51436" w14:paraId="78681129" w14:textId="77777777" w:rsidTr="00EA3BCB">
        <w:trPr>
          <w:cantSplit/>
          <w:jc w:val="center"/>
        </w:trPr>
        <w:tc>
          <w:tcPr>
            <w:tcW w:w="4428" w:type="dxa"/>
            <w:shd w:val="clear" w:color="auto" w:fill="auto"/>
          </w:tcPr>
          <w:p w14:paraId="07958330" w14:textId="77777777" w:rsidR="00747676" w:rsidRPr="00B51436" w:rsidRDefault="00747676" w:rsidP="00EB71A2">
            <w:pPr>
              <w:pStyle w:val="TableEntry"/>
            </w:pPr>
          </w:p>
        </w:tc>
        <w:tc>
          <w:tcPr>
            <w:tcW w:w="5148" w:type="dxa"/>
            <w:shd w:val="clear" w:color="auto" w:fill="auto"/>
          </w:tcPr>
          <w:p w14:paraId="0DD67C37" w14:textId="77777777" w:rsidR="00747676" w:rsidRPr="00B51436" w:rsidRDefault="00747676" w:rsidP="00EB71A2">
            <w:pPr>
              <w:pStyle w:val="TableEntry"/>
            </w:pPr>
          </w:p>
        </w:tc>
      </w:tr>
    </w:tbl>
    <w:p w14:paraId="4B67412A" w14:textId="77777777" w:rsidR="008A63C9" w:rsidRPr="00B51436" w:rsidRDefault="008A63C9" w:rsidP="00EA3BCB">
      <w:pPr>
        <w:pStyle w:val="BodyText"/>
      </w:pPr>
      <w:bookmarkStart w:id="21" w:name="_Toc345074646"/>
    </w:p>
    <w:p w14:paraId="533BB80E" w14:textId="77777777" w:rsidR="00747676" w:rsidRPr="00B51436" w:rsidRDefault="00814F76" w:rsidP="00EA3BCB">
      <w:pPr>
        <w:pStyle w:val="Heading1"/>
        <w:pageBreakBefore w:val="0"/>
        <w:numPr>
          <w:ilvl w:val="0"/>
          <w:numId w:val="0"/>
        </w:numPr>
        <w:rPr>
          <w:noProof w:val="0"/>
        </w:rPr>
      </w:pPr>
      <w:bookmarkStart w:id="22" w:name="_Toc30498461"/>
      <w:r w:rsidRPr="00B51436">
        <w:rPr>
          <w:noProof w:val="0"/>
        </w:rPr>
        <w:t xml:space="preserve">Appendix D – </w:t>
      </w:r>
      <w:r w:rsidR="00747676" w:rsidRPr="00B51436">
        <w:rPr>
          <w:noProof w:val="0"/>
        </w:rPr>
        <w:t>Glossary</w:t>
      </w:r>
      <w:bookmarkEnd w:id="21"/>
      <w:bookmarkEnd w:id="22"/>
    </w:p>
    <w:p w14:paraId="3510DC16" w14:textId="3D367272" w:rsidR="00747676" w:rsidRPr="00B51436" w:rsidRDefault="00747676" w:rsidP="00747676">
      <w:pPr>
        <w:pStyle w:val="EditorInstructions"/>
      </w:pPr>
      <w:r w:rsidRPr="00B51436">
        <w:t xml:space="preserve">Add the following </w:t>
      </w:r>
      <w:r w:rsidR="00DD20D7" w:rsidRPr="00B51436">
        <w:rPr>
          <w:b/>
        </w:rPr>
        <w:t>new</w:t>
      </w:r>
      <w:r w:rsidR="00DD20D7" w:rsidRPr="00B51436">
        <w:t xml:space="preserve"> </w:t>
      </w:r>
      <w:r w:rsidRPr="00B51436">
        <w:t xml:space="preserve">glossary terms to the IHE Technical Frameworks General Introduction </w:t>
      </w:r>
      <w:r w:rsidR="00814F76" w:rsidRPr="00B51436">
        <w:t>Appendix D</w:t>
      </w:r>
      <w:r w:rsidR="00F3372D" w:rsidRPr="00B51436">
        <w:t>.</w:t>
      </w:r>
    </w:p>
    <w:p w14:paraId="12A492EC" w14:textId="77777777" w:rsidR="00747676" w:rsidRPr="00B51436" w:rsidRDefault="00747676"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307DB7FE" w14:textId="77777777" w:rsidTr="00EA3BCB">
        <w:trPr>
          <w:cantSplit/>
          <w:tblHeader/>
          <w:jc w:val="center"/>
        </w:trPr>
        <w:tc>
          <w:tcPr>
            <w:tcW w:w="3078" w:type="dxa"/>
            <w:shd w:val="clear" w:color="auto" w:fill="D9D9D9"/>
          </w:tcPr>
          <w:p w14:paraId="4EA518A9" w14:textId="77777777" w:rsidR="00747676" w:rsidRPr="00B51436" w:rsidRDefault="00747676" w:rsidP="00843B52">
            <w:pPr>
              <w:pStyle w:val="TableEntryHeader"/>
            </w:pPr>
            <w:r w:rsidRPr="00B51436">
              <w:t>Glossary Term</w:t>
            </w:r>
          </w:p>
        </w:tc>
        <w:tc>
          <w:tcPr>
            <w:tcW w:w="6498" w:type="dxa"/>
            <w:shd w:val="clear" w:color="auto" w:fill="D9D9D9"/>
          </w:tcPr>
          <w:p w14:paraId="2EAFFCB0" w14:textId="77777777" w:rsidR="00747676" w:rsidRPr="00B51436" w:rsidRDefault="00747676" w:rsidP="00843B52">
            <w:pPr>
              <w:pStyle w:val="TableEntryHeader"/>
            </w:pPr>
            <w:r w:rsidRPr="00B51436">
              <w:t>Definition</w:t>
            </w:r>
          </w:p>
        </w:tc>
      </w:tr>
      <w:tr w:rsidR="00747676" w:rsidRPr="00B51436" w14:paraId="0350EB2F" w14:textId="77777777" w:rsidTr="00EA3BCB">
        <w:trPr>
          <w:cantSplit/>
          <w:jc w:val="center"/>
        </w:trPr>
        <w:tc>
          <w:tcPr>
            <w:tcW w:w="3078" w:type="dxa"/>
            <w:shd w:val="clear" w:color="auto" w:fill="auto"/>
          </w:tcPr>
          <w:p w14:paraId="62084CC2" w14:textId="3D32E1BA" w:rsidR="00747676" w:rsidRPr="00B51436" w:rsidRDefault="00D23E0F" w:rsidP="00843B52">
            <w:pPr>
              <w:pStyle w:val="TableEntry"/>
            </w:pPr>
            <w:r w:rsidRPr="00B51436">
              <w:t>No new terms</w:t>
            </w:r>
          </w:p>
        </w:tc>
        <w:tc>
          <w:tcPr>
            <w:tcW w:w="6498" w:type="dxa"/>
            <w:shd w:val="clear" w:color="auto" w:fill="auto"/>
          </w:tcPr>
          <w:p w14:paraId="7375A53C" w14:textId="77777777" w:rsidR="00747676" w:rsidRPr="00B51436" w:rsidRDefault="00747676" w:rsidP="00843B52">
            <w:pPr>
              <w:pStyle w:val="TableEntry"/>
            </w:pPr>
          </w:p>
        </w:tc>
      </w:tr>
      <w:tr w:rsidR="00747676" w:rsidRPr="00B51436" w14:paraId="76460342" w14:textId="77777777" w:rsidTr="00EA3BCB">
        <w:trPr>
          <w:cantSplit/>
          <w:jc w:val="center"/>
        </w:trPr>
        <w:tc>
          <w:tcPr>
            <w:tcW w:w="3078" w:type="dxa"/>
            <w:shd w:val="clear" w:color="auto" w:fill="auto"/>
          </w:tcPr>
          <w:p w14:paraId="525B0B44" w14:textId="77777777" w:rsidR="00747676" w:rsidRPr="00B51436" w:rsidRDefault="00747676" w:rsidP="00843B52">
            <w:pPr>
              <w:pStyle w:val="TableEntry"/>
            </w:pPr>
          </w:p>
        </w:tc>
        <w:tc>
          <w:tcPr>
            <w:tcW w:w="6498" w:type="dxa"/>
            <w:shd w:val="clear" w:color="auto" w:fill="auto"/>
          </w:tcPr>
          <w:p w14:paraId="09CC1B75" w14:textId="77777777" w:rsidR="00747676" w:rsidRPr="00B51436" w:rsidRDefault="00747676" w:rsidP="00843B52">
            <w:pPr>
              <w:pStyle w:val="TableEntry"/>
            </w:pPr>
          </w:p>
        </w:tc>
      </w:tr>
      <w:tr w:rsidR="003B7860" w:rsidRPr="00B51436" w14:paraId="4F4DCF77" w14:textId="77777777" w:rsidTr="007F5664">
        <w:trPr>
          <w:cantSplit/>
          <w:jc w:val="center"/>
        </w:trPr>
        <w:tc>
          <w:tcPr>
            <w:tcW w:w="3078" w:type="dxa"/>
            <w:shd w:val="clear" w:color="auto" w:fill="auto"/>
          </w:tcPr>
          <w:p w14:paraId="1C5053F6" w14:textId="77777777" w:rsidR="003B7860" w:rsidRPr="00B51436" w:rsidRDefault="003B7860" w:rsidP="00843B52">
            <w:pPr>
              <w:pStyle w:val="TableEntry"/>
            </w:pPr>
          </w:p>
        </w:tc>
        <w:tc>
          <w:tcPr>
            <w:tcW w:w="6498" w:type="dxa"/>
            <w:shd w:val="clear" w:color="auto" w:fill="auto"/>
          </w:tcPr>
          <w:p w14:paraId="50B1C7E0" w14:textId="77777777" w:rsidR="003B7860" w:rsidRPr="00B51436" w:rsidRDefault="003B7860" w:rsidP="00843B52">
            <w:pPr>
              <w:pStyle w:val="TableEntry"/>
            </w:pPr>
          </w:p>
        </w:tc>
      </w:tr>
      <w:tr w:rsidR="003B7860" w:rsidRPr="00B51436" w14:paraId="33D75728" w14:textId="77777777" w:rsidTr="007F5664">
        <w:trPr>
          <w:cantSplit/>
          <w:jc w:val="center"/>
        </w:trPr>
        <w:tc>
          <w:tcPr>
            <w:tcW w:w="3078" w:type="dxa"/>
            <w:shd w:val="clear" w:color="auto" w:fill="auto"/>
          </w:tcPr>
          <w:p w14:paraId="771CE211" w14:textId="77777777" w:rsidR="003B7860" w:rsidRPr="00B51436" w:rsidRDefault="003B7860" w:rsidP="00843B52">
            <w:pPr>
              <w:pStyle w:val="TableEntry"/>
            </w:pPr>
          </w:p>
        </w:tc>
        <w:tc>
          <w:tcPr>
            <w:tcW w:w="6498" w:type="dxa"/>
            <w:shd w:val="clear" w:color="auto" w:fill="auto"/>
          </w:tcPr>
          <w:p w14:paraId="2A199E36" w14:textId="77777777" w:rsidR="003B7860" w:rsidRPr="00B51436" w:rsidRDefault="003B7860" w:rsidP="00843B52">
            <w:pPr>
              <w:pStyle w:val="TableEntry"/>
            </w:pPr>
          </w:p>
        </w:tc>
      </w:tr>
    </w:tbl>
    <w:p w14:paraId="1699BDC7" w14:textId="77777777" w:rsidR="003C3FFB" w:rsidRPr="00B51436" w:rsidRDefault="003C3FFB" w:rsidP="00EA3BCB">
      <w:pPr>
        <w:pStyle w:val="BodyText"/>
      </w:pPr>
      <w:bookmarkStart w:id="23" w:name="_Toc345074647"/>
    </w:p>
    <w:p w14:paraId="76F7FE2C" w14:textId="77777777" w:rsidR="00CF283F" w:rsidRPr="00B51436" w:rsidRDefault="00CF283F" w:rsidP="008616CB">
      <w:pPr>
        <w:pStyle w:val="PartTitle"/>
      </w:pPr>
      <w:bookmarkStart w:id="24" w:name="_Toc30498462"/>
      <w:r w:rsidRPr="00B51436">
        <w:lastRenderedPageBreak/>
        <w:t xml:space="preserve">Volume </w:t>
      </w:r>
      <w:r w:rsidR="00B43198" w:rsidRPr="00B51436">
        <w:t>1</w:t>
      </w:r>
      <w:r w:rsidRPr="00B51436">
        <w:t xml:space="preserve"> –</w:t>
      </w:r>
      <w:r w:rsidR="003A09FE" w:rsidRPr="00B51436">
        <w:t xml:space="preserve"> </w:t>
      </w:r>
      <w:r w:rsidRPr="00B51436">
        <w:t>Profiles</w:t>
      </w:r>
      <w:bookmarkEnd w:id="23"/>
      <w:bookmarkEnd w:id="24"/>
    </w:p>
    <w:p w14:paraId="22DEE049" w14:textId="25C58608" w:rsidR="00B55350" w:rsidRPr="006941EA" w:rsidRDefault="00B55350" w:rsidP="00C62E65">
      <w:pPr>
        <w:pStyle w:val="Heading2"/>
        <w:numPr>
          <w:ilvl w:val="0"/>
          <w:numId w:val="0"/>
        </w:numPr>
        <w:rPr>
          <w:noProof w:val="0"/>
        </w:rPr>
      </w:pPr>
      <w:bookmarkStart w:id="25" w:name="_Toc345074648"/>
      <w:bookmarkStart w:id="26" w:name="_Toc30498463"/>
      <w:bookmarkStart w:id="27" w:name="_Toc530206507"/>
      <w:bookmarkStart w:id="28" w:name="_Toc1388427"/>
      <w:bookmarkStart w:id="29" w:name="_Toc1388581"/>
      <w:bookmarkStart w:id="30" w:name="_Toc1456608"/>
      <w:bookmarkStart w:id="31" w:name="_Toc37034633"/>
      <w:bookmarkStart w:id="32" w:name="_Toc38846111"/>
      <w:r w:rsidRPr="00A15C2E">
        <w:rPr>
          <w:noProof w:val="0"/>
        </w:rPr>
        <w:t xml:space="preserve">Copyright </w:t>
      </w:r>
      <w:r w:rsidR="00D22DE2" w:rsidRPr="00A15C2E">
        <w:rPr>
          <w:noProof w:val="0"/>
        </w:rPr>
        <w:t>Licenses</w:t>
      </w:r>
      <w:bookmarkEnd w:id="25"/>
      <w:bookmarkEnd w:id="26"/>
    </w:p>
    <w:p w14:paraId="4E4C421B" w14:textId="55829F15" w:rsidR="00F455EA" w:rsidRPr="00A15C2E" w:rsidRDefault="006941EA" w:rsidP="00A15C2E">
      <w:pPr>
        <w:pStyle w:val="BodyText"/>
      </w:pPr>
      <w:r w:rsidRPr="00A15C2E">
        <w:t>NA</w:t>
      </w:r>
    </w:p>
    <w:p w14:paraId="5E90E26B" w14:textId="7BA536C7" w:rsidR="00F455EA" w:rsidRPr="006941EA" w:rsidRDefault="00F455EA" w:rsidP="00F455EA">
      <w:pPr>
        <w:pStyle w:val="Heading2"/>
        <w:numPr>
          <w:ilvl w:val="0"/>
          <w:numId w:val="0"/>
        </w:numPr>
        <w:rPr>
          <w:noProof w:val="0"/>
        </w:rPr>
      </w:pPr>
      <w:bookmarkStart w:id="33" w:name="_Toc345074649"/>
      <w:bookmarkStart w:id="34" w:name="_Toc30498464"/>
      <w:r w:rsidRPr="00A15C2E">
        <w:rPr>
          <w:noProof w:val="0"/>
        </w:rPr>
        <w:t>Domain-specific additions</w:t>
      </w:r>
      <w:bookmarkEnd w:id="33"/>
      <w:bookmarkEnd w:id="34"/>
    </w:p>
    <w:p w14:paraId="15B9022B" w14:textId="6C88511A" w:rsidR="00303E20" w:rsidRPr="00A15C2E" w:rsidRDefault="006941EA">
      <w:pPr>
        <w:pStyle w:val="BodyText"/>
      </w:pPr>
      <w:bookmarkStart w:id="35" w:name="_Toc473170358"/>
      <w:bookmarkStart w:id="36" w:name="_Toc504625755"/>
      <w:bookmarkStart w:id="37" w:name="_Toc530206508"/>
      <w:bookmarkStart w:id="38" w:name="_Toc1388428"/>
      <w:bookmarkStart w:id="39" w:name="_Toc1388582"/>
      <w:bookmarkStart w:id="40" w:name="_Toc1456609"/>
      <w:bookmarkStart w:id="41" w:name="_Toc37034634"/>
      <w:bookmarkStart w:id="42" w:name="_Toc38846112"/>
      <w:bookmarkEnd w:id="11"/>
      <w:bookmarkEnd w:id="12"/>
      <w:bookmarkEnd w:id="27"/>
      <w:bookmarkEnd w:id="28"/>
      <w:bookmarkEnd w:id="29"/>
      <w:bookmarkEnd w:id="30"/>
      <w:bookmarkEnd w:id="31"/>
      <w:bookmarkEnd w:id="32"/>
      <w:r w:rsidRPr="00A15C2E">
        <w:t>NA</w:t>
      </w:r>
    </w:p>
    <w:p w14:paraId="18086760" w14:textId="77777777" w:rsidR="00C52492" w:rsidRPr="00B51436" w:rsidRDefault="00FF4C4E" w:rsidP="00EA3BCB">
      <w:pPr>
        <w:pStyle w:val="BodyText"/>
      </w:pPr>
      <w:r w:rsidRPr="00B51436">
        <w:br w:type="page"/>
      </w:r>
    </w:p>
    <w:p w14:paraId="42AAAB8E" w14:textId="0997EE0F" w:rsidR="00C52492" w:rsidRPr="00B51436" w:rsidRDefault="00C52492" w:rsidP="00C52492">
      <w:pPr>
        <w:pStyle w:val="EditorInstructions"/>
      </w:pPr>
      <w:r w:rsidRPr="00B51436">
        <w:lastRenderedPageBreak/>
        <w:t xml:space="preserve">Add new Section </w:t>
      </w:r>
      <w:r w:rsidR="006941EA">
        <w:t>X</w:t>
      </w:r>
      <w:r w:rsidRPr="00B51436">
        <w:t>#</w:t>
      </w:r>
    </w:p>
    <w:p w14:paraId="109D7297" w14:textId="77777777" w:rsidR="00C52492" w:rsidRPr="00B51436" w:rsidRDefault="00C52492" w:rsidP="00EA3BCB">
      <w:pPr>
        <w:pStyle w:val="BodyText"/>
      </w:pPr>
    </w:p>
    <w:p w14:paraId="49E16927" w14:textId="3E211C42" w:rsidR="00303E20" w:rsidRPr="00B51436" w:rsidRDefault="00303E20" w:rsidP="00303E20">
      <w:pPr>
        <w:pStyle w:val="Heading1"/>
        <w:pageBreakBefore w:val="0"/>
        <w:numPr>
          <w:ilvl w:val="0"/>
          <w:numId w:val="0"/>
        </w:numPr>
        <w:rPr>
          <w:noProof w:val="0"/>
        </w:rPr>
      </w:pPr>
      <w:bookmarkStart w:id="43" w:name="_Toc345074650"/>
      <w:bookmarkStart w:id="44" w:name="_Toc30498465"/>
      <w:r w:rsidRPr="00B51436">
        <w:rPr>
          <w:noProof w:val="0"/>
        </w:rPr>
        <w:t xml:space="preserve">X </w:t>
      </w:r>
      <w:r w:rsidR="00A06774" w:rsidRPr="00B51436">
        <w:rPr>
          <w:noProof w:val="0"/>
        </w:rPr>
        <w:t>Document Sharing Exchange on FHIR (</w:t>
      </w:r>
      <w:r w:rsidR="00177EFB" w:rsidRPr="00B51436">
        <w:rPr>
          <w:noProof w:val="0"/>
        </w:rPr>
        <w:t>MHDS</w:t>
      </w:r>
      <w:r w:rsidR="00A06774" w:rsidRPr="00B51436">
        <w:rPr>
          <w:noProof w:val="0"/>
        </w:rPr>
        <w:t xml:space="preserve">) </w:t>
      </w:r>
      <w:r w:rsidRPr="00B51436">
        <w:rPr>
          <w:noProof w:val="0"/>
        </w:rPr>
        <w:t>Profile</w:t>
      </w:r>
      <w:bookmarkEnd w:id="43"/>
      <w:bookmarkEnd w:id="44"/>
    </w:p>
    <w:p w14:paraId="3BC0502D" w14:textId="6187F4D6" w:rsidR="00177EFB" w:rsidRPr="00B51436" w:rsidRDefault="00177EFB" w:rsidP="00B51436">
      <w:pPr>
        <w:pStyle w:val="BodyText"/>
        <w:rPr>
          <w:i/>
        </w:rPr>
      </w:pPr>
      <w:r w:rsidRPr="00B51436">
        <w:t xml:space="preserve">MHDS Profile </w:t>
      </w:r>
      <w:r w:rsidR="00B97DBE" w:rsidRPr="00B51436">
        <w:t>specifies</w:t>
      </w:r>
      <w:r w:rsidRPr="00B51436">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B51436">
        <w:t>several IHE</w:t>
      </w:r>
      <w:r w:rsidRPr="00B51436">
        <w:t xml:space="preserve"> profiles work together to provide a standards-based, interoperable approach to community health information sharing. </w:t>
      </w:r>
    </w:p>
    <w:p w14:paraId="2AB04B55" w14:textId="77777777" w:rsidR="00C936A8" w:rsidRPr="00B51436" w:rsidRDefault="00C936A8" w:rsidP="00A15C2E">
      <w:pPr>
        <w:pStyle w:val="BodyText"/>
      </w:pPr>
      <w:r w:rsidRPr="00B51436">
        <w:t>The IHE IT Infrastructure Domain has published several resources to support document sharing:</w:t>
      </w:r>
    </w:p>
    <w:p w14:paraId="3B53DCF0" w14:textId="37A50687" w:rsidR="00A62DB8" w:rsidRPr="00A15C2E" w:rsidRDefault="00A62DB8" w:rsidP="00A15C2E">
      <w:pPr>
        <w:pStyle w:val="ListBullet2"/>
        <w:rPr>
          <w:rStyle w:val="Hyperlink"/>
        </w:rPr>
      </w:pPr>
      <w:r w:rsidRPr="00A15C2E">
        <w:rPr>
          <w:rStyle w:val="Hyperlink"/>
        </w:rPr>
        <w:t xml:space="preserve">ITI Technical Framework: </w:t>
      </w:r>
      <w:hyperlink r:id="rId18" w:anchor="nameddest=4_0_Metadata_used_in_Document_S" w:history="1">
        <w:r w:rsidRPr="00A15C2E">
          <w:rPr>
            <w:rStyle w:val="Hyperlink"/>
          </w:rPr>
          <w:t>Vol. 3 - Section 4.0 Metadata used in Document Sharing</w:t>
        </w:r>
      </w:hyperlink>
    </w:p>
    <w:p w14:paraId="546BD31D" w14:textId="287F6BB6" w:rsidR="00A06774" w:rsidRPr="00A15C2E" w:rsidRDefault="00E564F0" w:rsidP="00A15C2E">
      <w:pPr>
        <w:pStyle w:val="ListBullet2"/>
        <w:rPr>
          <w:rStyle w:val="Hyperlink"/>
        </w:rPr>
      </w:pPr>
      <w:hyperlink r:id="rId19" w:tgtFrame="_blank" w:tooltip="Health Information Exchange: Enabling Document Sharing Using IHE Profiles" w:history="1">
        <w:r w:rsidR="00A06774" w:rsidRPr="00A15C2E">
          <w:rPr>
            <w:rStyle w:val="Hyperlink"/>
          </w:rPr>
          <w:t>Health Information Exchange: Enabling Document Sharing Using IHE Profiles</w:t>
        </w:r>
      </w:hyperlink>
    </w:p>
    <w:bookmarkStart w:id="45" w:name="_Hlk24031190"/>
    <w:p w14:paraId="40A01236" w14:textId="4C711B3D" w:rsidR="00A62DB8" w:rsidRPr="00A15C2E" w:rsidRDefault="00A62DB8" w:rsidP="00A15C2E">
      <w:pPr>
        <w:pStyle w:val="ListBullet2"/>
        <w:rPr>
          <w:rStyle w:val="Hyperlink"/>
        </w:rPr>
      </w:pPr>
      <w:r w:rsidRPr="00A15C2E">
        <w:rPr>
          <w:rStyle w:val="Hyperlink"/>
        </w:rPr>
        <w:fldChar w:fldCharType="begin"/>
      </w:r>
      <w:r w:rsidRPr="00A15C2E">
        <w:rPr>
          <w:rStyle w:val="Hyperlink"/>
        </w:rPr>
        <w:instrText>HYPERLINK "https://www.ihe.net/uploadedFiles/Documents/ITI/IHE_ITI_Handbook_Metadata_Rev1-1_Pub_2018-08-20.pdf"</w:instrText>
      </w:r>
      <w:r w:rsidRPr="00A15C2E">
        <w:rPr>
          <w:rStyle w:val="Hyperlink"/>
        </w:rPr>
        <w:fldChar w:fldCharType="separate"/>
      </w:r>
      <w:r w:rsidRPr="00A15C2E">
        <w:rPr>
          <w:rStyle w:val="Hyperlink"/>
        </w:rPr>
        <w:t>Document Sharing Metadata Handbook</w:t>
      </w:r>
      <w:r w:rsidRPr="00A15C2E">
        <w:rPr>
          <w:rStyle w:val="Hyperlink"/>
        </w:rPr>
        <w:fldChar w:fldCharType="end"/>
      </w:r>
    </w:p>
    <w:p w14:paraId="2A2EDCF6" w14:textId="5EBA7B41" w:rsidR="00C625FC" w:rsidRPr="00A15C2E" w:rsidRDefault="00E564F0" w:rsidP="00A15C2E">
      <w:pPr>
        <w:pStyle w:val="ListBullet2"/>
        <w:rPr>
          <w:rStyle w:val="Hyperlink"/>
        </w:rPr>
      </w:pPr>
      <w:hyperlink r:id="rId20" w:history="1">
        <w:r w:rsidR="00C625FC" w:rsidRPr="00A15C2E">
          <w:rPr>
            <w:rStyle w:val="Hyperlink"/>
          </w:rPr>
          <w:t>Template for XDS Affinity Domain Deployment Planning</w:t>
        </w:r>
      </w:hyperlink>
    </w:p>
    <w:bookmarkEnd w:id="45"/>
    <w:p w14:paraId="471737D5" w14:textId="38AE2B08" w:rsidR="00C936A8" w:rsidRPr="00B51436" w:rsidRDefault="00C936A8" w:rsidP="00A15C2E">
      <w:pPr>
        <w:pStyle w:val="BodyText"/>
      </w:pPr>
      <w:r w:rsidRPr="00B51436">
        <w:t xml:space="preserve">This MHDS </w:t>
      </w:r>
      <w:r w:rsidR="00C10DDE">
        <w:t>Profile</w:t>
      </w:r>
      <w:r w:rsidRPr="00B51436">
        <w:t xml:space="preserve"> defines a Document Sharing Exchange that is based around the HL7 FHIR standard, following the principles described in the whitepaper on Document Sharing. This Document Sharing exchange requires the same management of metadata as described in the metadata handbook:</w:t>
      </w:r>
    </w:p>
    <w:p w14:paraId="26EFC41B" w14:textId="0CB5A8E7" w:rsidR="002F0577" w:rsidRPr="00B51436" w:rsidRDefault="00A62DB8" w:rsidP="00A15C2E">
      <w:pPr>
        <w:pStyle w:val="BodyText"/>
        <w:rPr>
          <w:u w:val="single"/>
        </w:rPr>
      </w:pPr>
      <w:r w:rsidRPr="00B51436">
        <w:t xml:space="preserve">Further elaboration of the use-cases and solutions can be found in </w:t>
      </w:r>
      <w:r w:rsidR="00532962" w:rsidRPr="00B51436">
        <w:t>S</w:t>
      </w:r>
      <w:r w:rsidRPr="00B51436">
        <w:t>ection X.4 below.</w:t>
      </w:r>
    </w:p>
    <w:p w14:paraId="09AA4275" w14:textId="302F68B5" w:rsidR="00A85861" w:rsidRPr="00B51436" w:rsidRDefault="00CF283F" w:rsidP="00D91815">
      <w:pPr>
        <w:pStyle w:val="Heading2"/>
        <w:numPr>
          <w:ilvl w:val="0"/>
          <w:numId w:val="0"/>
        </w:numPr>
        <w:rPr>
          <w:noProof w:val="0"/>
        </w:rPr>
      </w:pPr>
      <w:bookmarkStart w:id="46" w:name="_Toc345074651"/>
      <w:bookmarkStart w:id="47" w:name="_Toc30498466"/>
      <w:r w:rsidRPr="00B51436">
        <w:rPr>
          <w:noProof w:val="0"/>
        </w:rPr>
        <w:t xml:space="preserve">X.1 </w:t>
      </w:r>
      <w:r w:rsidR="00177EFB" w:rsidRPr="00B51436">
        <w:rPr>
          <w:noProof w:val="0"/>
        </w:rPr>
        <w:t>MHDS</w:t>
      </w:r>
      <w:r w:rsidR="00FF4C4E" w:rsidRPr="00B51436">
        <w:rPr>
          <w:noProof w:val="0"/>
        </w:rPr>
        <w:t xml:space="preserve"> </w:t>
      </w:r>
      <w:r w:rsidRPr="00B51436">
        <w:rPr>
          <w:noProof w:val="0"/>
        </w:rPr>
        <w:t>Actors</w:t>
      </w:r>
      <w:r w:rsidR="008608EF" w:rsidRPr="00B51436">
        <w:rPr>
          <w:noProof w:val="0"/>
        </w:rPr>
        <w:t xml:space="preserve">, </w:t>
      </w:r>
      <w:r w:rsidRPr="00B51436">
        <w:rPr>
          <w:noProof w:val="0"/>
        </w:rPr>
        <w:t>Transactions</w:t>
      </w:r>
      <w:bookmarkEnd w:id="35"/>
      <w:bookmarkEnd w:id="36"/>
      <w:bookmarkEnd w:id="37"/>
      <w:bookmarkEnd w:id="38"/>
      <w:bookmarkEnd w:id="39"/>
      <w:bookmarkEnd w:id="40"/>
      <w:bookmarkEnd w:id="41"/>
      <w:bookmarkEnd w:id="42"/>
      <w:r w:rsidR="008608EF" w:rsidRPr="00B51436">
        <w:rPr>
          <w:noProof w:val="0"/>
        </w:rPr>
        <w:t>, and Content Modules</w:t>
      </w:r>
      <w:bookmarkStart w:id="48" w:name="_Toc473170359"/>
      <w:bookmarkStart w:id="49" w:name="_Toc504625756"/>
      <w:bookmarkStart w:id="50" w:name="_Toc530206509"/>
      <w:bookmarkStart w:id="51" w:name="_Toc1388429"/>
      <w:bookmarkStart w:id="52" w:name="_Toc1388583"/>
      <w:bookmarkStart w:id="53" w:name="_Toc1456610"/>
      <w:bookmarkStart w:id="54" w:name="_Toc37034635"/>
      <w:bookmarkStart w:id="55" w:name="_Toc38846113"/>
      <w:bookmarkEnd w:id="46"/>
      <w:bookmarkEnd w:id="47"/>
    </w:p>
    <w:p w14:paraId="2527D70C" w14:textId="301D54F9" w:rsidR="003921A0" w:rsidRPr="00B51436" w:rsidRDefault="00BC69B5">
      <w:pPr>
        <w:pStyle w:val="BodyText"/>
        <w:rPr>
          <w:i/>
        </w:rPr>
      </w:pPr>
      <w:r w:rsidRPr="00B51436">
        <w:t xml:space="preserve">This profile orchestrates </w:t>
      </w:r>
      <w:r w:rsidR="00C936A8" w:rsidRPr="00B51436">
        <w:t xml:space="preserve">actors in many </w:t>
      </w:r>
      <w:r w:rsidRPr="00B51436">
        <w:t xml:space="preserve">existing </w:t>
      </w:r>
      <w:proofErr w:type="gramStart"/>
      <w:r w:rsidRPr="00B51436">
        <w:t>profile</w:t>
      </w:r>
      <w:proofErr w:type="gramEnd"/>
      <w:r w:rsidR="00A62DB8" w:rsidRPr="00B51436">
        <w:t xml:space="preserve"> and</w:t>
      </w:r>
      <w:r w:rsidRPr="00B51436">
        <w:t xml:space="preserve"> create</w:t>
      </w:r>
      <w:r w:rsidR="00A62DB8" w:rsidRPr="00B51436">
        <w:t>s</w:t>
      </w:r>
      <w:r w:rsidRPr="00B51436">
        <w:t xml:space="preserve"> one new actor. The actor that is specific to this profile is a Document Registry</w:t>
      </w:r>
      <w:r w:rsidR="00B51436">
        <w:t xml:space="preserve">. </w:t>
      </w:r>
      <w:r w:rsidR="00C936A8" w:rsidRPr="00B51436">
        <w:t xml:space="preserve">Figure X.1-1 is </w:t>
      </w:r>
      <w:r w:rsidR="00A31857" w:rsidRPr="00B51436">
        <w:t xml:space="preserve">a high-level diagram showing a set of </w:t>
      </w:r>
      <w:r w:rsidR="00C10DDE">
        <w:t>a</w:t>
      </w:r>
      <w:r w:rsidR="00A31857" w:rsidRPr="00B51436">
        <w:t>ctors that would be deployed in a virtual central infrastructure. They do not need to be deployed in the same physical location, but they will act as one central service.</w:t>
      </w:r>
    </w:p>
    <w:p w14:paraId="0CAD755F" w14:textId="77777777" w:rsidR="00A31857" w:rsidRPr="00B51436" w:rsidRDefault="00A31857" w:rsidP="00A31857">
      <w:pPr>
        <w:pStyle w:val="BodyText"/>
      </w:pPr>
    </w:p>
    <w:p w14:paraId="757C697E" w14:textId="77777777" w:rsidR="00A31857" w:rsidRPr="00B51436" w:rsidRDefault="00A31857" w:rsidP="00A31857">
      <w:pPr>
        <w:pStyle w:val="BodyText"/>
      </w:pPr>
    </w:p>
    <w:p w14:paraId="40E7F884" w14:textId="0F52BBCF" w:rsidR="00A31857" w:rsidRPr="00B51436" w:rsidRDefault="00990289" w:rsidP="00A31857">
      <w:pPr>
        <w:pStyle w:val="BodyText"/>
        <w:jc w:val="center"/>
      </w:pPr>
      <w:r w:rsidRPr="00B51436">
        <w:rPr>
          <w:noProof/>
        </w:rPr>
        <w:lastRenderedPageBreak/>
        <w:drawing>
          <wp:inline distT="0" distB="0" distL="0" distR="0" wp14:anchorId="73FBB3D9" wp14:editId="6FE1223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1E35AF9B" w14:textId="4685CC56" w:rsidR="00A31857" w:rsidRPr="00B51436" w:rsidRDefault="00A31857" w:rsidP="00A31857">
      <w:pPr>
        <w:pStyle w:val="FigureTitle"/>
      </w:pPr>
      <w:r w:rsidRPr="00B51436">
        <w:t xml:space="preserve">Figure X.1-1: </w:t>
      </w:r>
      <w:r w:rsidR="00177EFB" w:rsidRPr="00B51436">
        <w:t>MHDS</w:t>
      </w:r>
      <w:r w:rsidRPr="00B51436">
        <w:t xml:space="preserve"> Actor Diagram</w:t>
      </w:r>
    </w:p>
    <w:p w14:paraId="6123E56F" w14:textId="62434A1E" w:rsidR="00707604" w:rsidRPr="00B51436" w:rsidRDefault="00707604" w:rsidP="00707604">
      <w:pPr>
        <w:pStyle w:val="BodyText"/>
      </w:pPr>
      <w:r w:rsidRPr="00B51436">
        <w:t xml:space="preserve">The Document Sharing Health Information Exchange will also host a set of Service endpoints as shown in Figure X.1.1-1. These provide services to the Document Sharing Community (aka Community): </w:t>
      </w:r>
    </w:p>
    <w:p w14:paraId="3925CB49" w14:textId="76769F94" w:rsidR="00707604" w:rsidRPr="00B51436" w:rsidRDefault="00707604" w:rsidP="00A15C2E">
      <w:pPr>
        <w:pStyle w:val="ListBullet2"/>
      </w:pPr>
      <w:r w:rsidRPr="00B51436">
        <w:rPr>
          <w:b/>
        </w:rPr>
        <w:t>CT: Time Serv</w:t>
      </w:r>
      <w:r w:rsidR="00C936A8" w:rsidRPr="00B51436">
        <w:rPr>
          <w:b/>
        </w:rPr>
        <w:t>er</w:t>
      </w:r>
      <w:r w:rsidRPr="00B51436">
        <w:t xml:space="preserve"> – to provide consistent time to all participant systems</w:t>
      </w:r>
    </w:p>
    <w:p w14:paraId="79F481F0" w14:textId="77777777" w:rsidR="00707604" w:rsidRPr="00B51436" w:rsidRDefault="00707604" w:rsidP="00A15C2E">
      <w:pPr>
        <w:pStyle w:val="ListBullet2"/>
      </w:pPr>
      <w:r w:rsidRPr="00B51436">
        <w:rPr>
          <w:b/>
        </w:rPr>
        <w:t>ATNA – Audit Record Repository</w:t>
      </w:r>
      <w:r w:rsidRPr="00B51436">
        <w:t xml:space="preserve"> – to capture audit events and provide appropriate audit log access for security and privacy use-cases</w:t>
      </w:r>
    </w:p>
    <w:p w14:paraId="3429CCE6" w14:textId="1445DB36" w:rsidR="00707604" w:rsidRPr="00B51436" w:rsidRDefault="00707604" w:rsidP="00A15C2E">
      <w:pPr>
        <w:pStyle w:val="ListBullet2"/>
      </w:pPr>
      <w:r w:rsidRPr="00B51436">
        <w:rPr>
          <w:b/>
        </w:rPr>
        <w:t>IUA – Authorization Service</w:t>
      </w:r>
      <w:r w:rsidRPr="00B51436">
        <w:t xml:space="preserve"> – to enable centralized authorization decisions </w:t>
      </w:r>
    </w:p>
    <w:p w14:paraId="42A65F02" w14:textId="77777777" w:rsidR="00707604" w:rsidRPr="00B51436" w:rsidRDefault="00707604" w:rsidP="00A15C2E">
      <w:pPr>
        <w:pStyle w:val="ListBullet2"/>
      </w:pPr>
      <w:r w:rsidRPr="00B51436">
        <w:rPr>
          <w:b/>
        </w:rPr>
        <w:t>PMIR – Patient Manager</w:t>
      </w:r>
      <w:r w:rsidRPr="00B51436">
        <w:t xml:space="preserve"> – to provide patient identity lookup by demographics or identity, and to receive create and update of patient identity from participants</w:t>
      </w:r>
    </w:p>
    <w:p w14:paraId="0397A633" w14:textId="77777777" w:rsidR="00707604" w:rsidRPr="00B51436" w:rsidRDefault="00707604" w:rsidP="00A15C2E">
      <w:pPr>
        <w:pStyle w:val="ListBullet3"/>
      </w:pPr>
      <w:r w:rsidRPr="00B51436">
        <w:rPr>
          <w:b/>
        </w:rPr>
        <w:t>PIXm – Patient Manager</w:t>
      </w:r>
      <w:r w:rsidRPr="00B51436">
        <w:t xml:space="preserve"> – Patient Identity cross-reference lookup</w:t>
      </w:r>
    </w:p>
    <w:p w14:paraId="6BCF972A" w14:textId="77777777" w:rsidR="00707604" w:rsidRPr="00B51436" w:rsidRDefault="00707604" w:rsidP="00A15C2E">
      <w:pPr>
        <w:pStyle w:val="ListBullet3"/>
      </w:pPr>
      <w:r w:rsidRPr="00B51436">
        <w:rPr>
          <w:b/>
        </w:rPr>
        <w:t>PDQm – Patient Manger</w:t>
      </w:r>
      <w:r w:rsidRPr="00B51436">
        <w:t xml:space="preserve"> – Patient Identity lookup by demographics</w:t>
      </w:r>
    </w:p>
    <w:p w14:paraId="15E71FA5" w14:textId="62FA5766" w:rsidR="00707604" w:rsidRPr="00B51436" w:rsidRDefault="00707604" w:rsidP="00A15C2E">
      <w:pPr>
        <w:pStyle w:val="ListBullet2"/>
      </w:pPr>
      <w:r w:rsidRPr="00B51436">
        <w:rPr>
          <w:b/>
        </w:rPr>
        <w:t>SVCM – Vocabulary Registry</w:t>
      </w:r>
      <w:r w:rsidRPr="00B51436">
        <w:t xml:space="preserve"> – Provide vocabulary and value</w:t>
      </w:r>
      <w:r w:rsidR="00D06AC8" w:rsidRPr="00B51436">
        <w:t xml:space="preserve"> </w:t>
      </w:r>
      <w:r w:rsidRPr="00B51436">
        <w:t>set management within the Community</w:t>
      </w:r>
    </w:p>
    <w:p w14:paraId="5EB5BA4E" w14:textId="757A402C" w:rsidR="00707604" w:rsidRPr="00B51436" w:rsidRDefault="00707604" w:rsidP="00A15C2E">
      <w:pPr>
        <w:pStyle w:val="ListBullet2"/>
      </w:pPr>
      <w:r w:rsidRPr="00B51436">
        <w:rPr>
          <w:b/>
        </w:rPr>
        <w:t>mCSD – Provider Directory</w:t>
      </w:r>
      <w:r w:rsidRPr="00B51436">
        <w:t xml:space="preserve"> – Provide endpoint lookup and optionally provider identity management</w:t>
      </w:r>
    </w:p>
    <w:p w14:paraId="6DFCCDB2" w14:textId="4F14C00A" w:rsidR="00D06AC8" w:rsidRPr="00B51436" w:rsidRDefault="00D06AC8" w:rsidP="00B51436">
      <w:pPr>
        <w:pStyle w:val="BodyText"/>
      </w:pPr>
      <w:r w:rsidRPr="00B51436">
        <w:t xml:space="preserve">There are other useful </w:t>
      </w:r>
      <w:r w:rsidR="00C936A8" w:rsidRPr="00B51436">
        <w:t>actors</w:t>
      </w:r>
      <w:r w:rsidRPr="00B51436">
        <w:t xml:space="preserve"> that are compatible with MHDS, but are not required by the MHDS Profile:</w:t>
      </w:r>
    </w:p>
    <w:p w14:paraId="7CB93978" w14:textId="39E82C81" w:rsidR="00707604" w:rsidRPr="00B51436" w:rsidRDefault="00707604" w:rsidP="00A15C2E">
      <w:pPr>
        <w:pStyle w:val="ListBullet2"/>
      </w:pPr>
      <w:r w:rsidRPr="00B51436">
        <w:rPr>
          <w:b/>
        </w:rPr>
        <w:lastRenderedPageBreak/>
        <w:t>NPFS – File Manager</w:t>
      </w:r>
      <w:r w:rsidRPr="00B51436">
        <w:t xml:space="preserve"> – Provide files that are needed in the community but are not patient specific such as policy documents</w:t>
      </w:r>
    </w:p>
    <w:p w14:paraId="68DEA973" w14:textId="77777777" w:rsidR="00707604" w:rsidRPr="00B51436" w:rsidRDefault="00707604" w:rsidP="00A15C2E">
      <w:pPr>
        <w:pStyle w:val="ListBullet2"/>
      </w:pPr>
      <w:r w:rsidRPr="00B51436">
        <w:rPr>
          <w:b/>
        </w:rPr>
        <w:t>mXDE – Data Element Extractor</w:t>
      </w:r>
      <w:r w:rsidRPr="00B51436">
        <w:t xml:space="preserve"> – to enable QEDm access to data elements derived from published documents</w:t>
      </w:r>
    </w:p>
    <w:p w14:paraId="4117A088" w14:textId="77777777" w:rsidR="00707604" w:rsidRPr="00B51436" w:rsidRDefault="00707604" w:rsidP="00A15C2E">
      <w:pPr>
        <w:pStyle w:val="ListBullet3"/>
      </w:pPr>
      <w:r w:rsidRPr="00B51436">
        <w:rPr>
          <w:b/>
        </w:rPr>
        <w:t>QEDm – Clinical Data Source</w:t>
      </w:r>
      <w:r w:rsidRPr="00B51436">
        <w:t xml:space="preserve"> – to enable access to data elements (aka FHIR clinical Resources)</w:t>
      </w:r>
    </w:p>
    <w:p w14:paraId="42764FA2" w14:textId="77777777" w:rsidR="00707604" w:rsidRPr="00B51436" w:rsidRDefault="00707604" w:rsidP="00A15C2E">
      <w:pPr>
        <w:pStyle w:val="ListBullet2"/>
      </w:pPr>
      <w:proofErr w:type="spellStart"/>
      <w:r w:rsidRPr="00B51436">
        <w:rPr>
          <w:b/>
        </w:rPr>
        <w:t>mACM</w:t>
      </w:r>
      <w:proofErr w:type="spellEnd"/>
      <w:r w:rsidRPr="00B51436">
        <w:rPr>
          <w:b/>
        </w:rPr>
        <w:t xml:space="preserve"> – Alert Communication Manager</w:t>
      </w:r>
      <w:r w:rsidRPr="00B51436">
        <w:t xml:space="preserve"> – to enable community supported alert communications</w:t>
      </w:r>
    </w:p>
    <w:p w14:paraId="0471B2AB" w14:textId="7051B0FE" w:rsidR="00D91815" w:rsidRPr="00B51436" w:rsidRDefault="00707604" w:rsidP="00BB76BC">
      <w:pPr>
        <w:pStyle w:val="BodyText"/>
      </w:pPr>
      <w:r w:rsidRPr="00B51436">
        <w:t xml:space="preserve">In addition to these IHE defined </w:t>
      </w:r>
      <w:r w:rsidR="00C10DDE">
        <w:t>a</w:t>
      </w:r>
      <w:r w:rsidRPr="00B51436">
        <w:t>ctors, the Community will also select how they will manage Digital Certificates through a Certificate Authority, and other functionalities and non-functional requirements such as response-time, service-level-agreements, remediation-planning, remediation-access, etc.</w:t>
      </w:r>
    </w:p>
    <w:p w14:paraId="42EDF1AC" w14:textId="08FFE6A1" w:rsidR="00E6404A" w:rsidRPr="00B51436" w:rsidRDefault="00E6404A" w:rsidP="00BB76BC">
      <w:pPr>
        <w:pStyle w:val="BodyText"/>
      </w:pPr>
      <w:r w:rsidRPr="00B51436">
        <w:t xml:space="preserve">The Document Registry is grouped with a set of </w:t>
      </w:r>
      <w:r w:rsidR="00C10DDE">
        <w:t>a</w:t>
      </w:r>
      <w:r w:rsidRPr="00B51436">
        <w:t>ctors from other profiles</w:t>
      </w:r>
      <w:r w:rsidR="00B51436">
        <w:t xml:space="preserve">. </w:t>
      </w:r>
      <w:r w:rsidRPr="00B51436">
        <w:t xml:space="preserve">The MHD Document Responder and Document Recipient are grouped to provide the MHD service side capabilities to the Participating clients. The </w:t>
      </w:r>
      <w:r w:rsidR="00177EFB" w:rsidRPr="00B51436">
        <w:t>PMIR</w:t>
      </w:r>
      <w:r w:rsidRPr="00B51436">
        <w:t xml:space="preserve"> Patient Identity Consumer is provided to enable patient identity synchronization and specifically the merge function to be applied to any data managed in the Document Registry. The </w:t>
      </w:r>
      <w:r w:rsidR="00177EFB" w:rsidRPr="00B51436">
        <w:t>SVCM</w:t>
      </w:r>
      <w:r w:rsidRPr="00B51436">
        <w:t xml:space="preserve"> Consumer enables the Document Registry to gain access to </w:t>
      </w:r>
      <w:proofErr w:type="spellStart"/>
      <w:r w:rsidRPr="00B51436">
        <w:t>ValueSets</w:t>
      </w:r>
      <w:proofErr w:type="spellEnd"/>
      <w:r w:rsidRPr="00B51436">
        <w:t xml:space="preserve"> </w:t>
      </w:r>
      <w:r w:rsidR="00A31857" w:rsidRPr="00B51436">
        <w:t>that the Registry is enforcing Metadata consistency. The mCSD Consumer enables the Registry to have access to Organization and Practitioner resources. IUA and ATNA are grouped to enable the Document Registry to be secure and support secure transactions</w:t>
      </w:r>
      <w:r w:rsidR="00B51436">
        <w:t xml:space="preserve">. </w:t>
      </w:r>
      <w:r w:rsidR="00395932" w:rsidRPr="00B51436">
        <w:t xml:space="preserve">The CT Time Client assures that all records of time done by the Document Registry are aligned with the Time Source. </w:t>
      </w:r>
      <w:r w:rsidR="00A31857" w:rsidRPr="00B51436">
        <w:t xml:space="preserve">This Document </w:t>
      </w:r>
      <w:r w:rsidR="00395932" w:rsidRPr="00B51436">
        <w:t xml:space="preserve">Registry does not have any exposed transactions, rather all the exposed transactions are by the grouped actors. </w:t>
      </w:r>
    </w:p>
    <w:p w14:paraId="283EAA7B" w14:textId="77777777" w:rsidR="00A31857" w:rsidRPr="00B51436" w:rsidRDefault="00A31857" w:rsidP="00A15C2E">
      <w:pPr>
        <w:pStyle w:val="BodyText"/>
        <w:jc w:val="center"/>
      </w:pPr>
    </w:p>
    <w:p w14:paraId="3D9C2396" w14:textId="5C3F66C2" w:rsidR="00E6404A" w:rsidRPr="00B51436" w:rsidRDefault="001B3FD6" w:rsidP="00A15C2E">
      <w:pPr>
        <w:pStyle w:val="BodyText"/>
        <w:jc w:val="center"/>
      </w:pPr>
      <w:r>
        <w:rPr>
          <w:noProof/>
        </w:rPr>
        <w:lastRenderedPageBreak/>
        <w:drawing>
          <wp:inline distT="0" distB="0" distL="0" distR="0" wp14:anchorId="5BEDEE3A" wp14:editId="51D903D5">
            <wp:extent cx="4123809" cy="388571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3809" cy="3885714"/>
                    </a:xfrm>
                    <a:prstGeom prst="rect">
                      <a:avLst/>
                    </a:prstGeom>
                  </pic:spPr>
                </pic:pic>
              </a:graphicData>
            </a:graphic>
          </wp:inline>
        </w:drawing>
      </w:r>
    </w:p>
    <w:p w14:paraId="2A0E1440" w14:textId="276F9DA4" w:rsidR="00E6404A" w:rsidRPr="00B51436" w:rsidRDefault="00E6404A" w:rsidP="00E6404A">
      <w:pPr>
        <w:pStyle w:val="FigureTitle"/>
      </w:pPr>
      <w:r w:rsidRPr="00B51436">
        <w:t xml:space="preserve">Figure X.1-2: </w:t>
      </w:r>
      <w:r w:rsidR="00177EFB" w:rsidRPr="00B51436">
        <w:t>MHDS</w:t>
      </w:r>
      <w:r w:rsidRPr="00B51436">
        <w:t xml:space="preserve"> Registry Actor Diagram</w:t>
      </w:r>
    </w:p>
    <w:p w14:paraId="296F6CAA" w14:textId="0529E729" w:rsidR="00E6404A" w:rsidRPr="00B51436" w:rsidRDefault="00CF283F">
      <w:pPr>
        <w:pStyle w:val="BodyText"/>
      </w:pPr>
      <w:r w:rsidRPr="00B51436">
        <w:t xml:space="preserve">Table X.1-1 lists the transactions for each actor directly involved in the </w:t>
      </w:r>
      <w:r w:rsidR="00177EFB" w:rsidRPr="00B51436">
        <w:t>MHDS</w:t>
      </w:r>
      <w:r w:rsidRPr="00B51436">
        <w:t xml:space="preserve"> Profile. </w:t>
      </w:r>
      <w:r w:rsidR="00F66C25" w:rsidRPr="00B51436">
        <w:t xml:space="preserve">To </w:t>
      </w:r>
      <w:r w:rsidRPr="00B51436">
        <w:t xml:space="preserve">claim </w:t>
      </w:r>
      <w:r w:rsidR="00F66C25" w:rsidRPr="00B51436">
        <w:t xml:space="preserve">compliance with this </w:t>
      </w:r>
      <w:r w:rsidR="00814F76" w:rsidRPr="00B51436">
        <w:t>p</w:t>
      </w:r>
      <w:r w:rsidR="00F66C25" w:rsidRPr="00B51436">
        <w:t>rofile, an actor shall support all re</w:t>
      </w:r>
      <w:r w:rsidRPr="00B51436">
        <w:t>qu</w:t>
      </w:r>
      <w:r w:rsidR="006A4160" w:rsidRPr="00B51436">
        <w:t>ired transactions (labeled “R”) and may support the optional t</w:t>
      </w:r>
      <w:r w:rsidRPr="00B51436">
        <w:t xml:space="preserve">ransactions </w:t>
      </w:r>
      <w:r w:rsidR="006A4160" w:rsidRPr="00B51436">
        <w:t>(</w:t>
      </w:r>
      <w:r w:rsidRPr="00B51436">
        <w:t>labeled “O”</w:t>
      </w:r>
      <w:r w:rsidR="006A4160" w:rsidRPr="00B51436">
        <w:t>)</w:t>
      </w:r>
      <w:r w:rsidR="00887E40" w:rsidRPr="00B51436">
        <w:t xml:space="preserve">. </w:t>
      </w:r>
    </w:p>
    <w:p w14:paraId="193978ED" w14:textId="5A70432F" w:rsidR="00CF283F" w:rsidRPr="00B51436" w:rsidRDefault="00CF283F" w:rsidP="00C56183">
      <w:pPr>
        <w:pStyle w:val="TableTitle"/>
      </w:pPr>
      <w:r w:rsidRPr="00B51436">
        <w:t>Table X.1-1</w:t>
      </w:r>
      <w:r w:rsidR="001606A7" w:rsidRPr="00B51436">
        <w:t>:</w:t>
      </w:r>
      <w:r w:rsidRPr="00B51436">
        <w:t xml:space="preserve"> </w:t>
      </w:r>
      <w:r w:rsidR="00177EFB" w:rsidRPr="00B51436">
        <w:t>MHDS</w:t>
      </w:r>
      <w:r w:rsidRPr="00B51436">
        <w:t xml:space="preserve">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615"/>
        <w:gridCol w:w="2160"/>
        <w:gridCol w:w="2070"/>
        <w:gridCol w:w="1620"/>
        <w:gridCol w:w="1710"/>
      </w:tblGrid>
      <w:tr w:rsidR="00547C57" w:rsidRPr="00B51436" w14:paraId="3B97826D" w14:textId="77777777" w:rsidTr="00A15C2E">
        <w:trPr>
          <w:cantSplit/>
          <w:tblHeader/>
          <w:jc w:val="center"/>
        </w:trPr>
        <w:tc>
          <w:tcPr>
            <w:tcW w:w="1615" w:type="dxa"/>
            <w:tcBorders>
              <w:bottom w:val="single" w:sz="4" w:space="0" w:color="auto"/>
            </w:tcBorders>
            <w:shd w:val="pct15" w:color="auto" w:fill="FFFFFF"/>
          </w:tcPr>
          <w:p w14:paraId="4CE0D5B8" w14:textId="77777777" w:rsidR="00547C57" w:rsidRPr="00B51436" w:rsidRDefault="00547C57" w:rsidP="00663624">
            <w:pPr>
              <w:pStyle w:val="TableEntryHeader"/>
            </w:pPr>
            <w:bookmarkStart w:id="56" w:name="_Hlk485053677"/>
            <w:r w:rsidRPr="00B51436">
              <w:t>Actors</w:t>
            </w:r>
          </w:p>
        </w:tc>
        <w:tc>
          <w:tcPr>
            <w:tcW w:w="2160" w:type="dxa"/>
            <w:shd w:val="pct15" w:color="auto" w:fill="FFFFFF"/>
          </w:tcPr>
          <w:p w14:paraId="6873C178" w14:textId="77777777" w:rsidR="00547C57" w:rsidRPr="00B51436" w:rsidRDefault="00547C57" w:rsidP="00663624">
            <w:pPr>
              <w:pStyle w:val="TableEntryHeader"/>
            </w:pPr>
            <w:r w:rsidRPr="00B51436">
              <w:t xml:space="preserve">Transactions </w:t>
            </w:r>
          </w:p>
        </w:tc>
        <w:tc>
          <w:tcPr>
            <w:tcW w:w="2070" w:type="dxa"/>
            <w:shd w:val="pct15" w:color="auto" w:fill="FFFFFF"/>
          </w:tcPr>
          <w:p w14:paraId="3BD1F954" w14:textId="77777777" w:rsidR="00547C57" w:rsidRPr="00B51436" w:rsidRDefault="00547C57" w:rsidP="00663624">
            <w:pPr>
              <w:pStyle w:val="TableEntryHeader"/>
            </w:pPr>
            <w:r w:rsidRPr="00B51436">
              <w:t>Initiator or Responder</w:t>
            </w:r>
          </w:p>
        </w:tc>
        <w:tc>
          <w:tcPr>
            <w:tcW w:w="1620" w:type="dxa"/>
            <w:shd w:val="pct15" w:color="auto" w:fill="FFFFFF"/>
          </w:tcPr>
          <w:p w14:paraId="0156D21A" w14:textId="77777777" w:rsidR="00547C57" w:rsidRPr="00B51436" w:rsidRDefault="00547C57" w:rsidP="00663624">
            <w:pPr>
              <w:pStyle w:val="TableEntryHeader"/>
            </w:pPr>
            <w:r w:rsidRPr="00B51436">
              <w:t>Optionality</w:t>
            </w:r>
          </w:p>
        </w:tc>
        <w:tc>
          <w:tcPr>
            <w:tcW w:w="1710" w:type="dxa"/>
            <w:shd w:val="pct15" w:color="auto" w:fill="FFFFFF"/>
          </w:tcPr>
          <w:p w14:paraId="7AC6E6F7" w14:textId="77777777" w:rsidR="00547C57" w:rsidRPr="00B51436" w:rsidRDefault="00547C57" w:rsidP="00EF1E77">
            <w:pPr>
              <w:pStyle w:val="TableEntryHeader"/>
              <w:rPr>
                <w:rFonts w:ascii="Times New Roman" w:hAnsi="Times New Roman"/>
                <w:b w:val="0"/>
                <w:i/>
              </w:rPr>
            </w:pPr>
            <w:r w:rsidRPr="00B51436">
              <w:t>Reference</w:t>
            </w:r>
          </w:p>
        </w:tc>
      </w:tr>
      <w:bookmarkEnd w:id="56"/>
      <w:tr w:rsidR="00547C57" w:rsidRPr="00B51436" w14:paraId="711A5834" w14:textId="77777777" w:rsidTr="00A15C2E">
        <w:trPr>
          <w:cantSplit/>
          <w:jc w:val="center"/>
        </w:trPr>
        <w:tc>
          <w:tcPr>
            <w:tcW w:w="1615" w:type="dxa"/>
            <w:tcBorders>
              <w:top w:val="single" w:sz="4" w:space="0" w:color="auto"/>
              <w:left w:val="single" w:sz="4" w:space="0" w:color="auto"/>
              <w:bottom w:val="single" w:sz="4" w:space="0" w:color="auto"/>
              <w:right w:val="single" w:sz="4" w:space="0" w:color="auto"/>
            </w:tcBorders>
          </w:tcPr>
          <w:p w14:paraId="3E7355CE" w14:textId="2FE32B78" w:rsidR="00547C57" w:rsidRPr="00B51436" w:rsidRDefault="00BC69B5" w:rsidP="00AD069D">
            <w:pPr>
              <w:pStyle w:val="TableEntry"/>
            </w:pPr>
            <w:r w:rsidRPr="00B51436">
              <w:t>Document Registry</w:t>
            </w:r>
          </w:p>
        </w:tc>
        <w:tc>
          <w:tcPr>
            <w:tcW w:w="2160" w:type="dxa"/>
            <w:tcBorders>
              <w:left w:val="single" w:sz="4" w:space="0" w:color="auto"/>
            </w:tcBorders>
          </w:tcPr>
          <w:p w14:paraId="69AFA13E" w14:textId="5697D59E" w:rsidR="00547C57" w:rsidRPr="00B51436" w:rsidRDefault="00395932" w:rsidP="003579DA">
            <w:pPr>
              <w:pStyle w:val="TableEntry"/>
            </w:pPr>
            <w:r w:rsidRPr="00B51436">
              <w:t>(none)</w:t>
            </w:r>
          </w:p>
        </w:tc>
        <w:tc>
          <w:tcPr>
            <w:tcW w:w="2070" w:type="dxa"/>
          </w:tcPr>
          <w:p w14:paraId="11C9A676" w14:textId="77777777" w:rsidR="00547C57" w:rsidRPr="00B51436" w:rsidRDefault="00547C57" w:rsidP="00017E09">
            <w:pPr>
              <w:pStyle w:val="TableEntry"/>
            </w:pPr>
          </w:p>
        </w:tc>
        <w:tc>
          <w:tcPr>
            <w:tcW w:w="1620" w:type="dxa"/>
          </w:tcPr>
          <w:p w14:paraId="0003B5AB" w14:textId="77777777" w:rsidR="00547C57" w:rsidRPr="00B51436" w:rsidRDefault="00547C57" w:rsidP="00017E09">
            <w:pPr>
              <w:pStyle w:val="TableEntry"/>
            </w:pPr>
            <w:r w:rsidRPr="00B51436">
              <w:t>R</w:t>
            </w:r>
          </w:p>
        </w:tc>
        <w:tc>
          <w:tcPr>
            <w:tcW w:w="1710" w:type="dxa"/>
          </w:tcPr>
          <w:p w14:paraId="295D0876" w14:textId="3F0E819D" w:rsidR="00547C57" w:rsidRPr="00B51436" w:rsidRDefault="00395932" w:rsidP="00EF1E77">
            <w:pPr>
              <w:pStyle w:val="TableEntry"/>
            </w:pPr>
            <w:r w:rsidRPr="00B51436">
              <w:t>ITI</w:t>
            </w:r>
            <w:r w:rsidR="00547C57" w:rsidRPr="00B51436">
              <w:t xml:space="preserve"> TF-2: </w:t>
            </w:r>
            <w:proofErr w:type="gramStart"/>
            <w:r w:rsidR="00547C57" w:rsidRPr="00B51436">
              <w:t>3.Y</w:t>
            </w:r>
            <w:proofErr w:type="gramEnd"/>
            <w:r w:rsidR="00547C57" w:rsidRPr="00B51436">
              <w:t>1</w:t>
            </w:r>
          </w:p>
        </w:tc>
      </w:tr>
    </w:tbl>
    <w:p w14:paraId="1370093D" w14:textId="77777777" w:rsidR="00B24ED6" w:rsidRDefault="00B24ED6" w:rsidP="00A15C2E">
      <w:pPr>
        <w:pStyle w:val="BodyText"/>
      </w:pPr>
      <w:bookmarkStart w:id="57" w:name="_Toc345074652"/>
      <w:bookmarkEnd w:id="48"/>
      <w:bookmarkEnd w:id="49"/>
      <w:bookmarkEnd w:id="50"/>
      <w:bookmarkEnd w:id="51"/>
      <w:bookmarkEnd w:id="52"/>
      <w:bookmarkEnd w:id="53"/>
      <w:bookmarkEnd w:id="54"/>
      <w:bookmarkEnd w:id="55"/>
    </w:p>
    <w:p w14:paraId="18D7594C" w14:textId="3A9F7C4A" w:rsidR="00FF4C4E" w:rsidRPr="00B51436" w:rsidRDefault="00FF4C4E" w:rsidP="00503AE1">
      <w:pPr>
        <w:pStyle w:val="Heading3"/>
        <w:numPr>
          <w:ilvl w:val="0"/>
          <w:numId w:val="0"/>
        </w:numPr>
        <w:rPr>
          <w:bCs/>
          <w:noProof w:val="0"/>
        </w:rPr>
      </w:pPr>
      <w:bookmarkStart w:id="58" w:name="_Toc30498467"/>
      <w:r w:rsidRPr="00B51436">
        <w:rPr>
          <w:bCs/>
          <w:noProof w:val="0"/>
        </w:rPr>
        <w:t>X.1.1</w:t>
      </w:r>
      <w:r w:rsidR="00503AE1" w:rsidRPr="00B51436">
        <w:rPr>
          <w:bCs/>
          <w:noProof w:val="0"/>
        </w:rPr>
        <w:t xml:space="preserve"> Actor Descriptions and </w:t>
      </w:r>
      <w:r w:rsidR="006A4160" w:rsidRPr="00B51436">
        <w:rPr>
          <w:bCs/>
          <w:noProof w:val="0"/>
        </w:rPr>
        <w:t xml:space="preserve">Actor </w:t>
      </w:r>
      <w:r w:rsidR="00ED0083" w:rsidRPr="00B51436">
        <w:rPr>
          <w:bCs/>
          <w:noProof w:val="0"/>
        </w:rPr>
        <w:t xml:space="preserve">Profile </w:t>
      </w:r>
      <w:r w:rsidR="00503AE1" w:rsidRPr="00B51436">
        <w:rPr>
          <w:bCs/>
          <w:noProof w:val="0"/>
        </w:rPr>
        <w:t>Requirements</w:t>
      </w:r>
      <w:bookmarkEnd w:id="57"/>
      <w:bookmarkEnd w:id="58"/>
    </w:p>
    <w:p w14:paraId="4295D15B" w14:textId="504ACA71" w:rsidR="00395932" w:rsidRPr="00B51436" w:rsidRDefault="00395932" w:rsidP="00395932">
      <w:pPr>
        <w:pStyle w:val="BodyText"/>
      </w:pPr>
      <w:r w:rsidRPr="00B51436">
        <w:t>The following are additional functional requirements of this profile</w:t>
      </w:r>
      <w:r w:rsidR="006914C9" w:rsidRPr="00B51436">
        <w:t xml:space="preserve">. </w:t>
      </w:r>
    </w:p>
    <w:p w14:paraId="60453C7F" w14:textId="71A30DEE" w:rsidR="006914C9" w:rsidRPr="00B51436" w:rsidRDefault="00E84808" w:rsidP="00395932">
      <w:pPr>
        <w:pStyle w:val="BodyText"/>
      </w:pPr>
      <w:r w:rsidRPr="00B51436">
        <w:t>This profile assumes that</w:t>
      </w:r>
      <w:r w:rsidR="006914C9" w:rsidRPr="00B51436">
        <w:t xml:space="preserve"> some Health Information Exchange (HIE) authority manages the configuration of the Community. This includes specification of an appropriate Certificate Authority, Time Source, Domain Name Service, </w:t>
      </w:r>
      <w:r w:rsidR="00177EFB" w:rsidRPr="00B51436">
        <w:t>SVCM</w:t>
      </w:r>
      <w:r w:rsidR="006914C9" w:rsidRPr="00B51436">
        <w:t xml:space="preserve"> Service, mCSD Directory, ATNA Audit Record Repository, </w:t>
      </w:r>
      <w:r w:rsidR="00177EFB" w:rsidRPr="00B51436">
        <w:t>PMIR</w:t>
      </w:r>
      <w:r w:rsidR="006914C9" w:rsidRPr="00B51436">
        <w:t xml:space="preserve"> Patient </w:t>
      </w:r>
      <w:r w:rsidRPr="00B51436">
        <w:t xml:space="preserve">Identity </w:t>
      </w:r>
      <w:r w:rsidR="006914C9" w:rsidRPr="00B51436">
        <w:t xml:space="preserve">Manager, and IUA OAuth authority. </w:t>
      </w:r>
    </w:p>
    <w:p w14:paraId="751C3EF7" w14:textId="20B2EFD8" w:rsidR="006914C9" w:rsidRPr="00B51436" w:rsidRDefault="006914C9" w:rsidP="00395932">
      <w:pPr>
        <w:pStyle w:val="BodyText"/>
      </w:pPr>
      <w:r w:rsidRPr="00B51436">
        <w:lastRenderedPageBreak/>
        <w:t xml:space="preserve">Optional use of mXDE, QEDm, and </w:t>
      </w:r>
      <w:proofErr w:type="spellStart"/>
      <w:r w:rsidRPr="00B51436">
        <w:t>mACM</w:t>
      </w:r>
      <w:proofErr w:type="spellEnd"/>
      <w:r w:rsidRPr="00B51436">
        <w:t xml:space="preserve"> will also demand management by the HIE authority.</w:t>
      </w:r>
    </w:p>
    <w:p w14:paraId="0BA80731" w14:textId="175A58A7" w:rsidR="006914C9" w:rsidRPr="00B51436" w:rsidRDefault="006914C9" w:rsidP="00395932">
      <w:pPr>
        <w:pStyle w:val="BodyText"/>
      </w:pPr>
      <w:r w:rsidRPr="00B51436">
        <w:t>The HIE authority is responsible for setting</w:t>
      </w:r>
      <w:r w:rsidR="00E84808" w:rsidRPr="00B51436">
        <w:t xml:space="preserve"> </w:t>
      </w:r>
      <w:r w:rsidRPr="00B51436">
        <w:t xml:space="preserve">Patient Identity quality criteria including the minimally acceptable Patient </w:t>
      </w:r>
      <w:r w:rsidR="00A62DB8" w:rsidRPr="00B51436">
        <w:t xml:space="preserve">identity </w:t>
      </w:r>
      <w:r w:rsidRPr="00B51436">
        <w:t>constraints</w:t>
      </w:r>
      <w:r w:rsidR="00A62DB8" w:rsidRPr="00B51436">
        <w:t>. This would set the data elements that describe the Patient within the Community and the quality of the identity proofing and identity confirmation necessary by all participants in the Community</w:t>
      </w:r>
      <w:r w:rsidRPr="00B51436">
        <w:t>.</w:t>
      </w:r>
    </w:p>
    <w:p w14:paraId="13403E2A" w14:textId="37397BCA" w:rsidR="000D0003" w:rsidRPr="00A15C2E" w:rsidRDefault="006914C9">
      <w:pPr>
        <w:pStyle w:val="BodyText"/>
      </w:pPr>
      <w:r w:rsidRPr="00B51436">
        <w:t xml:space="preserve">The HIE authority is responsible for setting Document Sharing Metadata rules, following the metadata rules and using the Metadata Handbook to set specific metadata element requirements including the specification of </w:t>
      </w:r>
      <w:r w:rsidR="00964594" w:rsidRPr="00B51436">
        <w:t xml:space="preserve">mandatory </w:t>
      </w:r>
      <w:proofErr w:type="spellStart"/>
      <w:r w:rsidR="00964594" w:rsidRPr="00B51436">
        <w:t>ValueSets</w:t>
      </w:r>
      <w:proofErr w:type="spellEnd"/>
      <w:r w:rsidR="00964594" w:rsidRPr="00B51436">
        <w:t>.</w:t>
      </w:r>
      <w:r w:rsidR="00A62DB8" w:rsidRPr="00B51436">
        <w:t xml:space="preserve"> </w:t>
      </w:r>
      <w:r w:rsidR="000D0003" w:rsidRPr="00B51436">
        <w:t xml:space="preserve">See </w:t>
      </w:r>
      <w:hyperlink r:id="rId23" w:history="1">
        <w:r w:rsidR="000D0003" w:rsidRPr="00A15C2E">
          <w:rPr>
            <w:rStyle w:val="Hyperlink"/>
          </w:rPr>
          <w:t>Document Sharing Metadata Handbook</w:t>
        </w:r>
      </w:hyperlink>
      <w:r w:rsidR="006941EA">
        <w:rPr>
          <w:rStyle w:val="Hyperlink"/>
        </w:rPr>
        <w:t>.</w:t>
      </w:r>
    </w:p>
    <w:p w14:paraId="2A5B0CB1" w14:textId="46CB724B" w:rsidR="009D0CDF" w:rsidRPr="00B51436" w:rsidRDefault="009D0CDF" w:rsidP="009D0CDF">
      <w:pPr>
        <w:pStyle w:val="Heading4"/>
        <w:numPr>
          <w:ilvl w:val="0"/>
          <w:numId w:val="0"/>
        </w:numPr>
        <w:rPr>
          <w:noProof w:val="0"/>
        </w:rPr>
      </w:pPr>
      <w:bookmarkStart w:id="59" w:name="_Toc345074653"/>
      <w:bookmarkStart w:id="60" w:name="_Toc30498468"/>
      <w:r w:rsidRPr="00B51436">
        <w:rPr>
          <w:noProof w:val="0"/>
        </w:rPr>
        <w:t xml:space="preserve">X.1.1.1 </w:t>
      </w:r>
      <w:bookmarkEnd w:id="59"/>
      <w:r w:rsidR="00395932" w:rsidRPr="00B51436">
        <w:rPr>
          <w:noProof w:val="0"/>
        </w:rPr>
        <w:t>Document Registry</w:t>
      </w:r>
      <w:bookmarkEnd w:id="60"/>
    </w:p>
    <w:p w14:paraId="636E5E0E" w14:textId="68371FE5" w:rsidR="00CC0693" w:rsidRPr="00B51436" w:rsidRDefault="00CC0693" w:rsidP="00CC0693">
      <w:pPr>
        <w:pStyle w:val="BodyText"/>
      </w:pPr>
      <w:r w:rsidRPr="00B51436">
        <w:t xml:space="preserve">The Document Registry SHALL include a configuration management function to enable configuration of the grouped actors, including Metadata rules, policy, and security. This configuration management MAY be enabled by use of the NPFS </w:t>
      </w:r>
      <w:r w:rsidR="00C10DDE">
        <w:t>Profile</w:t>
      </w:r>
      <w:r w:rsidR="00E84808" w:rsidRPr="00B51436">
        <w:t>;</w:t>
      </w:r>
      <w:r w:rsidRPr="00B51436">
        <w:t xml:space="preserve"> however</w:t>
      </w:r>
      <w:r w:rsidR="00E84808" w:rsidRPr="00B51436">
        <w:t>,</w:t>
      </w:r>
      <w:r w:rsidRPr="00B51436">
        <w:t xml:space="preserve"> the details of this mechanism is not further defined.</w:t>
      </w:r>
      <w:r w:rsidR="00A62DB8" w:rsidRPr="00B51436">
        <w:t xml:space="preserve"> </w:t>
      </w:r>
    </w:p>
    <w:p w14:paraId="5C614185" w14:textId="70FF281B" w:rsidR="006914C9" w:rsidRPr="00B51436" w:rsidRDefault="006914C9" w:rsidP="00CC0693">
      <w:pPr>
        <w:pStyle w:val="BodyText"/>
      </w:pPr>
      <w:r w:rsidRPr="00B51436">
        <w:t>The Document Registry SHALL utilize the CT – Time Client to keep internal clocks synchronized to the identified Time Source so that records of time are correlated.</w:t>
      </w:r>
    </w:p>
    <w:p w14:paraId="07B29776" w14:textId="455C751B" w:rsidR="006914C9" w:rsidRPr="00B51436" w:rsidRDefault="006914C9" w:rsidP="00CC0693">
      <w:pPr>
        <w:pStyle w:val="BodyText"/>
      </w:pPr>
      <w:r w:rsidRPr="00B51436">
        <w:t>The Document Registry SHALL obtain a Digital Certificate from a</w:t>
      </w:r>
      <w:r w:rsidR="00E84808" w:rsidRPr="00B51436">
        <w:t>n</w:t>
      </w:r>
      <w:r w:rsidRPr="00B51436">
        <w:t xml:space="preserve"> HIE</w:t>
      </w:r>
      <w:r w:rsidR="00E84808" w:rsidRPr="00B51436">
        <w:t>-</w:t>
      </w:r>
      <w:r w:rsidRPr="00B51436">
        <w:t>defined Certificate Authority.</w:t>
      </w:r>
    </w:p>
    <w:p w14:paraId="6E3552EC" w14:textId="0705660D" w:rsidR="00A62DB8" w:rsidRPr="00B51436" w:rsidRDefault="00A62DB8" w:rsidP="00CC0693">
      <w:pPr>
        <w:pStyle w:val="BodyText"/>
      </w:pPr>
      <w:r w:rsidRPr="00B51436">
        <w:t>The Document Registry SHALL be grouped with an ATNA Secure Node or Secure Application. The Document Registry SHALL support at least the ATNA “STX: TLS 1.2 Floor using BCP195” Option. The Document Registry SHALL allow only authorized access to the protected resources managed by the Document Registry. The Document Registry SHALL record all security relevant events to ATNA Audit Record Repository. This SHALL include all IHE</w:t>
      </w:r>
      <w:r w:rsidR="00E84808" w:rsidRPr="00B51436">
        <w:t>-</w:t>
      </w:r>
      <w:r w:rsidRPr="00B51436">
        <w:t>defined audit events that are in the control of the Document Registry</w:t>
      </w:r>
      <w:r w:rsidR="00E84808" w:rsidRPr="00B51436">
        <w:t>, including its grouped actors</w:t>
      </w:r>
      <w:r w:rsidRPr="00B51436">
        <w:t>.</w:t>
      </w:r>
    </w:p>
    <w:p w14:paraId="0883101C" w14:textId="77777777" w:rsidR="00CC0693" w:rsidRPr="00B51436" w:rsidRDefault="00CC0693" w:rsidP="00CC0693">
      <w:pPr>
        <w:pStyle w:val="Heading5"/>
        <w:rPr>
          <w:noProof w:val="0"/>
        </w:rPr>
      </w:pPr>
      <w:bookmarkStart w:id="61" w:name="_Toc30498469"/>
      <w:r w:rsidRPr="00B51436">
        <w:rPr>
          <w:noProof w:val="0"/>
        </w:rPr>
        <w:t>When the grouped MHD – Document Recipient – is triggered</w:t>
      </w:r>
      <w:bookmarkEnd w:id="61"/>
    </w:p>
    <w:p w14:paraId="71D1149A" w14:textId="02E48FB7" w:rsidR="00CC0693" w:rsidRPr="00B51436" w:rsidRDefault="00CC0693" w:rsidP="00CC0693">
      <w:pPr>
        <w:pStyle w:val="BodyText"/>
      </w:pPr>
      <w:r w:rsidRPr="00B51436">
        <w:t>Triggered by a: Provide Document Bundle [ITI-65] transaction:</w:t>
      </w:r>
    </w:p>
    <w:p w14:paraId="731D3523" w14:textId="7E3C5B6F" w:rsidR="001528A1" w:rsidRPr="00B51436" w:rsidRDefault="001528A1" w:rsidP="00A15C2E">
      <w:pPr>
        <w:pStyle w:val="ListNumber2"/>
        <w:numPr>
          <w:ilvl w:val="0"/>
          <w:numId w:val="39"/>
        </w:numPr>
      </w:pPr>
      <w:r w:rsidRPr="00B51436">
        <w:t>The Document Registry SHALL confirm its identity to the requesting system by use of the ATNA Secure Node or Secure Application TLS protocol using a Certificate assigned to the Document Registry.</w:t>
      </w:r>
    </w:p>
    <w:p w14:paraId="6C8CAFBA" w14:textId="25CF912C" w:rsidR="001528A1" w:rsidRPr="00B51436" w:rsidRDefault="00FE1C7A" w:rsidP="00A15C2E">
      <w:pPr>
        <w:pStyle w:val="ListNumber2"/>
      </w:pPr>
      <w:r w:rsidRPr="00B51436">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32DF0FA8" w14:textId="78A5ECE2" w:rsidR="006914C9" w:rsidRPr="00B51436" w:rsidRDefault="006914C9" w:rsidP="00A15C2E">
      <w:pPr>
        <w:pStyle w:val="ListNumber2"/>
      </w:pPr>
      <w:r w:rsidRPr="00B51436">
        <w:t>Additional policy driven requirements, not specified here, may also apply.</w:t>
      </w:r>
    </w:p>
    <w:p w14:paraId="5E128962" w14:textId="79E96B4B" w:rsidR="00A62DB8" w:rsidRPr="00B51436" w:rsidRDefault="00A62DB8" w:rsidP="00A15C2E">
      <w:pPr>
        <w:pStyle w:val="ListNumber2"/>
      </w:pPr>
      <w:r w:rsidRPr="00B51436">
        <w:t xml:space="preserve">The Document Registry SHALL validate that the subject of the DocumentReference, DocumentManifest, and List resources is the same Patient, and that Patient is a recognized Patient within the Community. The Patient identity must be recognized by the </w:t>
      </w:r>
      <w:r w:rsidRPr="00B51436">
        <w:lastRenderedPageBreak/>
        <w:t xml:space="preserve">approved </w:t>
      </w:r>
      <w:r w:rsidR="00177EFB" w:rsidRPr="00B51436">
        <w:t>PMIR</w:t>
      </w:r>
      <w:r w:rsidRPr="00B51436">
        <w:t xml:space="preserve"> Patient </w:t>
      </w:r>
      <w:r w:rsidR="00E84808" w:rsidRPr="00B51436">
        <w:t xml:space="preserve">Identity </w:t>
      </w:r>
      <w:r w:rsidRPr="00B51436">
        <w:t xml:space="preserve">Manager system. This may be accomplished by a query of the </w:t>
      </w:r>
      <w:r w:rsidR="00177EFB" w:rsidRPr="00B51436">
        <w:t>PMIR</w:t>
      </w:r>
      <w:r w:rsidRPr="00B51436">
        <w:t xml:space="preserve"> manager, by way of a cached internal patient database, or other means.</w:t>
      </w:r>
    </w:p>
    <w:p w14:paraId="6E00591F" w14:textId="2E842071" w:rsidR="001528A1" w:rsidRPr="00B51436" w:rsidRDefault="001528A1" w:rsidP="00A15C2E">
      <w:pPr>
        <w:pStyle w:val="ListNumber2"/>
      </w:pPr>
      <w:r w:rsidRPr="00B51436">
        <w:t xml:space="preserve">The Document Registry SHALL validate the data received according to the appropriate validation rules, and configured </w:t>
      </w:r>
      <w:proofErr w:type="spellStart"/>
      <w:r w:rsidRPr="00B51436">
        <w:t>ValueSets</w:t>
      </w:r>
      <w:proofErr w:type="spellEnd"/>
      <w:r w:rsidRPr="00B51436">
        <w:t xml:space="preserve"> to assure that the </w:t>
      </w:r>
      <w:r w:rsidR="00E84808" w:rsidRPr="00B51436">
        <w:t xml:space="preserve">document submission </w:t>
      </w:r>
      <w:r w:rsidRPr="00B51436">
        <w:t>request is valid. If any of the data are found to be not valid then the transaction shall be rejected.</w:t>
      </w:r>
    </w:p>
    <w:p w14:paraId="07D9D057" w14:textId="6AA63752" w:rsidR="001528A1" w:rsidRPr="00B51436" w:rsidRDefault="00FE1C7A" w:rsidP="00A15C2E">
      <w:pPr>
        <w:pStyle w:val="ListNumber2"/>
      </w:pPr>
      <w:r w:rsidRPr="00B51436">
        <w:t>When the SVCM Validation Option is implemented and enabled, t</w:t>
      </w:r>
      <w:r w:rsidR="001528A1" w:rsidRPr="00B51436">
        <w:t xml:space="preserve">he Document Registry SHALL use the grouped </w:t>
      </w:r>
      <w:r w:rsidR="00177EFB" w:rsidRPr="00B51436">
        <w:t>SVCM</w:t>
      </w:r>
      <w:r w:rsidR="001528A1" w:rsidRPr="00B51436">
        <w:t xml:space="preserve"> – Consumer to validate data </w:t>
      </w:r>
      <w:r w:rsidRPr="00B51436">
        <w:t xml:space="preserve">metadata </w:t>
      </w:r>
      <w:r w:rsidR="001528A1" w:rsidRPr="00B51436">
        <w:t>elements as appropriate to configured policy.</w:t>
      </w:r>
      <w:r w:rsidRPr="00B51436">
        <w:t xml:space="preserve"> For </w:t>
      </w:r>
      <w:proofErr w:type="gramStart"/>
      <w:r w:rsidRPr="00B51436">
        <w:t>example</w:t>
      </w:r>
      <w:proofErr w:type="gramEnd"/>
      <w:r w:rsidRPr="00B51436">
        <w:t xml:space="preserve"> the </w:t>
      </w:r>
      <w:proofErr w:type="spellStart"/>
      <w:r w:rsidRPr="00B51436">
        <w:t>DocumentReference.type</w:t>
      </w:r>
      <w:proofErr w:type="spellEnd"/>
      <w:r w:rsidRPr="00B51436">
        <w:t xml:space="preserve"> often must be a value within a Community agreed to ValueSet.</w:t>
      </w:r>
    </w:p>
    <w:p w14:paraId="3D2C6BEF" w14:textId="62C03795" w:rsidR="003A09FE" w:rsidRPr="00B51436" w:rsidRDefault="001528A1" w:rsidP="00A15C2E">
      <w:pPr>
        <w:pStyle w:val="ListNumber2"/>
      </w:pPr>
      <w:r w:rsidRPr="00B51436">
        <w:t>Provided the request is valid, t</w:t>
      </w:r>
      <w:r w:rsidR="00395932" w:rsidRPr="00B51436">
        <w:t xml:space="preserve">he Document Registry SHALL persist all DocumentManifest, DocumentReference, List, and Binary that are received by way of the </w:t>
      </w:r>
      <w:r w:rsidR="00CC0693" w:rsidRPr="00B51436">
        <w:t xml:space="preserve">grouped MHD - </w:t>
      </w:r>
      <w:r w:rsidR="00395932" w:rsidRPr="00B51436">
        <w:t>Document Recipient – Provide Document Bundle [ITI-65] Transaction.</w:t>
      </w:r>
    </w:p>
    <w:p w14:paraId="032147B1" w14:textId="088C6016" w:rsidR="006914C9" w:rsidRPr="00B51436" w:rsidRDefault="006914C9" w:rsidP="00A15C2E">
      <w:pPr>
        <w:pStyle w:val="ListNumber2"/>
      </w:pPr>
      <w:r w:rsidRPr="00B51436">
        <w:t xml:space="preserve">The Document Registry SHALL record success and failure events into the ATNA </w:t>
      </w:r>
      <w:r w:rsidR="00E84808" w:rsidRPr="00B51436">
        <w:t>A</w:t>
      </w:r>
      <w:r w:rsidRPr="00B51436">
        <w:t xml:space="preserve">udit </w:t>
      </w:r>
      <w:r w:rsidR="00E84808" w:rsidRPr="00B51436">
        <w:t>R</w:t>
      </w:r>
      <w:r w:rsidRPr="00B51436">
        <w:t xml:space="preserve">ecord </w:t>
      </w:r>
      <w:r w:rsidR="00E84808" w:rsidRPr="00B51436">
        <w:t>R</w:t>
      </w:r>
      <w:r w:rsidRPr="00B51436">
        <w:t>epository.</w:t>
      </w:r>
    </w:p>
    <w:p w14:paraId="2B4FB951" w14:textId="41E2DE1D" w:rsidR="00CC0693" w:rsidRPr="00B51436" w:rsidRDefault="00CC0693" w:rsidP="00A15C2E">
      <w:pPr>
        <w:pStyle w:val="Heading5"/>
        <w:rPr>
          <w:noProof w:val="0"/>
        </w:rPr>
      </w:pPr>
      <w:bookmarkStart w:id="62" w:name="_Toc30498470"/>
      <w:r w:rsidRPr="00B51436">
        <w:rPr>
          <w:noProof w:val="0"/>
        </w:rPr>
        <w:t>When the grouped MHD – Document Responder – is triggered</w:t>
      </w:r>
      <w:bookmarkEnd w:id="62"/>
    </w:p>
    <w:p w14:paraId="031B9950" w14:textId="3EDC7DD5" w:rsidR="00CC0693" w:rsidRPr="00B51436" w:rsidRDefault="00CC0693" w:rsidP="00A15C2E">
      <w:pPr>
        <w:pStyle w:val="BodyText"/>
      </w:pPr>
      <w:r w:rsidRPr="00B51436">
        <w:t>Triggered by any: Find Document Manifests [ITI-66], Find Document References [ITI-67], and Retrieve Document [ITI-68] Transactions.</w:t>
      </w:r>
    </w:p>
    <w:p w14:paraId="26400E2C" w14:textId="33C852A3" w:rsidR="001528A1" w:rsidRPr="00B51436" w:rsidRDefault="001528A1" w:rsidP="00A15C2E">
      <w:pPr>
        <w:pStyle w:val="ListNumber2"/>
        <w:numPr>
          <w:ilvl w:val="0"/>
          <w:numId w:val="40"/>
        </w:numPr>
      </w:pPr>
      <w:r w:rsidRPr="00B51436">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B51436" w:rsidRDefault="00CF5680" w:rsidP="00A15C2E">
      <w:pPr>
        <w:pStyle w:val="ListNumber2"/>
      </w:pPr>
      <w:r w:rsidRPr="00B51436">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2E2A0548" w14:textId="1F779366" w:rsidR="006914C9" w:rsidRPr="00B51436" w:rsidRDefault="006914C9" w:rsidP="00A15C2E">
      <w:pPr>
        <w:pStyle w:val="ListNumber2"/>
      </w:pPr>
      <w:r w:rsidRPr="00B51436">
        <w:t>Additional policy driven requirements, not specified here, may also apply. Such as enforcement at the Document Registry of Patient</w:t>
      </w:r>
      <w:r w:rsidR="00E84808" w:rsidRPr="00B51436">
        <w:t>-</w:t>
      </w:r>
      <w:r w:rsidRPr="00B51436">
        <w:t>specific Consent Directives.</w:t>
      </w:r>
    </w:p>
    <w:p w14:paraId="5029540F" w14:textId="472292CD" w:rsidR="00A62DB8" w:rsidRPr="00B51436" w:rsidRDefault="00A62DB8" w:rsidP="00A15C2E">
      <w:pPr>
        <w:pStyle w:val="ListNumber2"/>
      </w:pPr>
      <w:r w:rsidRPr="00B51436">
        <w:t xml:space="preserve">The Document Registry SHALL validate that the subject of the find </w:t>
      </w:r>
      <w:r w:rsidR="000B78C0" w:rsidRPr="00B51436">
        <w:t xml:space="preserve">or retrieve </w:t>
      </w:r>
      <w:r w:rsidRPr="00B51436">
        <w:t xml:space="preserve">request is a Patient that is a recognized Patient within the Community. The Patient identity must be recognized by the approved </w:t>
      </w:r>
      <w:r w:rsidR="00177EFB" w:rsidRPr="00B51436">
        <w:t>PMIR</w:t>
      </w:r>
      <w:r w:rsidRPr="00B51436">
        <w:t xml:space="preserve"> Patient </w:t>
      </w:r>
      <w:r w:rsidR="000B78C0" w:rsidRPr="00B51436">
        <w:t xml:space="preserve">Identity </w:t>
      </w:r>
      <w:r w:rsidRPr="00B51436">
        <w:t xml:space="preserve">Manager system. This may be accomplished by a query of the </w:t>
      </w:r>
      <w:r w:rsidR="00177EFB" w:rsidRPr="00B51436">
        <w:t>PMIR</w:t>
      </w:r>
      <w:r w:rsidRPr="00B51436">
        <w:t xml:space="preserve"> manager, by way of a cached internal patient database, or other means.</w:t>
      </w:r>
    </w:p>
    <w:p w14:paraId="6E2083DC" w14:textId="3464BB6B" w:rsidR="00395932" w:rsidRPr="00B51436" w:rsidRDefault="00395932" w:rsidP="00A15C2E">
      <w:pPr>
        <w:pStyle w:val="ListNumber2"/>
      </w:pPr>
      <w:r w:rsidRPr="00B51436">
        <w:t>The Document Registry SHALL</w:t>
      </w:r>
      <w:r w:rsidR="00CC0693" w:rsidRPr="00B51436">
        <w:t xml:space="preserve"> provide the persisted resources to the grouped MHD Document Responder in support of the Document Responder duties to return results.</w:t>
      </w:r>
    </w:p>
    <w:p w14:paraId="4D227D19" w14:textId="047E6895" w:rsidR="00A62DB8" w:rsidRPr="00B51436" w:rsidRDefault="00A62DB8" w:rsidP="00A15C2E">
      <w:pPr>
        <w:pStyle w:val="ListNumber2"/>
      </w:pPr>
      <w:r w:rsidRPr="00B51436">
        <w:t xml:space="preserve">The Document Registry, if the </w:t>
      </w:r>
      <w:r w:rsidR="00CD7E61" w:rsidRPr="00B51436">
        <w:t>A</w:t>
      </w:r>
      <w:r w:rsidRPr="00B51436">
        <w:t xml:space="preserve">uthorization </w:t>
      </w:r>
      <w:r w:rsidR="00CD7F26">
        <w:t>Option</w:t>
      </w:r>
      <w:r w:rsidRPr="00B51436">
        <w:t xml:space="preserve"> is used, SHALL confirm that only authorized results are returned.</w:t>
      </w:r>
    </w:p>
    <w:p w14:paraId="1776CC9E" w14:textId="0656DB2A" w:rsidR="001528A1" w:rsidRPr="00B51436" w:rsidRDefault="001528A1" w:rsidP="00A15C2E">
      <w:pPr>
        <w:pStyle w:val="ListNumber2"/>
      </w:pPr>
      <w:r w:rsidRPr="00B51436">
        <w:t>The Document Registry SHALL record a success or failure event into the ATNA audit record repository.</w:t>
      </w:r>
    </w:p>
    <w:p w14:paraId="413FEDB9" w14:textId="3D87D1C1" w:rsidR="00CC0693" w:rsidRPr="00B51436" w:rsidRDefault="00CC0693" w:rsidP="00A15C2E">
      <w:pPr>
        <w:pStyle w:val="Heading5"/>
        <w:rPr>
          <w:noProof w:val="0"/>
        </w:rPr>
      </w:pPr>
      <w:bookmarkStart w:id="63" w:name="_Toc30498471"/>
      <w:r w:rsidRPr="00B51436">
        <w:rPr>
          <w:noProof w:val="0"/>
        </w:rPr>
        <w:lastRenderedPageBreak/>
        <w:t xml:space="preserve">When the grouped </w:t>
      </w:r>
      <w:r w:rsidR="00177EFB" w:rsidRPr="00B51436">
        <w:rPr>
          <w:noProof w:val="0"/>
        </w:rPr>
        <w:t>PMIR</w:t>
      </w:r>
      <w:r w:rsidRPr="00B51436">
        <w:rPr>
          <w:noProof w:val="0"/>
        </w:rPr>
        <w:t xml:space="preserve"> – Patient Identity Consumer – is triggered</w:t>
      </w:r>
      <w:bookmarkEnd w:id="63"/>
    </w:p>
    <w:p w14:paraId="6E6EBA2C" w14:textId="77B173A7" w:rsidR="00CC0693" w:rsidRPr="00B51436" w:rsidRDefault="00CC0693" w:rsidP="00A15C2E">
      <w:pPr>
        <w:pStyle w:val="BodyText"/>
      </w:pPr>
      <w:r w:rsidRPr="00B51436">
        <w:t>Triggered by a</w:t>
      </w:r>
      <w:r w:rsidR="001528A1" w:rsidRPr="00B51436">
        <w:t>:</w:t>
      </w:r>
      <w:r w:rsidRPr="00B51436">
        <w:t xml:space="preserve"> </w:t>
      </w:r>
      <w:r w:rsidR="001528A1" w:rsidRPr="00B51436">
        <w:t>Mobile Patient Identity Feed [ITI-</w:t>
      </w:r>
      <w:r w:rsidR="00886DA8" w:rsidRPr="00B51436">
        <w:t>93</w:t>
      </w:r>
      <w:r w:rsidR="001528A1" w:rsidRPr="00B51436">
        <w:t>] transaction with a Merge:</w:t>
      </w:r>
    </w:p>
    <w:p w14:paraId="3ABD290D" w14:textId="0C561EC4" w:rsidR="00D830AE" w:rsidRPr="00B51436" w:rsidRDefault="00CC0693" w:rsidP="00A15C2E">
      <w:pPr>
        <w:pStyle w:val="BodyText"/>
      </w:pPr>
      <w:r w:rsidRPr="00B51436">
        <w:t xml:space="preserve">The Document Registry SHALL </w:t>
      </w:r>
      <w:r w:rsidR="001528A1" w:rsidRPr="00B51436">
        <w:t xml:space="preserve">search for any resources with the deprecated _id value in the </w:t>
      </w:r>
      <w:proofErr w:type="spellStart"/>
      <w:r w:rsidRPr="00B51436">
        <w:t>DocumentManifest.subject</w:t>
      </w:r>
      <w:proofErr w:type="spellEnd"/>
      <w:r w:rsidRPr="00B51436">
        <w:t xml:space="preserve">, </w:t>
      </w:r>
      <w:proofErr w:type="spellStart"/>
      <w:r w:rsidRPr="00B51436">
        <w:t>DocumentReference.subject</w:t>
      </w:r>
      <w:proofErr w:type="spellEnd"/>
      <w:r w:rsidRPr="00B51436">
        <w:t xml:space="preserve">, and </w:t>
      </w:r>
      <w:proofErr w:type="spellStart"/>
      <w:r w:rsidRPr="00B51436">
        <w:t>List.subject</w:t>
      </w:r>
      <w:proofErr w:type="spellEnd"/>
      <w:r w:rsidRPr="00B51436">
        <w:t xml:space="preserve">; </w:t>
      </w:r>
      <w:r w:rsidR="001528A1" w:rsidRPr="00B51436">
        <w:t xml:space="preserve">and </w:t>
      </w:r>
      <w:r w:rsidRPr="00B51436">
        <w:t>replac</w:t>
      </w:r>
      <w:r w:rsidR="001528A1" w:rsidRPr="00B51436">
        <w:t xml:space="preserve">e </w:t>
      </w:r>
      <w:r w:rsidRPr="00B51436">
        <w:t>subject value of with the surviving id.</w:t>
      </w:r>
      <w:r w:rsidR="00D830AE" w:rsidRPr="00B51436">
        <w:t xml:space="preserve"> The Document Registry SHALL record a single audit event indicating the Merge action, with </w:t>
      </w:r>
      <w:proofErr w:type="gramStart"/>
      <w:r w:rsidR="00D830AE" w:rsidRPr="00B51436">
        <w:t>a .entity</w:t>
      </w:r>
      <w:proofErr w:type="gramEnd"/>
      <w:r w:rsidR="00D830AE" w:rsidRPr="00B51436">
        <w:t xml:space="preserve"> element for each of the updated Document Registry Resources updated</w:t>
      </w:r>
      <w:r w:rsidR="00811A17" w:rsidRPr="00B51436">
        <w:t>.</w:t>
      </w:r>
      <w:r w:rsidR="00D830AE" w:rsidRPr="00B51436">
        <w:t xml:space="preserve"> The Document Registry SHOULD record a single Provenance record indicating the Merge action, with </w:t>
      </w:r>
      <w:proofErr w:type="gramStart"/>
      <w:r w:rsidR="00D830AE" w:rsidRPr="00B51436">
        <w:t>the .target</w:t>
      </w:r>
      <w:proofErr w:type="gramEnd"/>
      <w:r w:rsidR="00D830AE" w:rsidRPr="00B51436">
        <w:t xml:space="preserve"> element pointing at all updated Document Registry resources modified.</w:t>
      </w:r>
    </w:p>
    <w:p w14:paraId="7059AAF2" w14:textId="6DAECAB9" w:rsidR="00CC0693" w:rsidRPr="00B51436" w:rsidRDefault="001528A1" w:rsidP="00A15C2E">
      <w:pPr>
        <w:pStyle w:val="BodyText"/>
      </w:pPr>
      <w:r w:rsidRPr="00B51436">
        <w:t>No behavior is expected of</w:t>
      </w:r>
      <w:r w:rsidR="000B78C0" w:rsidRPr="00B51436">
        <w:t xml:space="preserve"> the Document Registry on receipt of a feed containing</w:t>
      </w:r>
      <w:r w:rsidRPr="00B51436">
        <w:t xml:space="preserve"> create</w:t>
      </w:r>
      <w:r w:rsidR="00D830AE" w:rsidRPr="00B51436">
        <w:t>, delete,</w:t>
      </w:r>
      <w:r w:rsidRPr="00B51436">
        <w:t xml:space="preserve"> or update, although the Document Registry is free to consume and persist</w:t>
      </w:r>
      <w:r w:rsidR="000B78C0" w:rsidRPr="00B51436">
        <w:t xml:space="preserve"> these</w:t>
      </w:r>
      <w:r w:rsidRPr="00B51436">
        <w:t xml:space="preserve"> for reasons</w:t>
      </w:r>
      <w:r w:rsidR="000B78C0" w:rsidRPr="00B51436">
        <w:t xml:space="preserve"> outside the scope of this profile</w:t>
      </w:r>
      <w:r w:rsidR="00A62DB8" w:rsidRPr="00B51436">
        <w:t xml:space="preserve">. </w:t>
      </w:r>
    </w:p>
    <w:p w14:paraId="2403E5AB" w14:textId="643D45CE" w:rsidR="00A62DB8" w:rsidRPr="00B51436" w:rsidRDefault="00CF283F" w:rsidP="00B51436">
      <w:pPr>
        <w:pStyle w:val="Heading2"/>
        <w:numPr>
          <w:ilvl w:val="0"/>
          <w:numId w:val="0"/>
        </w:numPr>
        <w:rPr>
          <w:noProof w:val="0"/>
        </w:rPr>
      </w:pPr>
      <w:bookmarkStart w:id="64" w:name="_Toc345074655"/>
      <w:bookmarkStart w:id="65" w:name="_Toc30498472"/>
      <w:r w:rsidRPr="00B51436">
        <w:rPr>
          <w:noProof w:val="0"/>
        </w:rPr>
        <w:t xml:space="preserve">X.2 </w:t>
      </w:r>
      <w:r w:rsidR="00177EFB" w:rsidRPr="00B51436">
        <w:rPr>
          <w:noProof w:val="0"/>
        </w:rPr>
        <w:t>MHDS</w:t>
      </w:r>
      <w:r w:rsidR="00104BE6" w:rsidRPr="00B51436">
        <w:rPr>
          <w:noProof w:val="0"/>
        </w:rPr>
        <w:t xml:space="preserve"> Actor</w:t>
      </w:r>
      <w:r w:rsidRPr="00B51436">
        <w:rPr>
          <w:noProof w:val="0"/>
        </w:rPr>
        <w:t xml:space="preserve"> Options</w:t>
      </w:r>
      <w:bookmarkEnd w:id="64"/>
      <w:bookmarkEnd w:id="65"/>
    </w:p>
    <w:p w14:paraId="5CE8990D" w14:textId="2DE03F0D" w:rsidR="007F5664" w:rsidRPr="00B51436" w:rsidRDefault="00CF283F" w:rsidP="008E0275">
      <w:pPr>
        <w:pStyle w:val="BodyText"/>
      </w:pPr>
      <w:r w:rsidRPr="00B51436">
        <w:rPr>
          <w:b/>
        </w:rPr>
        <w:t>Options tha</w:t>
      </w:r>
      <w:r w:rsidRPr="00B51436">
        <w:t>t may be selected for</w:t>
      </w:r>
      <w:r w:rsidR="00323461" w:rsidRPr="00B51436">
        <w:t xml:space="preserve"> each actor in</w:t>
      </w:r>
      <w:r w:rsidRPr="00B51436">
        <w:t xml:space="preserve"> this </w:t>
      </w:r>
      <w:r w:rsidR="00323461" w:rsidRPr="00B51436">
        <w:t>p</w:t>
      </w:r>
      <w:r w:rsidRPr="00B51436">
        <w:t>rofile</w:t>
      </w:r>
      <w:r w:rsidR="00323461" w:rsidRPr="00B51436">
        <w:t>, if any,</w:t>
      </w:r>
      <w:r w:rsidRPr="00B51436">
        <w:t xml:space="preserve"> are listed in the </w:t>
      </w:r>
      <w:r w:rsidR="004C53D3" w:rsidRPr="00B51436">
        <w:t>T</w:t>
      </w:r>
      <w:r w:rsidRPr="00B51436">
        <w:t>able X.2-1</w:t>
      </w:r>
      <w:r w:rsidR="00F0665F" w:rsidRPr="00B51436">
        <w:t xml:space="preserve">. </w:t>
      </w:r>
      <w:r w:rsidRPr="00B51436">
        <w:t>Dependencies between options</w:t>
      </w:r>
      <w:r w:rsidR="00B064A3" w:rsidRPr="00B51436">
        <w:t>,</w:t>
      </w:r>
      <w:r w:rsidRPr="00B51436">
        <w:t xml:space="preserve"> when applicable</w:t>
      </w:r>
      <w:r w:rsidR="00B064A3" w:rsidRPr="00B51436">
        <w:t>,</w:t>
      </w:r>
      <w:r w:rsidRPr="00B51436">
        <w:t xml:space="preserve"> are specified in notes.</w:t>
      </w:r>
    </w:p>
    <w:p w14:paraId="0DB79531" w14:textId="6B200A52" w:rsidR="006514EA" w:rsidRPr="00B51436" w:rsidRDefault="007F5664" w:rsidP="00EA3BCB">
      <w:pPr>
        <w:pStyle w:val="TableTitle"/>
      </w:pPr>
      <w:r w:rsidRPr="00B51436">
        <w:t xml:space="preserve">Table X.2-1: </w:t>
      </w:r>
      <w:r w:rsidR="007C6FD3" w:rsidRPr="00B51436">
        <w:t>MHDS</w:t>
      </w:r>
      <w:r w:rsidRPr="00B51436">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B51436" w14:paraId="63167F40" w14:textId="77777777" w:rsidTr="00C625FC">
        <w:trPr>
          <w:cantSplit/>
          <w:tblHeader/>
        </w:trPr>
        <w:tc>
          <w:tcPr>
            <w:tcW w:w="3110" w:type="dxa"/>
            <w:shd w:val="clear" w:color="auto" w:fill="D9D9D9" w:themeFill="background1" w:themeFillShade="D9"/>
          </w:tcPr>
          <w:p w14:paraId="7C6C468D" w14:textId="16E2FCE4" w:rsidR="00FD49A2" w:rsidRPr="00B51436" w:rsidRDefault="00FD49A2" w:rsidP="00EA3BCB">
            <w:pPr>
              <w:pStyle w:val="TableEntryHeader"/>
            </w:pPr>
            <w:r w:rsidRPr="00B51436">
              <w:t>Actor</w:t>
            </w:r>
          </w:p>
        </w:tc>
        <w:tc>
          <w:tcPr>
            <w:tcW w:w="3122" w:type="dxa"/>
            <w:shd w:val="clear" w:color="auto" w:fill="D9D9D9" w:themeFill="background1" w:themeFillShade="D9"/>
          </w:tcPr>
          <w:p w14:paraId="60DB9B0A" w14:textId="1A565D38" w:rsidR="00FD49A2" w:rsidRPr="00B51436" w:rsidRDefault="00FD49A2" w:rsidP="00EA3BCB">
            <w:pPr>
              <w:pStyle w:val="TableEntryHeader"/>
            </w:pPr>
            <w:r w:rsidRPr="00B51436">
              <w:t>Option Name</w:t>
            </w:r>
          </w:p>
        </w:tc>
        <w:tc>
          <w:tcPr>
            <w:tcW w:w="3118" w:type="dxa"/>
            <w:shd w:val="clear" w:color="auto" w:fill="D9D9D9" w:themeFill="background1" w:themeFillShade="D9"/>
          </w:tcPr>
          <w:p w14:paraId="63D7A65F" w14:textId="548B2985" w:rsidR="00FD49A2" w:rsidRPr="00B51436" w:rsidRDefault="00FD49A2" w:rsidP="00EA3BCB">
            <w:pPr>
              <w:pStyle w:val="TableEntryHeader"/>
            </w:pPr>
            <w:r w:rsidRPr="00B51436">
              <w:t>Reference</w:t>
            </w:r>
          </w:p>
        </w:tc>
      </w:tr>
      <w:tr w:rsidR="007F5664" w:rsidRPr="00B51436"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B51436" w:rsidRDefault="00C625FC" w:rsidP="00EA3BCB">
            <w:pPr>
              <w:pStyle w:val="TableEntry"/>
            </w:pPr>
            <w:r w:rsidRPr="00B51436">
              <w:t>Document Registry</w:t>
            </w:r>
          </w:p>
        </w:tc>
        <w:tc>
          <w:tcPr>
            <w:tcW w:w="3122" w:type="dxa"/>
            <w:tcBorders>
              <w:left w:val="single" w:sz="4" w:space="0" w:color="auto"/>
            </w:tcBorders>
          </w:tcPr>
          <w:p w14:paraId="3A2F34BD" w14:textId="0ED7FB06" w:rsidR="007F5664" w:rsidRPr="00B51436" w:rsidRDefault="00C625FC" w:rsidP="00EA3BCB">
            <w:pPr>
              <w:pStyle w:val="TableEntry"/>
            </w:pPr>
            <w:r w:rsidRPr="00B51436">
              <w:t>Authorization Option</w:t>
            </w:r>
          </w:p>
        </w:tc>
        <w:tc>
          <w:tcPr>
            <w:tcW w:w="3118" w:type="dxa"/>
          </w:tcPr>
          <w:p w14:paraId="40071AFD" w14:textId="7ED378C5" w:rsidR="007F5664" w:rsidRPr="00B51436" w:rsidRDefault="00C625FC" w:rsidP="00EA3BCB">
            <w:pPr>
              <w:pStyle w:val="TableEntry"/>
            </w:pPr>
            <w:r w:rsidRPr="00B51436">
              <w:t>X.2.1</w:t>
            </w:r>
          </w:p>
        </w:tc>
      </w:tr>
      <w:tr w:rsidR="007F5664" w:rsidRPr="00B51436"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B51436" w:rsidRDefault="007F5664" w:rsidP="00EA3BCB">
            <w:pPr>
              <w:pStyle w:val="TableEntry"/>
            </w:pPr>
          </w:p>
        </w:tc>
        <w:tc>
          <w:tcPr>
            <w:tcW w:w="3122" w:type="dxa"/>
            <w:tcBorders>
              <w:left w:val="single" w:sz="4" w:space="0" w:color="auto"/>
            </w:tcBorders>
          </w:tcPr>
          <w:p w14:paraId="02706A91" w14:textId="6855278D" w:rsidR="007F5664" w:rsidRPr="00B51436" w:rsidRDefault="00C625FC" w:rsidP="00EA3BCB">
            <w:pPr>
              <w:pStyle w:val="TableEntry"/>
            </w:pPr>
            <w:r w:rsidRPr="00B51436">
              <w:t>Consent Manager</w:t>
            </w:r>
            <w:r w:rsidR="007F5664" w:rsidRPr="00B51436">
              <w:t xml:space="preserve"> Option</w:t>
            </w:r>
          </w:p>
        </w:tc>
        <w:tc>
          <w:tcPr>
            <w:tcW w:w="3118" w:type="dxa"/>
          </w:tcPr>
          <w:p w14:paraId="2DB4EECE" w14:textId="7D1F4B46" w:rsidR="007F5664" w:rsidRPr="00B51436" w:rsidRDefault="00C625FC" w:rsidP="00EA3BCB">
            <w:pPr>
              <w:pStyle w:val="TableEntry"/>
            </w:pPr>
            <w:r w:rsidRPr="00B51436">
              <w:t>X.2.2</w:t>
            </w:r>
          </w:p>
        </w:tc>
      </w:tr>
      <w:tr w:rsidR="007F5664" w:rsidRPr="00B51436" w14:paraId="0D1346EB" w14:textId="77777777" w:rsidTr="00B51436">
        <w:trPr>
          <w:cantSplit/>
        </w:trPr>
        <w:tc>
          <w:tcPr>
            <w:tcW w:w="3110" w:type="dxa"/>
            <w:tcBorders>
              <w:top w:val="nil"/>
              <w:left w:val="single" w:sz="4" w:space="0" w:color="auto"/>
              <w:bottom w:val="nil"/>
              <w:right w:val="single" w:sz="4" w:space="0" w:color="auto"/>
            </w:tcBorders>
          </w:tcPr>
          <w:p w14:paraId="7D578B76" w14:textId="77777777" w:rsidR="007F5664" w:rsidRPr="00B51436" w:rsidRDefault="007F5664" w:rsidP="00EA3BCB">
            <w:pPr>
              <w:pStyle w:val="TableEntry"/>
            </w:pPr>
          </w:p>
        </w:tc>
        <w:tc>
          <w:tcPr>
            <w:tcW w:w="3122" w:type="dxa"/>
            <w:tcBorders>
              <w:left w:val="single" w:sz="4" w:space="0" w:color="auto"/>
            </w:tcBorders>
          </w:tcPr>
          <w:p w14:paraId="228E3903" w14:textId="4738DBA8" w:rsidR="007F5664" w:rsidRPr="00B51436" w:rsidRDefault="00177EFB" w:rsidP="00EA3BCB">
            <w:pPr>
              <w:pStyle w:val="TableEntry"/>
            </w:pPr>
            <w:r w:rsidRPr="00B51436">
              <w:t>PMIR</w:t>
            </w:r>
            <w:r w:rsidR="00C625FC" w:rsidRPr="00B51436">
              <w:t xml:space="preserve"> Query Option</w:t>
            </w:r>
          </w:p>
        </w:tc>
        <w:tc>
          <w:tcPr>
            <w:tcW w:w="3118" w:type="dxa"/>
          </w:tcPr>
          <w:p w14:paraId="452DE767" w14:textId="6B4F9D36" w:rsidR="007F5664" w:rsidRPr="00B51436" w:rsidRDefault="00C625FC" w:rsidP="00EA3BCB">
            <w:pPr>
              <w:pStyle w:val="TableEntry"/>
            </w:pPr>
            <w:r w:rsidRPr="00B51436">
              <w:t>X.2.</w:t>
            </w:r>
            <w:r w:rsidR="00CD7E61" w:rsidRPr="00B51436">
              <w:t>3</w:t>
            </w:r>
          </w:p>
        </w:tc>
      </w:tr>
      <w:tr w:rsidR="007C6FD3" w:rsidRPr="00B51436"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B51436" w:rsidRDefault="007C6FD3" w:rsidP="00EA3BCB">
            <w:pPr>
              <w:pStyle w:val="TableEntry"/>
            </w:pPr>
          </w:p>
        </w:tc>
        <w:tc>
          <w:tcPr>
            <w:tcW w:w="3122" w:type="dxa"/>
            <w:tcBorders>
              <w:left w:val="single" w:sz="4" w:space="0" w:color="auto"/>
            </w:tcBorders>
          </w:tcPr>
          <w:p w14:paraId="2AEC52CA" w14:textId="7C580271" w:rsidR="007C6FD3" w:rsidRPr="00B51436" w:rsidRDefault="007C6FD3" w:rsidP="00EA3BCB">
            <w:pPr>
              <w:pStyle w:val="TableEntry"/>
            </w:pPr>
            <w:r w:rsidRPr="00B51436">
              <w:t>SVCM Validation Option</w:t>
            </w:r>
          </w:p>
        </w:tc>
        <w:tc>
          <w:tcPr>
            <w:tcW w:w="3118" w:type="dxa"/>
          </w:tcPr>
          <w:p w14:paraId="4730D3B8" w14:textId="03343E7C" w:rsidR="007C6FD3" w:rsidRPr="00B51436" w:rsidRDefault="007C6FD3" w:rsidP="00EA3BCB">
            <w:pPr>
              <w:pStyle w:val="TableEntry"/>
            </w:pPr>
            <w:r w:rsidRPr="00B51436">
              <w:t>X.2.</w:t>
            </w:r>
            <w:r w:rsidR="00811A17" w:rsidRPr="00B51436">
              <w:t>4</w:t>
            </w:r>
          </w:p>
        </w:tc>
      </w:tr>
      <w:tr w:rsidR="007C6FD3" w:rsidRPr="00B51436"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B51436" w:rsidRDefault="007C6FD3" w:rsidP="00EA3BCB">
            <w:pPr>
              <w:pStyle w:val="TableEntry"/>
            </w:pPr>
          </w:p>
        </w:tc>
        <w:tc>
          <w:tcPr>
            <w:tcW w:w="3122" w:type="dxa"/>
            <w:tcBorders>
              <w:left w:val="single" w:sz="4" w:space="0" w:color="auto"/>
            </w:tcBorders>
          </w:tcPr>
          <w:p w14:paraId="363A3B44" w14:textId="36A1893A" w:rsidR="007C6FD3" w:rsidRPr="00B51436" w:rsidRDefault="00CD7E61" w:rsidP="00EA3BCB">
            <w:pPr>
              <w:pStyle w:val="TableEntry"/>
            </w:pPr>
            <w:r w:rsidRPr="00B51436">
              <w:t>Author Reference Option</w:t>
            </w:r>
          </w:p>
        </w:tc>
        <w:tc>
          <w:tcPr>
            <w:tcW w:w="3118" w:type="dxa"/>
          </w:tcPr>
          <w:p w14:paraId="73007D96" w14:textId="70215190" w:rsidR="007C6FD3" w:rsidRPr="00B51436" w:rsidRDefault="00CD7E61" w:rsidP="00EA3BCB">
            <w:pPr>
              <w:pStyle w:val="TableEntry"/>
            </w:pPr>
            <w:r w:rsidRPr="00B51436">
              <w:t>X.2.</w:t>
            </w:r>
            <w:r w:rsidR="00811A17" w:rsidRPr="00B51436">
              <w:t>5</w:t>
            </w:r>
          </w:p>
        </w:tc>
      </w:tr>
    </w:tbl>
    <w:p w14:paraId="7EB23317" w14:textId="6025C460" w:rsidR="007F5664" w:rsidRPr="00B51436" w:rsidRDefault="00D42E3D" w:rsidP="008E0275">
      <w:pPr>
        <w:pStyle w:val="BodyText"/>
      </w:pPr>
      <w:r w:rsidRPr="00B51436">
        <w:t>Note that Consent Manager Option requires the Authorization Option</w:t>
      </w:r>
    </w:p>
    <w:p w14:paraId="5777C1DE" w14:textId="67F2404F" w:rsidR="00CF283F" w:rsidRPr="00B51436" w:rsidRDefault="00323461" w:rsidP="0097454A">
      <w:pPr>
        <w:pStyle w:val="Heading3"/>
        <w:numPr>
          <w:ilvl w:val="0"/>
          <w:numId w:val="0"/>
        </w:numPr>
        <w:ind w:left="720" w:hanging="720"/>
        <w:rPr>
          <w:noProof w:val="0"/>
        </w:rPr>
      </w:pPr>
      <w:bookmarkStart w:id="66" w:name="_Toc345074656"/>
      <w:bookmarkStart w:id="67" w:name="_Toc30498473"/>
      <w:r w:rsidRPr="00B51436">
        <w:rPr>
          <w:noProof w:val="0"/>
        </w:rPr>
        <w:t>X.2.1</w:t>
      </w:r>
      <w:bookmarkEnd w:id="66"/>
      <w:r w:rsidR="00C625FC" w:rsidRPr="00B51436">
        <w:rPr>
          <w:noProof w:val="0"/>
        </w:rPr>
        <w:t xml:space="preserve"> Authorization Option</w:t>
      </w:r>
      <w:bookmarkEnd w:id="67"/>
    </w:p>
    <w:p w14:paraId="464024E0" w14:textId="7F2A6A28" w:rsidR="00787B2D" w:rsidRPr="00B51436" w:rsidRDefault="00C625FC" w:rsidP="00A15C2E">
      <w:pPr>
        <w:pStyle w:val="BodyText"/>
      </w:pPr>
      <w:r w:rsidRPr="00B51436">
        <w:t xml:space="preserve">Document Registry includes an OAuth Authorization endpoint to request OAuth tokens for access to the Document Registry. </w:t>
      </w:r>
      <w:proofErr w:type="gramStart"/>
      <w:r w:rsidRPr="00B51436">
        <w:t>Thus</w:t>
      </w:r>
      <w:proofErr w:type="gramEnd"/>
      <w:r w:rsidRPr="00B51436">
        <w:t xml:space="preserve"> all accesses to the Document Registry must have a token issued by this endpoint. </w:t>
      </w:r>
    </w:p>
    <w:p w14:paraId="119F7731" w14:textId="0997DD93" w:rsidR="007C6FD3" w:rsidRPr="00B51436" w:rsidRDefault="007C6FD3" w:rsidP="00A15C2E">
      <w:pPr>
        <w:pStyle w:val="BodyText"/>
      </w:pPr>
      <w:r w:rsidRPr="00B51436">
        <w:t xml:space="preserve">This option requires the </w:t>
      </w:r>
      <w:r w:rsidR="00CD7E61" w:rsidRPr="00B51436">
        <w:t xml:space="preserve">Document Reference include a </w:t>
      </w:r>
      <w:r w:rsidRPr="00B51436">
        <w:t>grouping with an IUA Authorizatio</w:t>
      </w:r>
      <w:r w:rsidR="00CD7E61" w:rsidRPr="00B51436">
        <w:t>n Server.</w:t>
      </w:r>
    </w:p>
    <w:p w14:paraId="304442B3" w14:textId="3292FEEC" w:rsidR="00C625FC" w:rsidRPr="00B51436" w:rsidRDefault="00C625FC" w:rsidP="00C625FC">
      <w:pPr>
        <w:pStyle w:val="Heading3"/>
        <w:numPr>
          <w:ilvl w:val="0"/>
          <w:numId w:val="0"/>
        </w:numPr>
        <w:ind w:left="720" w:hanging="720"/>
        <w:rPr>
          <w:noProof w:val="0"/>
        </w:rPr>
      </w:pPr>
      <w:bookmarkStart w:id="68" w:name="_Toc30498474"/>
      <w:bookmarkStart w:id="69" w:name="_Toc345074657"/>
      <w:bookmarkStart w:id="70" w:name="_Toc37034636"/>
      <w:bookmarkStart w:id="71" w:name="_Toc38846114"/>
      <w:bookmarkStart w:id="72" w:name="_Toc504625757"/>
      <w:bookmarkStart w:id="73" w:name="_Toc530206510"/>
      <w:bookmarkStart w:id="74" w:name="_Toc1388430"/>
      <w:bookmarkStart w:id="75" w:name="_Toc1388584"/>
      <w:bookmarkStart w:id="76" w:name="_Toc1456611"/>
      <w:r w:rsidRPr="00B51436">
        <w:rPr>
          <w:noProof w:val="0"/>
        </w:rPr>
        <w:t>X.2.2 Consent Manager Option</w:t>
      </w:r>
      <w:bookmarkEnd w:id="68"/>
    </w:p>
    <w:p w14:paraId="6AC1CEE7" w14:textId="6D5354DF" w:rsidR="00BB6325" w:rsidRDefault="00E61A97" w:rsidP="00E61A97">
      <w:pPr>
        <w:pStyle w:val="BodyText"/>
        <w:rPr>
          <w:ins w:id="77" w:author="John Moehrke" w:date="2020-02-18T16:20:00Z"/>
        </w:rPr>
      </w:pPr>
      <w:ins w:id="78" w:author="John Moehrke" w:date="2020-02-18T10:17:00Z">
        <w:r>
          <w:t xml:space="preserve">The MHDS </w:t>
        </w:r>
      </w:ins>
      <w:ins w:id="79" w:author="John Moehrke" w:date="2020-02-18T10:15:00Z">
        <w:r>
          <w:t xml:space="preserve">Document Registry </w:t>
        </w:r>
      </w:ins>
      <w:ins w:id="80" w:author="John Moehrke" w:date="2020-02-18T10:17:00Z">
        <w:r>
          <w:t xml:space="preserve">with the grouped IUA Resource Server </w:t>
        </w:r>
      </w:ins>
      <w:ins w:id="81" w:author="John Moehrke" w:date="2020-02-18T10:15:00Z">
        <w:r>
          <w:t xml:space="preserve">and </w:t>
        </w:r>
      </w:ins>
      <w:ins w:id="82" w:author="John Moehrke" w:date="2020-02-18T10:17:00Z">
        <w:r>
          <w:t xml:space="preserve">the </w:t>
        </w:r>
      </w:ins>
      <w:ins w:id="83" w:author="John Moehrke" w:date="2020-02-18T10:15:00Z">
        <w:r>
          <w:t xml:space="preserve">IUA Authorization Server implementing the Consent Manager Option </w:t>
        </w:r>
      </w:ins>
      <w:ins w:id="84" w:author="John Moehrke" w:date="2020-02-18T11:24:00Z">
        <w:r w:rsidR="00F80738">
          <w:t>SHALL</w:t>
        </w:r>
      </w:ins>
      <w:ins w:id="85" w:author="John Moehrke" w:date="2020-02-18T10:15:00Z">
        <w:r>
          <w:t xml:space="preserve"> include a functionality to record and enforce simple Permit and Deny </w:t>
        </w:r>
      </w:ins>
      <w:ins w:id="86" w:author="John Moehrke" w:date="2020-02-18T13:58:00Z">
        <w:r w:rsidR="00E04A95">
          <w:t xml:space="preserve">access </w:t>
        </w:r>
      </w:ins>
      <w:ins w:id="87" w:author="John Moehrke" w:date="2020-02-18T10:15:00Z">
        <w:r>
          <w:t xml:space="preserve">patient specific </w:t>
        </w:r>
      </w:ins>
      <w:ins w:id="88" w:author="John Moehrke" w:date="2020-02-18T11:25:00Z">
        <w:r w:rsidR="00F80738">
          <w:t xml:space="preserve">privacy disclosure </w:t>
        </w:r>
      </w:ins>
      <w:ins w:id="89" w:author="John Moehrke" w:date="2020-02-18T10:15:00Z">
        <w:r>
          <w:t>consents</w:t>
        </w:r>
      </w:ins>
      <w:ins w:id="90" w:author="John Moehrke" w:date="2020-02-18T10:17:00Z">
        <w:r>
          <w:t xml:space="preserve"> for</w:t>
        </w:r>
      </w:ins>
      <w:ins w:id="91" w:author="John Moehrke" w:date="2020-02-18T10:27:00Z">
        <w:r w:rsidR="00923B29">
          <w:t xml:space="preserve"> </w:t>
        </w:r>
      </w:ins>
      <w:ins w:id="92" w:author="John Moehrke" w:date="2020-02-18T10:17:00Z">
        <w:r>
          <w:t>Treatment pur</w:t>
        </w:r>
      </w:ins>
      <w:ins w:id="93" w:author="John Moehrke" w:date="2020-02-18T10:18:00Z">
        <w:r>
          <w:t>pose</w:t>
        </w:r>
      </w:ins>
      <w:ins w:id="94" w:author="John Moehrke" w:date="2020-02-18T10:15:00Z">
        <w:r>
          <w:t xml:space="preserve">. </w:t>
        </w:r>
      </w:ins>
      <w:ins w:id="95" w:author="John Moehrke" w:date="2020-02-18T10:19:00Z">
        <w:r>
          <w:t xml:space="preserve">The IUA Authorization Server would be used to manage the consent </w:t>
        </w:r>
        <w:r>
          <w:lastRenderedPageBreak/>
          <w:t>status and make authorization decisions based on the consent status. The IUA Resource Server that is grouped with the MHDS Docume</w:t>
        </w:r>
      </w:ins>
      <w:ins w:id="96" w:author="John Moehrke" w:date="2020-02-18T10:20:00Z">
        <w:r>
          <w:t xml:space="preserve">nt Registry </w:t>
        </w:r>
      </w:ins>
      <w:ins w:id="97" w:author="John Moehrke" w:date="2020-02-18T11:25:00Z">
        <w:r w:rsidR="00F80738">
          <w:t xml:space="preserve">would </w:t>
        </w:r>
      </w:ins>
      <w:ins w:id="98" w:author="John Moehrke" w:date="2020-02-18T10:20:00Z">
        <w:r>
          <w:t>enforce these decisions.</w:t>
        </w:r>
      </w:ins>
      <w:ins w:id="99" w:author="John Moehrke" w:date="2020-02-18T10:28:00Z">
        <w:r w:rsidR="00923B29">
          <w:t xml:space="preserve"> This Consent Manager Option does not affect </w:t>
        </w:r>
      </w:ins>
      <w:ins w:id="100" w:author="John Moehrke" w:date="2020-02-18T10:29:00Z">
        <w:r w:rsidR="00923B29">
          <w:t xml:space="preserve">publication </w:t>
        </w:r>
      </w:ins>
      <w:ins w:id="101" w:author="John Moehrke" w:date="2020-02-18T11:25:00Z">
        <w:r w:rsidR="00F80738">
          <w:t>by Document Source to the Document Reg</w:t>
        </w:r>
      </w:ins>
      <w:ins w:id="102" w:author="John Moehrke" w:date="2020-02-18T11:26:00Z">
        <w:r w:rsidR="00F80738">
          <w:t>istry</w:t>
        </w:r>
      </w:ins>
      <w:ins w:id="103" w:author="John Moehrke" w:date="2020-02-18T10:29:00Z">
        <w:r w:rsidR="00923B29">
          <w:t xml:space="preserve">, but rather only affects disclosure activities </w:t>
        </w:r>
      </w:ins>
      <w:ins w:id="104" w:author="John Moehrke" w:date="2020-02-18T11:26:00Z">
        <w:r w:rsidR="00F80738">
          <w:t xml:space="preserve">between </w:t>
        </w:r>
      </w:ins>
      <w:ins w:id="105" w:author="John Moehrke" w:date="2020-02-18T10:29:00Z">
        <w:r w:rsidR="00923B29">
          <w:t>a Document Consumer</w:t>
        </w:r>
      </w:ins>
      <w:ins w:id="106" w:author="John Moehrke" w:date="2020-02-18T11:26:00Z">
        <w:r w:rsidR="00F80738">
          <w:t xml:space="preserve"> and the Document Registry</w:t>
        </w:r>
      </w:ins>
      <w:ins w:id="107" w:author="John Moehrke" w:date="2020-02-18T10:29:00Z">
        <w:r w:rsidR="00923B29">
          <w:t>.</w:t>
        </w:r>
      </w:ins>
      <w:ins w:id="108" w:author="John Moehrke" w:date="2020-02-18T10:20:00Z">
        <w:r>
          <w:t xml:space="preserve"> </w:t>
        </w:r>
      </w:ins>
      <w:ins w:id="109" w:author="John Moehrke" w:date="2020-02-18T10:18:00Z">
        <w:r>
          <w:t xml:space="preserve">The IUA Authorization Server </w:t>
        </w:r>
      </w:ins>
      <w:ins w:id="110" w:author="John Moehrke" w:date="2020-02-18T11:26:00Z">
        <w:r w:rsidR="00F80738">
          <w:t xml:space="preserve">grouped with the Document Registry SHALL </w:t>
        </w:r>
      </w:ins>
      <w:ins w:id="111" w:author="John Moehrke" w:date="2020-02-18T10:15:00Z">
        <w:r>
          <w:t xml:space="preserve">support </w:t>
        </w:r>
      </w:ins>
      <w:ins w:id="112" w:author="John Moehrke" w:date="2020-02-18T10:20:00Z">
        <w:r>
          <w:t xml:space="preserve">consent </w:t>
        </w:r>
      </w:ins>
      <w:ins w:id="113" w:author="John Moehrke" w:date="2020-02-18T10:15:00Z">
        <w:r>
          <w:t xml:space="preserve">configuration to enable Implied Consent and Explicit Consent environments. </w:t>
        </w:r>
      </w:ins>
      <w:ins w:id="114" w:author="John Moehrke" w:date="2020-02-18T16:21:00Z">
        <w:r w:rsidR="00BB6325">
          <w:t>Where Implied Consent environments allow disclosure when no Consent has been recorded for that patient, where in Explicit Consent environments Deny disclosure when no Consent has been recorded for that patient.</w:t>
        </w:r>
      </w:ins>
    </w:p>
    <w:p w14:paraId="0D8C394D" w14:textId="2E6A227C" w:rsidR="001846C0" w:rsidRDefault="00E564F0">
      <w:pPr>
        <w:pStyle w:val="BodyText"/>
        <w:keepNext/>
        <w:jc w:val="center"/>
        <w:rPr>
          <w:ins w:id="115" w:author="John Moehrke" w:date="2020-02-18T11:03:00Z"/>
        </w:rPr>
        <w:pPrChange w:id="116" w:author="John Moehrke" w:date="2020-02-18T11:22:00Z">
          <w:pPr>
            <w:pStyle w:val="BodyText"/>
          </w:pPr>
        </w:pPrChange>
      </w:pPr>
      <w:ins w:id="117" w:author="John Moehrke" w:date="2020-02-18T16:05:00Z">
        <w:r>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ins>
    </w:p>
    <w:p w14:paraId="29194389" w14:textId="259BF19C" w:rsidR="00331DEF" w:rsidRDefault="001846C0">
      <w:pPr>
        <w:pStyle w:val="Caption"/>
        <w:jc w:val="center"/>
        <w:rPr>
          <w:ins w:id="118" w:author="John Moehrke" w:date="2020-02-18T11:03:00Z"/>
        </w:rPr>
        <w:pPrChange w:id="119" w:author="John Moehrke" w:date="2020-02-18T11:22:00Z">
          <w:pPr>
            <w:pStyle w:val="Caption"/>
          </w:pPr>
        </w:pPrChange>
      </w:pPr>
      <w:ins w:id="120" w:author="John Moehrke" w:date="2020-02-18T11:03:00Z">
        <w:r>
          <w:t xml:space="preserve">Figure </w:t>
        </w:r>
      </w:ins>
      <w:ins w:id="121" w:author="John Moehrke" w:date="2020-02-18T11:04:00Z">
        <w:r>
          <w:t>X.2.2</w:t>
        </w:r>
        <w:r w:rsidR="00B75FC2">
          <w:t>-</w:t>
        </w:r>
      </w:ins>
      <w:ins w:id="122" w:author="John Moehrke" w:date="2020-02-18T11:03:00Z">
        <w:r>
          <w:fldChar w:fldCharType="begin"/>
        </w:r>
        <w:r>
          <w:instrText xml:space="preserve"> SEQ Figure \* ARABIC </w:instrText>
        </w:r>
      </w:ins>
      <w:r>
        <w:fldChar w:fldCharType="separate"/>
      </w:r>
      <w:ins w:id="123" w:author="John Moehrke" w:date="2020-02-18T11:04:00Z">
        <w:r>
          <w:rPr>
            <w:noProof/>
          </w:rPr>
          <w:t>1</w:t>
        </w:r>
      </w:ins>
      <w:ins w:id="124" w:author="John Moehrke" w:date="2020-02-18T11:03:00Z">
        <w:r>
          <w:fldChar w:fldCharType="end"/>
        </w:r>
      </w:ins>
      <w:ins w:id="125" w:author="John Moehrke" w:date="2020-02-18T11:04:00Z">
        <w:r>
          <w:t>:</w:t>
        </w:r>
      </w:ins>
      <w:ins w:id="126" w:author="John Moehrke" w:date="2020-02-18T11:03:00Z">
        <w:r>
          <w:t xml:space="preserve"> </w:t>
        </w:r>
      </w:ins>
      <w:ins w:id="127" w:author="John Moehrke" w:date="2020-02-18T16:06:00Z">
        <w:r w:rsidR="00E564F0">
          <w:t xml:space="preserve">Simple </w:t>
        </w:r>
      </w:ins>
      <w:ins w:id="128" w:author="John Moehrke" w:date="2020-02-18T11:03:00Z">
        <w:r>
          <w:t>Consent state diagram</w:t>
        </w:r>
      </w:ins>
    </w:p>
    <w:p w14:paraId="5B03C8DE" w14:textId="77777777" w:rsidR="00BB6325" w:rsidRDefault="00BB6325" w:rsidP="00BB6325">
      <w:pPr>
        <w:pStyle w:val="BodyText"/>
        <w:rPr>
          <w:ins w:id="129" w:author="John Moehrke" w:date="2020-02-18T16:21:00Z"/>
        </w:rPr>
      </w:pPr>
      <w:ins w:id="130" w:author="John Moehrke" w:date="2020-02-18T16:21:00Z">
        <w:r>
          <w:t xml:space="preserve">The IUA Authorization Server SHALL </w:t>
        </w:r>
      </w:ins>
    </w:p>
    <w:p w14:paraId="364D8FF1" w14:textId="0A85AE62" w:rsidR="00BB6325" w:rsidRDefault="00BB6325" w:rsidP="00BB6325">
      <w:pPr>
        <w:pStyle w:val="ListBullet2"/>
        <w:rPr>
          <w:ins w:id="131" w:author="John Moehrke" w:date="2020-02-18T16:21:00Z"/>
        </w:rPr>
      </w:pPr>
      <w:ins w:id="132" w:author="John Moehrke" w:date="2020-02-18T16:21:00Z">
        <w:r>
          <w:t xml:space="preserve">support Permit and Deny </w:t>
        </w:r>
      </w:ins>
      <w:ins w:id="133" w:author="John Moehrke" w:date="2020-02-18T16:22:00Z">
        <w:r>
          <w:t>policies and</w:t>
        </w:r>
      </w:ins>
      <w:ins w:id="134" w:author="John Moehrke" w:date="2020-02-18T16:21:00Z">
        <w:r>
          <w:t xml:space="preserve"> may support other policies. </w:t>
        </w:r>
      </w:ins>
    </w:p>
    <w:p w14:paraId="61756A8B" w14:textId="77777777" w:rsidR="00BB6325" w:rsidRDefault="00BB6325" w:rsidP="00BB6325">
      <w:pPr>
        <w:pStyle w:val="ListBullet2"/>
        <w:rPr>
          <w:ins w:id="135" w:author="John Moehrke" w:date="2020-02-18T16:22:00Z"/>
        </w:rPr>
      </w:pPr>
      <w:ins w:id="136" w:author="John Moehrke" w:date="2020-02-18T16:21:00Z">
        <w:r>
          <w:t xml:space="preserve">support through some functionality the patient consent state to be changed: Authorize action is to move from Deny </w:t>
        </w:r>
        <w:proofErr w:type="gramStart"/>
        <w:r>
          <w:t>to Perm</w:t>
        </w:r>
        <w:bookmarkStart w:id="137" w:name="_GoBack"/>
        <w:bookmarkEnd w:id="137"/>
        <w:r>
          <w:t>it</w:t>
        </w:r>
        <w:proofErr w:type="gramEnd"/>
        <w:r>
          <w:t xml:space="preserve"> state, and Revoke action to move from Permit to Deny state. </w:t>
        </w:r>
      </w:ins>
    </w:p>
    <w:p w14:paraId="0755889D" w14:textId="77777777" w:rsidR="00BB6325" w:rsidRDefault="00BB6325" w:rsidP="00BB6325">
      <w:pPr>
        <w:pStyle w:val="ListBullet2"/>
        <w:rPr>
          <w:ins w:id="138" w:author="John Moehrke" w:date="2020-02-18T16:22:00Z"/>
        </w:rPr>
      </w:pPr>
      <w:ins w:id="139" w:author="John Moehrke" w:date="2020-02-18T16:21:00Z">
        <w:r>
          <w:t xml:space="preserve">support consent state for </w:t>
        </w:r>
        <w:proofErr w:type="spellStart"/>
        <w:r>
          <w:t>PurposeOfUse</w:t>
        </w:r>
        <w:proofErr w:type="spellEnd"/>
        <w:r>
          <w:t xml:space="preserve"> of Treatment (HL7 </w:t>
        </w:r>
        <w:proofErr w:type="spellStart"/>
        <w:r>
          <w:t>PurposeOfUse</w:t>
        </w:r>
        <w:proofErr w:type="spellEnd"/>
        <w:r>
          <w:t xml:space="preserve"> code of “TREAT”) and may support consent states for other </w:t>
        </w:r>
        <w:proofErr w:type="spellStart"/>
        <w:r>
          <w:t>PurposeOfUse</w:t>
        </w:r>
        <w:proofErr w:type="spellEnd"/>
        <w:r>
          <w:t xml:space="preserve"> values within the scope of the MHDS community. </w:t>
        </w:r>
      </w:ins>
    </w:p>
    <w:p w14:paraId="56ADC2AD" w14:textId="77777777" w:rsidR="00BB6325" w:rsidRDefault="00BB6325" w:rsidP="00BB6325">
      <w:pPr>
        <w:pStyle w:val="ListBullet2"/>
        <w:rPr>
          <w:ins w:id="140" w:author="John Moehrke" w:date="2020-02-18T16:22:00Z"/>
        </w:rPr>
      </w:pPr>
      <w:ins w:id="141" w:author="John Moehrke" w:date="2020-02-18T16:21:00Z">
        <w:r>
          <w:t xml:space="preserve">Deny access to any </w:t>
        </w:r>
        <w:proofErr w:type="spellStart"/>
        <w:r>
          <w:t>PurposeOfUse</w:t>
        </w:r>
        <w:proofErr w:type="spellEnd"/>
        <w:r>
          <w:t xml:space="preserve"> not authorized. </w:t>
        </w:r>
      </w:ins>
    </w:p>
    <w:p w14:paraId="66F4D2DD" w14:textId="3F0E6386" w:rsidR="00BB6325" w:rsidRDefault="00BB6325" w:rsidP="00BB6325">
      <w:pPr>
        <w:pStyle w:val="ListBullet2"/>
        <w:rPr>
          <w:ins w:id="142" w:author="John Moehrke" w:date="2020-02-18T16:21:00Z"/>
        </w:rPr>
        <w:pPrChange w:id="143" w:author="John Moehrke" w:date="2020-02-18T16:21:00Z">
          <w:pPr>
            <w:pStyle w:val="BodyText"/>
          </w:pPr>
        </w:pPrChange>
      </w:pPr>
      <w:ins w:id="144" w:author="John Moehrke" w:date="2020-02-18T16:21:00Z">
        <w:r>
          <w:t>support expiring a consent that results in a Permit state automatically transition to Deny at expiration.</w:t>
        </w:r>
      </w:ins>
    </w:p>
    <w:p w14:paraId="0A242BE0" w14:textId="37BF15F8" w:rsidR="001846C0" w:rsidRDefault="001846C0" w:rsidP="001846C0">
      <w:pPr>
        <w:pStyle w:val="BodyText"/>
        <w:rPr>
          <w:ins w:id="145" w:author="John Moehrke" w:date="2020-02-18T11:03:00Z"/>
        </w:rPr>
      </w:pPr>
    </w:p>
    <w:p w14:paraId="5F96CA0F" w14:textId="2F36E4F9" w:rsidR="00331DEF" w:rsidRDefault="00331DEF" w:rsidP="00E61A97">
      <w:pPr>
        <w:pStyle w:val="BodyText"/>
        <w:rPr>
          <w:ins w:id="146" w:author="John Moehrke" w:date="2020-02-18T10:38:00Z"/>
        </w:rPr>
      </w:pPr>
      <w:ins w:id="147" w:author="John Moehrke" w:date="2020-02-18T10:36:00Z">
        <w:r>
          <w:t>In order to support this Consent Manager Option, the following</w:t>
        </w:r>
        <w:commentRangeStart w:id="148"/>
        <w:r>
          <w:t xml:space="preserve"> IUA const</w:t>
        </w:r>
      </w:ins>
      <w:ins w:id="149" w:author="John Moehrke" w:date="2020-02-18T10:37:00Z">
        <w:r>
          <w:t xml:space="preserve">raint is defined.  </w:t>
        </w:r>
      </w:ins>
      <w:commentRangeEnd w:id="148"/>
      <w:ins w:id="150" w:author="John Moehrke" w:date="2020-02-18T11:00:00Z">
        <w:r w:rsidR="001846C0">
          <w:rPr>
            <w:rStyle w:val="CommentReference"/>
          </w:rPr>
          <w:commentReference w:id="148"/>
        </w:r>
      </w:ins>
      <w:ins w:id="151" w:author="John Moehrke" w:date="2020-02-18T10:58:00Z">
        <w:r w:rsidR="001846C0">
          <w:t>This constraint impacts the Document Consumer grouped IUA Authorization Client</w:t>
        </w:r>
      </w:ins>
      <w:ins w:id="152" w:author="John Moehrke" w:date="2020-02-18T10:59:00Z">
        <w:r w:rsidR="001846C0">
          <w:t xml:space="preserve">. </w:t>
        </w:r>
      </w:ins>
      <w:ins w:id="153" w:author="John Moehrke" w:date="2020-02-18T10:37:00Z">
        <w:r>
          <w:t>Th</w:t>
        </w:r>
      </w:ins>
      <w:ins w:id="154" w:author="John Moehrke" w:date="2020-02-18T10:38:00Z">
        <w:r>
          <w:t xml:space="preserve">e important elements to convey are the scope values for </w:t>
        </w:r>
        <w:proofErr w:type="spellStart"/>
        <w:r>
          <w:t>PurposeOfUse</w:t>
        </w:r>
        <w:proofErr w:type="spellEnd"/>
        <w:r>
          <w:t xml:space="preserve"> and the identity of the Patient. </w:t>
        </w:r>
      </w:ins>
    </w:p>
    <w:p w14:paraId="54856246" w14:textId="7CDA45C7" w:rsidR="00331DEF" w:rsidRDefault="00DE331D" w:rsidP="00E61A97">
      <w:pPr>
        <w:pStyle w:val="BodyText"/>
        <w:rPr>
          <w:ins w:id="155" w:author="John Moehrke" w:date="2020-02-18T10:38:00Z"/>
        </w:rPr>
      </w:pPr>
      <w:ins w:id="156" w:author="John Moehrke" w:date="2020-02-18T10:45:00Z">
        <w:r>
          <w:rPr>
            <w:highlight w:val="yellow"/>
          </w:rPr>
          <w:t xml:space="preserve">Committee Discussion </w:t>
        </w:r>
      </w:ins>
      <w:ins w:id="157" w:author="John Moehrke" w:date="2020-02-18T10:38:00Z">
        <w:r w:rsidR="00331DEF" w:rsidRPr="00DE331D">
          <w:rPr>
            <w:highlight w:val="yellow"/>
            <w:rPrChange w:id="158" w:author="John Moehrke" w:date="2020-02-18T10:45:00Z">
              <w:rPr/>
            </w:rPrChange>
          </w:rPr>
          <w:t>Alternatives:</w:t>
        </w:r>
      </w:ins>
    </w:p>
    <w:p w14:paraId="204309D0" w14:textId="0EE48AEB" w:rsidR="00331DEF" w:rsidRDefault="00331DEF" w:rsidP="00E61A97">
      <w:pPr>
        <w:pStyle w:val="BodyText"/>
        <w:rPr>
          <w:ins w:id="159" w:author="John Moehrke" w:date="2020-02-18T10:41:00Z"/>
        </w:rPr>
      </w:pPr>
      <w:ins w:id="160" w:author="John Moehrke" w:date="2020-02-18T10:38:00Z">
        <w:r>
          <w:lastRenderedPageBreak/>
          <w:t>This is minimalistic and not based on SMART-on-FH</w:t>
        </w:r>
      </w:ins>
      <w:ins w:id="161" w:author="John Moehrke" w:date="2020-02-18T10:39:00Z">
        <w:r>
          <w:t>IR scopes</w:t>
        </w:r>
      </w:ins>
      <w:ins w:id="162" w:author="John Moehrke" w:date="2020-02-18T11:14:00Z">
        <w:r w:rsidR="00B75FC2">
          <w:t>. Minimalistic because we know the scope of MHDS and Document Consumer interactions which is all this is addressing</w:t>
        </w:r>
      </w:ins>
    </w:p>
    <w:p w14:paraId="3F876FE6" w14:textId="001A0428" w:rsidR="00331DEF" w:rsidRDefault="00331DEF" w:rsidP="00331DEF">
      <w:pPr>
        <w:pStyle w:val="BodyText"/>
        <w:ind w:firstLine="720"/>
        <w:rPr>
          <w:ins w:id="163" w:author="John Moehrke" w:date="2020-02-18T10:46:00Z"/>
          <w:rFonts w:ascii="Courier New" w:hAnsi="Courier New" w:cs="Courier New"/>
          <w:color w:val="222222"/>
          <w:sz w:val="15"/>
          <w:szCs w:val="15"/>
          <w:shd w:val="clear" w:color="auto" w:fill="FFFFFF"/>
        </w:rPr>
      </w:pPr>
      <w:proofErr w:type="spellStart"/>
      <w:ins w:id="164" w:author="John Moehrke" w:date="2020-02-18T10:39:00Z">
        <w:r w:rsidRPr="00331DEF">
          <w:rPr>
            <w:rFonts w:ascii="Courier New" w:hAnsi="Courier New" w:cs="Courier New"/>
            <w:color w:val="222222"/>
            <w:sz w:val="15"/>
            <w:szCs w:val="15"/>
            <w:shd w:val="clear" w:color="auto" w:fill="FFFFFF"/>
            <w:rPrChange w:id="165" w:author="John Moehrke" w:date="2020-02-18T10:42:00Z">
              <w:rPr/>
            </w:rPrChange>
          </w:rPr>
          <w:t>PurposeOfUse</w:t>
        </w:r>
      </w:ins>
      <w:proofErr w:type="spellEnd"/>
      <w:ins w:id="166" w:author="John Moehrke" w:date="2020-02-18T10:42:00Z">
        <w:r w:rsidRPr="00331DEF">
          <w:rPr>
            <w:rFonts w:ascii="Courier New" w:hAnsi="Courier New" w:cs="Courier New"/>
            <w:color w:val="222222"/>
            <w:sz w:val="15"/>
            <w:szCs w:val="15"/>
            <w:shd w:val="clear" w:color="auto" w:fill="FFFFFF"/>
            <w:rPrChange w:id="167" w:author="John Moehrke" w:date="2020-02-18T10:42:00Z">
              <w:rPr/>
            </w:rPrChange>
          </w:rPr>
          <w:t xml:space="preserve"> </w:t>
        </w:r>
      </w:ins>
      <w:ins w:id="168" w:author="John Moehrke" w:date="2020-02-18T10:43:00Z">
        <w:r>
          <w:rPr>
            <w:rFonts w:ascii="Courier New" w:hAnsi="Courier New" w:cs="Courier New"/>
            <w:color w:val="222222"/>
            <w:sz w:val="15"/>
            <w:szCs w:val="15"/>
            <w:shd w:val="clear" w:color="auto" w:fill="FFFFFF"/>
          </w:rPr>
          <w:t>'.'</w:t>
        </w:r>
      </w:ins>
      <w:ins w:id="169" w:author="John Moehrke" w:date="2020-02-18T10:42:00Z">
        <w:r w:rsidRPr="00331DEF">
          <w:rPr>
            <w:rFonts w:ascii="Courier New" w:hAnsi="Courier New" w:cs="Courier New"/>
            <w:color w:val="222222"/>
            <w:sz w:val="15"/>
            <w:szCs w:val="15"/>
            <w:shd w:val="clear" w:color="auto" w:fill="FFFFFF"/>
            <w:rPrChange w:id="170" w:author="John Moehrke" w:date="2020-02-18T10:42:00Z">
              <w:rPr/>
            </w:rPrChange>
          </w:rPr>
          <w:t xml:space="preserve"> </w:t>
        </w:r>
      </w:ins>
      <w:ins w:id="171" w:author="John Moehrke" w:date="2020-02-18T10:39:00Z">
        <w:r w:rsidRPr="00331DEF">
          <w:rPr>
            <w:rFonts w:ascii="Courier New" w:hAnsi="Courier New" w:cs="Courier New"/>
            <w:color w:val="222222"/>
            <w:sz w:val="15"/>
            <w:szCs w:val="15"/>
            <w:shd w:val="clear" w:color="auto" w:fill="FFFFFF"/>
            <w:rPrChange w:id="172" w:author="John Moehrke" w:date="2020-02-18T10:42:00Z">
              <w:rPr/>
            </w:rPrChange>
          </w:rPr>
          <w:t>Patient</w:t>
        </w:r>
      </w:ins>
    </w:p>
    <w:p w14:paraId="478C4AD0" w14:textId="77777777" w:rsidR="00DE331D" w:rsidRDefault="00DE331D" w:rsidP="00DE331D">
      <w:pPr>
        <w:pStyle w:val="BodyText"/>
        <w:ind w:firstLine="720"/>
        <w:rPr>
          <w:ins w:id="173" w:author="John Moehrke" w:date="2020-02-18T10:46:00Z"/>
          <w:rFonts w:ascii="Courier New" w:hAnsi="Courier New" w:cs="Courier New"/>
          <w:color w:val="222222"/>
          <w:sz w:val="15"/>
          <w:szCs w:val="15"/>
          <w:shd w:val="clear" w:color="auto" w:fill="FFFFFF"/>
        </w:rPr>
      </w:pPr>
      <w:ins w:id="174" w:author="John Moehrke" w:date="2020-02-18T10:46:00Z">
        <w:r>
          <w:rPr>
            <w:rFonts w:ascii="Courier New" w:hAnsi="Courier New" w:cs="Courier New"/>
            <w:color w:val="222222"/>
            <w:sz w:val="15"/>
            <w:szCs w:val="15"/>
            <w:shd w:val="clear" w:color="auto" w:fill="FFFFFF"/>
          </w:rPr>
          <w:t xml:space="preserve">e.g. </w:t>
        </w:r>
      </w:ins>
    </w:p>
    <w:p w14:paraId="6C1EE1EE" w14:textId="33B09DEA" w:rsidR="00DE331D" w:rsidRDefault="00DE331D" w:rsidP="00DE331D">
      <w:pPr>
        <w:pStyle w:val="BodyText"/>
        <w:ind w:firstLine="720"/>
        <w:rPr>
          <w:ins w:id="175" w:author="John Moehrke" w:date="2020-02-18T11:14:00Z"/>
          <w:rFonts w:ascii="Courier New" w:hAnsi="Courier New" w:cs="Courier New"/>
          <w:color w:val="222222"/>
          <w:sz w:val="15"/>
          <w:szCs w:val="15"/>
          <w:shd w:val="clear" w:color="auto" w:fill="FFFFFF"/>
        </w:rPr>
      </w:pPr>
      <w:proofErr w:type="spellStart"/>
      <w:ins w:id="176" w:author="John Moehrke" w:date="2020-02-18T10:52:00Z">
        <w:r>
          <w:rPr>
            <w:rFonts w:ascii="Courier New" w:hAnsi="Courier New" w:cs="Courier New"/>
            <w:color w:val="222222"/>
            <w:sz w:val="15"/>
            <w:szCs w:val="15"/>
            <w:shd w:val="clear" w:color="auto" w:fill="FFFFFF"/>
          </w:rPr>
          <w:t>TREAT</w:t>
        </w:r>
      </w:ins>
      <w:ins w:id="177" w:author="John Moehrke" w:date="2020-02-18T10:46:00Z">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w:t>
        </w:r>
        <w:proofErr w:type="spellEnd"/>
        <w:r w:rsidRPr="00DE331D">
          <w:rPr>
            <w:rFonts w:ascii="Courier New" w:hAnsi="Courier New" w:cs="Courier New"/>
            <w:color w:val="222222"/>
            <w:sz w:val="15"/>
            <w:szCs w:val="15"/>
            <w:shd w:val="clear" w:color="auto" w:fill="FFFFFF"/>
          </w:rPr>
          <w:t>://myserver.example/fhir/Patient/f5c7395</w:t>
        </w:r>
      </w:ins>
    </w:p>
    <w:p w14:paraId="19A6EF0E" w14:textId="0E1C3C7C" w:rsidR="00E25520" w:rsidRDefault="00E25520" w:rsidP="00DE331D">
      <w:pPr>
        <w:pStyle w:val="BodyText"/>
        <w:ind w:firstLine="720"/>
        <w:rPr>
          <w:ins w:id="178" w:author="John Moehrke" w:date="2020-02-18T11:14:00Z"/>
          <w:rFonts w:ascii="Courier New" w:hAnsi="Courier New" w:cs="Courier New"/>
          <w:color w:val="222222"/>
          <w:sz w:val="15"/>
          <w:szCs w:val="15"/>
          <w:shd w:val="clear" w:color="auto" w:fill="FFFFFF"/>
        </w:rPr>
      </w:pPr>
      <w:ins w:id="179" w:author="John Moehrke" w:date="2020-02-18T11:14:00Z">
        <w:r>
          <w:rPr>
            <w:rFonts w:ascii="Courier New" w:hAnsi="Courier New" w:cs="Courier New"/>
            <w:color w:val="222222"/>
            <w:sz w:val="15"/>
            <w:szCs w:val="15"/>
            <w:shd w:val="clear" w:color="auto" w:fill="FFFFFF"/>
          </w:rPr>
          <w:t>Or</w:t>
        </w:r>
      </w:ins>
      <w:ins w:id="180" w:author="John Moehrke" w:date="2020-02-18T11:16:00Z">
        <w:r>
          <w:rPr>
            <w:rFonts w:ascii="Courier New" w:hAnsi="Courier New" w:cs="Courier New"/>
            <w:color w:val="222222"/>
            <w:sz w:val="15"/>
            <w:szCs w:val="15"/>
            <w:shd w:val="clear" w:color="auto" w:fill="FFFFFF"/>
          </w:rPr>
          <w:t xml:space="preserve"> where multiple </w:t>
        </w:r>
        <w:proofErr w:type="spellStart"/>
        <w:r>
          <w:rPr>
            <w:rFonts w:ascii="Courier New" w:hAnsi="Courier New" w:cs="Courier New"/>
            <w:color w:val="222222"/>
            <w:sz w:val="15"/>
            <w:szCs w:val="15"/>
            <w:shd w:val="clear" w:color="auto" w:fill="FFFFFF"/>
          </w:rPr>
          <w:t>PurposeOfUse</w:t>
        </w:r>
        <w:proofErr w:type="spellEnd"/>
        <w:r>
          <w:rPr>
            <w:rFonts w:ascii="Courier New" w:hAnsi="Courier New" w:cs="Courier New"/>
            <w:color w:val="222222"/>
            <w:sz w:val="15"/>
            <w:szCs w:val="15"/>
            <w:shd w:val="clear" w:color="auto" w:fill="FFFFFF"/>
          </w:rPr>
          <w:t xml:space="preserve"> is requested</w:t>
        </w:r>
      </w:ins>
    </w:p>
    <w:p w14:paraId="2AF3C1E9" w14:textId="6CA3D7F9" w:rsidR="00E25520" w:rsidRDefault="00E25520" w:rsidP="00E25520">
      <w:pPr>
        <w:pStyle w:val="BodyText"/>
        <w:ind w:firstLine="720"/>
        <w:rPr>
          <w:ins w:id="181" w:author="John Moehrke" w:date="2020-02-18T11:14:00Z"/>
          <w:rFonts w:ascii="Courier New" w:hAnsi="Courier New" w:cs="Courier New"/>
          <w:color w:val="222222"/>
          <w:sz w:val="15"/>
          <w:szCs w:val="15"/>
          <w:shd w:val="clear" w:color="auto" w:fill="FFFFFF"/>
        </w:rPr>
      </w:pPr>
      <w:proofErr w:type="spellStart"/>
      <w:ins w:id="182" w:author="John Moehrke" w:date="2020-02-18T11:14:00Z">
        <w:r>
          <w:rPr>
            <w:rFonts w:ascii="Courier New" w:hAnsi="Courier New" w:cs="Courier New"/>
            <w:color w:val="222222"/>
            <w:sz w:val="15"/>
            <w:szCs w:val="15"/>
            <w:shd w:val="clear" w:color="auto" w:fill="FFFFFF"/>
          </w:rPr>
          <w:t>TREAT.</w:t>
        </w:r>
        <w:r w:rsidRPr="00DE331D">
          <w:rPr>
            <w:rFonts w:ascii="Courier New" w:hAnsi="Courier New" w:cs="Courier New"/>
            <w:color w:val="222222"/>
            <w:sz w:val="15"/>
            <w:szCs w:val="15"/>
            <w:shd w:val="clear" w:color="auto" w:fill="FFFFFF"/>
          </w:rPr>
          <w:t>http</w:t>
        </w:r>
        <w:proofErr w:type="spellEnd"/>
        <w:r w:rsidRPr="00DE331D">
          <w:rPr>
            <w:rFonts w:ascii="Courier New" w:hAnsi="Courier New" w:cs="Courier New"/>
            <w:color w:val="222222"/>
            <w:sz w:val="15"/>
            <w:szCs w:val="15"/>
            <w:shd w:val="clear" w:color="auto" w:fill="FFFFFF"/>
          </w:rPr>
          <w:t>://myserver.example/fhir/Patient/f5c7395</w:t>
        </w:r>
      </w:ins>
      <w:ins w:id="183" w:author="John Moehrke" w:date="2020-02-18T11:16:00Z">
        <w:r>
          <w:rPr>
            <w:rFonts w:ascii="Courier New" w:hAnsi="Courier New" w:cs="Courier New"/>
            <w:color w:val="222222"/>
            <w:sz w:val="15"/>
            <w:szCs w:val="15"/>
            <w:shd w:val="clear" w:color="auto" w:fill="FFFFFF"/>
          </w:rPr>
          <w:t xml:space="preserve"> </w:t>
        </w:r>
      </w:ins>
      <w:proofErr w:type="spellStart"/>
      <w:ins w:id="184" w:author="John Moehrke" w:date="2020-02-18T11:15:00Z">
        <w:r>
          <w:rPr>
            <w:rFonts w:ascii="Courier New" w:hAnsi="Courier New" w:cs="Courier New"/>
            <w:color w:val="222222"/>
            <w:sz w:val="15"/>
            <w:szCs w:val="15"/>
            <w:shd w:val="clear" w:color="auto" w:fill="FFFFFF"/>
          </w:rPr>
          <w:t>OPERAT</w:t>
        </w:r>
      </w:ins>
      <w:ins w:id="185" w:author="John Moehrke" w:date="2020-02-18T11:14:00Z">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w:t>
        </w:r>
        <w:proofErr w:type="spellEnd"/>
        <w:r w:rsidRPr="00DE331D">
          <w:rPr>
            <w:rFonts w:ascii="Courier New" w:hAnsi="Courier New" w:cs="Courier New"/>
            <w:color w:val="222222"/>
            <w:sz w:val="15"/>
            <w:szCs w:val="15"/>
            <w:shd w:val="clear" w:color="auto" w:fill="FFFFFF"/>
          </w:rPr>
          <w:t>://myserver.example/fhir/Patient/f5c7395</w:t>
        </w:r>
      </w:ins>
      <w:ins w:id="186" w:author="John Moehrke" w:date="2020-02-18T11:16:00Z">
        <w:r>
          <w:rPr>
            <w:rFonts w:ascii="Courier New" w:hAnsi="Courier New" w:cs="Courier New"/>
            <w:color w:val="222222"/>
            <w:sz w:val="15"/>
            <w:szCs w:val="15"/>
            <w:shd w:val="clear" w:color="auto" w:fill="FFFFFF"/>
          </w:rPr>
          <w:t xml:space="preserve"> </w:t>
        </w:r>
        <w:proofErr w:type="spellStart"/>
        <w:r w:rsidRPr="00E25520">
          <w:rPr>
            <w:rFonts w:ascii="Courier New" w:hAnsi="Courier New" w:cs="Courier New"/>
            <w:color w:val="222222"/>
            <w:sz w:val="15"/>
            <w:szCs w:val="15"/>
            <w:shd w:val="clear" w:color="auto" w:fill="FFFFFF"/>
          </w:rPr>
          <w:t>HPAYMT</w:t>
        </w:r>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w:t>
        </w:r>
        <w:proofErr w:type="spellEnd"/>
        <w:r w:rsidRPr="00DE331D">
          <w:rPr>
            <w:rFonts w:ascii="Courier New" w:hAnsi="Courier New" w:cs="Courier New"/>
            <w:color w:val="222222"/>
            <w:sz w:val="15"/>
            <w:szCs w:val="15"/>
            <w:shd w:val="clear" w:color="auto" w:fill="FFFFFF"/>
          </w:rPr>
          <w:t>://myserver.example/fhir/Patient/f5c7395</w:t>
        </w:r>
      </w:ins>
    </w:p>
    <w:p w14:paraId="61A94A2F" w14:textId="77777777" w:rsidR="00E25520" w:rsidRDefault="00E25520" w:rsidP="00DE331D">
      <w:pPr>
        <w:pStyle w:val="BodyText"/>
        <w:ind w:firstLine="720"/>
        <w:rPr>
          <w:ins w:id="187" w:author="John Moehrke" w:date="2020-02-18T10:46:00Z"/>
          <w:rFonts w:ascii="Courier New" w:hAnsi="Courier New" w:cs="Courier New"/>
          <w:color w:val="222222"/>
          <w:sz w:val="15"/>
          <w:szCs w:val="15"/>
          <w:shd w:val="clear" w:color="auto" w:fill="FFFFFF"/>
        </w:rPr>
      </w:pPr>
    </w:p>
    <w:p w14:paraId="011E1FB8" w14:textId="77777777" w:rsidR="00DE331D" w:rsidRPr="00331DEF" w:rsidRDefault="00DE331D">
      <w:pPr>
        <w:pStyle w:val="BodyText"/>
        <w:ind w:firstLine="720"/>
        <w:rPr>
          <w:ins w:id="188" w:author="John Moehrke" w:date="2020-02-18T10:39:00Z"/>
          <w:rFonts w:ascii="Courier New" w:hAnsi="Courier New" w:cs="Courier New"/>
          <w:color w:val="222222"/>
          <w:sz w:val="15"/>
          <w:szCs w:val="15"/>
          <w:shd w:val="clear" w:color="auto" w:fill="FFFFFF"/>
          <w:rPrChange w:id="189" w:author="John Moehrke" w:date="2020-02-18T10:42:00Z">
            <w:rPr>
              <w:ins w:id="190" w:author="John Moehrke" w:date="2020-02-18T10:39:00Z"/>
            </w:rPr>
          </w:rPrChange>
        </w:rPr>
        <w:pPrChange w:id="191" w:author="John Moehrke" w:date="2020-02-18T10:42:00Z">
          <w:pPr>
            <w:pStyle w:val="BodyText"/>
          </w:pPr>
        </w:pPrChange>
      </w:pPr>
    </w:p>
    <w:p w14:paraId="3FF6588C" w14:textId="64148BAA" w:rsidR="00331DEF" w:rsidRDefault="00331DEF" w:rsidP="00E61A97">
      <w:pPr>
        <w:pStyle w:val="BodyText"/>
        <w:rPr>
          <w:ins w:id="192" w:author="John Moehrke" w:date="2020-02-18T10:40:00Z"/>
        </w:rPr>
      </w:pPr>
      <w:ins w:id="193" w:author="John Moehrke" w:date="2020-02-18T10:40:00Z">
        <w:r>
          <w:t>The following alternative is appended to SMART-on</w:t>
        </w:r>
      </w:ins>
      <w:ins w:id="194" w:author="John Moehrke" w:date="2020-02-18T11:13:00Z">
        <w:r w:rsidR="00B75FC2">
          <w:t>-</w:t>
        </w:r>
      </w:ins>
      <w:ins w:id="195" w:author="John Moehrke" w:date="2020-02-18T10:40:00Z">
        <w:r>
          <w:t>FHIR scopes</w:t>
        </w:r>
      </w:ins>
    </w:p>
    <w:p w14:paraId="30156749" w14:textId="5F54FCF9" w:rsidR="00331DEF" w:rsidRDefault="00B75FC2" w:rsidP="00331DEF">
      <w:pPr>
        <w:pStyle w:val="BodyText"/>
        <w:ind w:firstLine="720"/>
        <w:rPr>
          <w:ins w:id="196" w:author="John Moehrke" w:date="2020-02-18T10:44:00Z"/>
          <w:rFonts w:ascii="Courier New" w:hAnsi="Courier New" w:cs="Courier New"/>
          <w:color w:val="222222"/>
          <w:sz w:val="15"/>
          <w:szCs w:val="15"/>
          <w:shd w:val="clear" w:color="auto" w:fill="FFFFFF"/>
        </w:rPr>
      </w:pPr>
      <w:ins w:id="197" w:author="John Moehrke" w:date="2020-02-18T11:12:00Z">
        <w:r>
          <w:rPr>
            <w:rFonts w:ascii="Courier New" w:hAnsi="Courier New" w:cs="Courier New"/>
            <w:color w:val="222222"/>
            <w:sz w:val="15"/>
            <w:szCs w:val="15"/>
            <w:shd w:val="clear" w:color="auto" w:fill="FFFFFF"/>
          </w:rPr>
          <w:t>(</w:t>
        </w:r>
      </w:ins>
      <w:ins w:id="198" w:author="John Moehrke" w:date="2020-02-18T11:13:00Z">
        <w:r>
          <w:rPr>
            <w:rFonts w:ascii="Courier New" w:hAnsi="Courier New" w:cs="Courier New"/>
            <w:color w:val="222222"/>
            <w:sz w:val="15"/>
            <w:szCs w:val="15"/>
            <w:shd w:val="clear" w:color="auto" w:fill="FFFFFF"/>
          </w:rPr>
          <w:t>'</w:t>
        </w:r>
      </w:ins>
      <w:ins w:id="199" w:author="John Moehrke" w:date="2020-02-18T11:12:00Z">
        <w:r>
          <w:rPr>
            <w:rFonts w:ascii="Courier New" w:hAnsi="Courier New" w:cs="Courier New"/>
            <w:color w:val="222222"/>
            <w:sz w:val="15"/>
            <w:szCs w:val="15"/>
            <w:shd w:val="clear" w:color="auto" w:fill="FFFFFF"/>
          </w:rPr>
          <w:t>patient</w:t>
        </w:r>
      </w:ins>
      <w:ins w:id="200" w:author="John Moehrke" w:date="2020-02-18T11:13:00Z">
        <w:r>
          <w:rPr>
            <w:rFonts w:ascii="Courier New" w:hAnsi="Courier New" w:cs="Courier New"/>
            <w:color w:val="222222"/>
            <w:sz w:val="15"/>
            <w:szCs w:val="15"/>
            <w:shd w:val="clear" w:color="auto" w:fill="FFFFFF"/>
          </w:rPr>
          <w:t>'</w:t>
        </w:r>
      </w:ins>
      <w:ins w:id="201" w:author="John Moehrke" w:date="2020-02-18T11:12:00Z">
        <w:r>
          <w:rPr>
            <w:rFonts w:ascii="Courier New" w:hAnsi="Courier New" w:cs="Courier New"/>
            <w:color w:val="222222"/>
            <w:sz w:val="15"/>
            <w:szCs w:val="15"/>
            <w:shd w:val="clear" w:color="auto" w:fill="FFFFFF"/>
          </w:rPr>
          <w:t xml:space="preserve"> | 'user') '/' </w:t>
        </w:r>
      </w:ins>
      <w:proofErr w:type="gramStart"/>
      <w:ins w:id="202" w:author="John Moehrke" w:date="2020-02-18T10:41:00Z">
        <w:r w:rsidR="00331DEF">
          <w:rPr>
            <w:rFonts w:ascii="Courier New" w:hAnsi="Courier New" w:cs="Courier New"/>
            <w:color w:val="222222"/>
            <w:sz w:val="15"/>
            <w:szCs w:val="15"/>
            <w:shd w:val="clear" w:color="auto" w:fill="FFFFFF"/>
          </w:rPr>
          <w:t xml:space="preserve">( </w:t>
        </w:r>
        <w:proofErr w:type="spellStart"/>
        <w:r w:rsidR="00331DEF">
          <w:rPr>
            <w:rFonts w:ascii="Courier New" w:hAnsi="Courier New" w:cs="Courier New"/>
            <w:color w:val="222222"/>
            <w:sz w:val="15"/>
            <w:szCs w:val="15"/>
            <w:shd w:val="clear" w:color="auto" w:fill="FFFFFF"/>
          </w:rPr>
          <w:t>fhir</w:t>
        </w:r>
        <w:proofErr w:type="spellEnd"/>
        <w:proofErr w:type="gramEnd"/>
        <w:r w:rsidR="00331DEF">
          <w:rPr>
            <w:rFonts w:ascii="Courier New" w:hAnsi="Courier New" w:cs="Courier New"/>
            <w:color w:val="222222"/>
            <w:sz w:val="15"/>
            <w:szCs w:val="15"/>
            <w:shd w:val="clear" w:color="auto" w:fill="FFFFFF"/>
          </w:rPr>
          <w:t>-resource | '*' ) '.' ( 'read' | 'write' | '*' ) '</w:t>
        </w:r>
      </w:ins>
      <w:ins w:id="203" w:author="John Moehrke" w:date="2020-02-18T10:43:00Z">
        <w:r w:rsidR="00331DEF">
          <w:rPr>
            <w:rFonts w:ascii="Courier New" w:hAnsi="Courier New" w:cs="Courier New"/>
            <w:color w:val="222222"/>
            <w:sz w:val="15"/>
            <w:szCs w:val="15"/>
            <w:shd w:val="clear" w:color="auto" w:fill="FFFFFF"/>
          </w:rPr>
          <w:t>.</w:t>
        </w:r>
      </w:ins>
      <w:ins w:id="204" w:author="John Moehrke" w:date="2020-02-18T10:41:00Z">
        <w:r w:rsidR="00331DEF">
          <w:rPr>
            <w:rFonts w:ascii="Courier New" w:hAnsi="Courier New" w:cs="Courier New"/>
            <w:color w:val="222222"/>
            <w:sz w:val="15"/>
            <w:szCs w:val="15"/>
            <w:shd w:val="clear" w:color="auto" w:fill="FFFFFF"/>
          </w:rPr>
          <w:t xml:space="preserve">' </w:t>
        </w:r>
      </w:ins>
      <w:proofErr w:type="spellStart"/>
      <w:ins w:id="205" w:author="John Moehrke" w:date="2020-02-18T10:43:00Z">
        <w:r w:rsidR="00331DEF">
          <w:rPr>
            <w:rFonts w:ascii="Courier New" w:hAnsi="Courier New" w:cs="Courier New"/>
            <w:color w:val="222222"/>
            <w:sz w:val="15"/>
            <w:szCs w:val="15"/>
            <w:shd w:val="clear" w:color="auto" w:fill="FFFFFF"/>
          </w:rPr>
          <w:t>Purpos</w:t>
        </w:r>
      </w:ins>
      <w:ins w:id="206" w:author="John Moehrke" w:date="2020-02-18T10:44:00Z">
        <w:r w:rsidR="00331DEF">
          <w:rPr>
            <w:rFonts w:ascii="Courier New" w:hAnsi="Courier New" w:cs="Courier New"/>
            <w:color w:val="222222"/>
            <w:sz w:val="15"/>
            <w:szCs w:val="15"/>
            <w:shd w:val="clear" w:color="auto" w:fill="FFFFFF"/>
          </w:rPr>
          <w:t>eOfUse</w:t>
        </w:r>
        <w:proofErr w:type="spellEnd"/>
        <w:r w:rsidR="00331DEF">
          <w:rPr>
            <w:rFonts w:ascii="Courier New" w:hAnsi="Courier New" w:cs="Courier New"/>
            <w:color w:val="222222"/>
            <w:sz w:val="15"/>
            <w:szCs w:val="15"/>
            <w:shd w:val="clear" w:color="auto" w:fill="FFFFFF"/>
          </w:rPr>
          <w:t xml:space="preserve"> </w:t>
        </w:r>
        <w:r w:rsidR="00DE331D">
          <w:rPr>
            <w:rFonts w:ascii="Courier New" w:hAnsi="Courier New" w:cs="Courier New"/>
            <w:color w:val="222222"/>
            <w:sz w:val="15"/>
            <w:szCs w:val="15"/>
            <w:shd w:val="clear" w:color="auto" w:fill="FFFFFF"/>
          </w:rPr>
          <w:t>'.' Patient</w:t>
        </w:r>
      </w:ins>
    </w:p>
    <w:p w14:paraId="3FF43688" w14:textId="43FF8CCA" w:rsidR="00DE331D" w:rsidRDefault="00DE331D" w:rsidP="00331DEF">
      <w:pPr>
        <w:pStyle w:val="BodyText"/>
        <w:ind w:firstLine="720"/>
        <w:rPr>
          <w:ins w:id="207" w:author="John Moehrke" w:date="2020-02-18T10:44:00Z"/>
          <w:rFonts w:ascii="Courier New" w:hAnsi="Courier New" w:cs="Courier New"/>
          <w:color w:val="222222"/>
          <w:sz w:val="15"/>
          <w:szCs w:val="15"/>
          <w:shd w:val="clear" w:color="auto" w:fill="FFFFFF"/>
        </w:rPr>
      </w:pPr>
    </w:p>
    <w:p w14:paraId="6C4C4F58" w14:textId="77777777" w:rsidR="00DE331D" w:rsidRDefault="00DE331D" w:rsidP="00DE331D">
      <w:pPr>
        <w:pStyle w:val="BodyText"/>
        <w:ind w:firstLine="720"/>
        <w:rPr>
          <w:ins w:id="208" w:author="John Moehrke" w:date="2020-02-18T10:45:00Z"/>
          <w:rFonts w:ascii="Courier New" w:hAnsi="Courier New" w:cs="Courier New"/>
          <w:color w:val="222222"/>
          <w:sz w:val="15"/>
          <w:szCs w:val="15"/>
          <w:shd w:val="clear" w:color="auto" w:fill="FFFFFF"/>
        </w:rPr>
      </w:pPr>
      <w:ins w:id="209" w:author="John Moehrke" w:date="2020-02-18T10:44:00Z">
        <w:r>
          <w:rPr>
            <w:rFonts w:ascii="Courier New" w:hAnsi="Courier New" w:cs="Courier New"/>
            <w:color w:val="222222"/>
            <w:sz w:val="15"/>
            <w:szCs w:val="15"/>
            <w:shd w:val="clear" w:color="auto" w:fill="FFFFFF"/>
          </w:rPr>
          <w:t xml:space="preserve">e.g. </w:t>
        </w:r>
      </w:ins>
    </w:p>
    <w:p w14:paraId="3DC90A82" w14:textId="3DA6EE6C" w:rsidR="00DE331D" w:rsidRDefault="00E25520" w:rsidP="00DE331D">
      <w:pPr>
        <w:pStyle w:val="BodyText"/>
        <w:ind w:firstLine="720"/>
        <w:rPr>
          <w:ins w:id="210" w:author="John Moehrke" w:date="2020-02-18T10:55:00Z"/>
          <w:rFonts w:ascii="Courier New" w:hAnsi="Courier New" w:cs="Courier New"/>
          <w:color w:val="222222"/>
          <w:sz w:val="15"/>
          <w:szCs w:val="15"/>
          <w:shd w:val="clear" w:color="auto" w:fill="FFFFFF"/>
        </w:rPr>
      </w:pPr>
      <w:ins w:id="211" w:author="John Moehrke" w:date="2020-02-18T11:18:00Z">
        <w:r>
          <w:rPr>
            <w:rFonts w:ascii="Courier New" w:hAnsi="Courier New" w:cs="Courier New"/>
            <w:color w:val="222222"/>
            <w:sz w:val="15"/>
            <w:szCs w:val="15"/>
            <w:shd w:val="clear" w:color="auto" w:fill="FFFFFF"/>
          </w:rPr>
          <w:t>user/</w:t>
        </w:r>
      </w:ins>
      <w:ins w:id="212" w:author="John Moehrke" w:date="2020-02-18T10:44:00Z">
        <w:r w:rsidR="00DE331D" w:rsidRPr="00DE331D">
          <w:rPr>
            <w:rFonts w:ascii="Courier New" w:hAnsi="Courier New" w:cs="Courier New"/>
            <w:color w:val="222222"/>
            <w:sz w:val="15"/>
            <w:szCs w:val="15"/>
            <w:shd w:val="clear" w:color="auto" w:fill="FFFFFF"/>
          </w:rPr>
          <w:t>DocumentReference.read.T</w:t>
        </w:r>
      </w:ins>
      <w:ins w:id="213" w:author="John Moehrke" w:date="2020-02-18T10:53:00Z">
        <w:r w:rsidR="00DE331D">
          <w:rPr>
            <w:rFonts w:ascii="Courier New" w:hAnsi="Courier New" w:cs="Courier New"/>
            <w:color w:val="222222"/>
            <w:sz w:val="15"/>
            <w:szCs w:val="15"/>
            <w:shd w:val="clear" w:color="auto" w:fill="FFFFFF"/>
          </w:rPr>
          <w:t>REAT</w:t>
        </w:r>
      </w:ins>
      <w:ins w:id="214" w:author="John Moehrke" w:date="2020-02-18T10:45:00Z">
        <w:r w:rsidR="00DE331D">
          <w:rPr>
            <w:rFonts w:ascii="Courier New" w:hAnsi="Courier New" w:cs="Courier New"/>
            <w:color w:val="222222"/>
            <w:sz w:val="15"/>
            <w:szCs w:val="15"/>
            <w:shd w:val="clear" w:color="auto" w:fill="FFFFFF"/>
          </w:rPr>
          <w:t>.</w:t>
        </w:r>
      </w:ins>
      <w:ins w:id="215" w:author="John Moehrke" w:date="2020-02-18T10:44:00Z">
        <w:r w:rsidR="00DE331D" w:rsidRPr="00DE331D">
          <w:rPr>
            <w:rFonts w:ascii="Courier New" w:hAnsi="Courier New" w:cs="Courier New"/>
            <w:color w:val="222222"/>
            <w:sz w:val="15"/>
            <w:szCs w:val="15"/>
            <w:shd w:val="clear" w:color="auto" w:fill="FFFFFF"/>
          </w:rPr>
          <w:t>http://myserver.example/fhir/Patient/f5c7395</w:t>
        </w:r>
      </w:ins>
    </w:p>
    <w:p w14:paraId="259A3C8F" w14:textId="498AD5CA" w:rsidR="001846C0" w:rsidRDefault="001846C0" w:rsidP="00DE331D">
      <w:pPr>
        <w:pStyle w:val="BodyText"/>
        <w:ind w:firstLine="720"/>
        <w:rPr>
          <w:ins w:id="216" w:author="John Moehrke" w:date="2020-02-18T10:55:00Z"/>
          <w:rFonts w:ascii="Courier New" w:hAnsi="Courier New" w:cs="Courier New"/>
          <w:color w:val="222222"/>
          <w:sz w:val="15"/>
          <w:szCs w:val="15"/>
          <w:shd w:val="clear" w:color="auto" w:fill="FFFFFF"/>
        </w:rPr>
      </w:pPr>
      <w:ins w:id="217" w:author="John Moehrke" w:date="2020-02-18T10:55:00Z">
        <w:r>
          <w:rPr>
            <w:rFonts w:ascii="Courier New" w:hAnsi="Courier New" w:cs="Courier New"/>
            <w:color w:val="222222"/>
            <w:sz w:val="15"/>
            <w:szCs w:val="15"/>
            <w:shd w:val="clear" w:color="auto" w:fill="FFFFFF"/>
          </w:rPr>
          <w:t xml:space="preserve">Or because the scope of MHDS is well understood, the </w:t>
        </w:r>
        <w:proofErr w:type="spellStart"/>
        <w:r>
          <w:rPr>
            <w:rFonts w:ascii="Courier New" w:hAnsi="Courier New" w:cs="Courier New"/>
            <w:color w:val="222222"/>
            <w:sz w:val="15"/>
            <w:szCs w:val="15"/>
            <w:shd w:val="clear" w:color="auto" w:fill="FFFFFF"/>
          </w:rPr>
          <w:t>fhir</w:t>
        </w:r>
        <w:proofErr w:type="spellEnd"/>
        <w:r>
          <w:rPr>
            <w:rFonts w:ascii="Courier New" w:hAnsi="Courier New" w:cs="Courier New"/>
            <w:color w:val="222222"/>
            <w:sz w:val="15"/>
            <w:szCs w:val="15"/>
            <w:shd w:val="clear" w:color="auto" w:fill="FFFFFF"/>
          </w:rPr>
          <w:t>-resource doesn’t need to b</w:t>
        </w:r>
      </w:ins>
      <w:ins w:id="218" w:author="John Moehrke" w:date="2020-02-18T10:56:00Z">
        <w:r>
          <w:rPr>
            <w:rFonts w:ascii="Courier New" w:hAnsi="Courier New" w:cs="Courier New"/>
            <w:color w:val="222222"/>
            <w:sz w:val="15"/>
            <w:szCs w:val="15"/>
            <w:shd w:val="clear" w:color="auto" w:fill="FFFFFF"/>
          </w:rPr>
          <w:t>e specified</w:t>
        </w:r>
      </w:ins>
    </w:p>
    <w:p w14:paraId="26A4A43A" w14:textId="07BA8E40" w:rsidR="001846C0" w:rsidRDefault="00E25520" w:rsidP="001846C0">
      <w:pPr>
        <w:pStyle w:val="BodyText"/>
        <w:ind w:firstLine="720"/>
        <w:rPr>
          <w:ins w:id="219" w:author="John Moehrke" w:date="2020-02-18T10:56:00Z"/>
          <w:rFonts w:ascii="Courier New" w:hAnsi="Courier New" w:cs="Courier New"/>
          <w:color w:val="222222"/>
          <w:sz w:val="15"/>
          <w:szCs w:val="15"/>
          <w:shd w:val="clear" w:color="auto" w:fill="FFFFFF"/>
        </w:rPr>
      </w:pPr>
      <w:ins w:id="220" w:author="John Moehrke" w:date="2020-02-18T11:18:00Z">
        <w:r>
          <w:rPr>
            <w:rFonts w:ascii="Courier New" w:hAnsi="Courier New" w:cs="Courier New"/>
            <w:color w:val="222222"/>
            <w:sz w:val="15"/>
            <w:szCs w:val="15"/>
            <w:shd w:val="clear" w:color="auto" w:fill="FFFFFF"/>
          </w:rPr>
          <w:t>user/</w:t>
        </w:r>
      </w:ins>
      <w:ins w:id="221" w:author="John Moehrke" w:date="2020-02-18T10:55:00Z">
        <w:r w:rsidR="001846C0">
          <w:rPr>
            <w:rFonts w:ascii="Courier New" w:hAnsi="Courier New" w:cs="Courier New"/>
            <w:color w:val="222222"/>
            <w:sz w:val="15"/>
            <w:szCs w:val="15"/>
            <w:shd w:val="clear" w:color="auto" w:fill="FFFFFF"/>
          </w:rPr>
          <w:t>*</w:t>
        </w:r>
        <w:r w:rsidR="001846C0" w:rsidRPr="00DE331D">
          <w:rPr>
            <w:rFonts w:ascii="Courier New" w:hAnsi="Courier New" w:cs="Courier New"/>
            <w:color w:val="222222"/>
            <w:sz w:val="15"/>
            <w:szCs w:val="15"/>
            <w:shd w:val="clear" w:color="auto" w:fill="FFFFFF"/>
          </w:rPr>
          <w:t>.</w:t>
        </w:r>
        <w:proofErr w:type="spellStart"/>
        <w:r w:rsidR="001846C0" w:rsidRPr="00DE331D">
          <w:rPr>
            <w:rFonts w:ascii="Courier New" w:hAnsi="Courier New" w:cs="Courier New"/>
            <w:color w:val="222222"/>
            <w:sz w:val="15"/>
            <w:szCs w:val="15"/>
            <w:shd w:val="clear" w:color="auto" w:fill="FFFFFF"/>
          </w:rPr>
          <w:t>read.T</w:t>
        </w:r>
        <w:r w:rsidR="001846C0">
          <w:rPr>
            <w:rFonts w:ascii="Courier New" w:hAnsi="Courier New" w:cs="Courier New"/>
            <w:color w:val="222222"/>
            <w:sz w:val="15"/>
            <w:szCs w:val="15"/>
            <w:shd w:val="clear" w:color="auto" w:fill="FFFFFF"/>
          </w:rPr>
          <w:t>REAT.</w:t>
        </w:r>
        <w:r w:rsidR="001846C0" w:rsidRPr="00DE331D">
          <w:rPr>
            <w:rFonts w:ascii="Courier New" w:hAnsi="Courier New" w:cs="Courier New"/>
            <w:color w:val="222222"/>
            <w:sz w:val="15"/>
            <w:szCs w:val="15"/>
            <w:shd w:val="clear" w:color="auto" w:fill="FFFFFF"/>
          </w:rPr>
          <w:t>http</w:t>
        </w:r>
        <w:proofErr w:type="spellEnd"/>
        <w:r w:rsidR="001846C0" w:rsidRPr="00DE331D">
          <w:rPr>
            <w:rFonts w:ascii="Courier New" w:hAnsi="Courier New" w:cs="Courier New"/>
            <w:color w:val="222222"/>
            <w:sz w:val="15"/>
            <w:szCs w:val="15"/>
            <w:shd w:val="clear" w:color="auto" w:fill="FFFFFF"/>
          </w:rPr>
          <w:t>://myserver.example/fhir/Patient/f5c7395</w:t>
        </w:r>
      </w:ins>
    </w:p>
    <w:p w14:paraId="1B8D704D" w14:textId="77777777" w:rsidR="001846C0" w:rsidRDefault="001846C0" w:rsidP="001846C0">
      <w:pPr>
        <w:pStyle w:val="BodyText"/>
        <w:ind w:firstLine="720"/>
        <w:rPr>
          <w:ins w:id="222" w:author="John Moehrke" w:date="2020-02-18T10:55:00Z"/>
          <w:rFonts w:ascii="Courier New" w:hAnsi="Courier New" w:cs="Courier New"/>
          <w:color w:val="222222"/>
          <w:sz w:val="15"/>
          <w:szCs w:val="15"/>
          <w:shd w:val="clear" w:color="auto" w:fill="FFFFFF"/>
        </w:rPr>
      </w:pPr>
    </w:p>
    <w:p w14:paraId="5C53B111" w14:textId="77777777" w:rsidR="001846C0" w:rsidRDefault="001846C0">
      <w:pPr>
        <w:pStyle w:val="BodyText"/>
        <w:ind w:firstLine="720"/>
        <w:rPr>
          <w:ins w:id="223" w:author="John Moehrke" w:date="2020-02-18T10:41:00Z"/>
          <w:rFonts w:ascii="Courier New" w:hAnsi="Courier New" w:cs="Courier New"/>
          <w:color w:val="222222"/>
          <w:sz w:val="15"/>
          <w:szCs w:val="15"/>
          <w:shd w:val="clear" w:color="auto" w:fill="FFFFFF"/>
        </w:rPr>
        <w:pPrChange w:id="224" w:author="John Moehrke" w:date="2020-02-18T10:44:00Z">
          <w:pPr>
            <w:pStyle w:val="BodyText"/>
          </w:pPr>
        </w:pPrChange>
      </w:pPr>
    </w:p>
    <w:p w14:paraId="2BB9819A" w14:textId="4EC0AD91" w:rsidR="00DE331D" w:rsidRDefault="00DE331D" w:rsidP="00DE331D">
      <w:pPr>
        <w:pStyle w:val="BodyText"/>
        <w:rPr>
          <w:ins w:id="225" w:author="John Moehrke" w:date="2020-02-18T10:53:00Z"/>
        </w:rPr>
      </w:pPr>
      <w:ins w:id="226" w:author="John Moehrke" w:date="2020-02-18T10:53:00Z">
        <w:r>
          <w:t>The following alternative is appended to SMART-</w:t>
        </w:r>
        <w:proofErr w:type="spellStart"/>
        <w:r>
          <w:t>on_FHIR</w:t>
        </w:r>
        <w:proofErr w:type="spellEnd"/>
        <w:r>
          <w:t xml:space="preserve"> scopes</w:t>
        </w:r>
      </w:ins>
      <w:ins w:id="227" w:author="John Moehrke" w:date="2020-02-18T10:54:00Z">
        <w:r w:rsidR="001846C0">
          <w:t xml:space="preserve"> using query parameter model</w:t>
        </w:r>
      </w:ins>
    </w:p>
    <w:p w14:paraId="06ADBDD3" w14:textId="26B0F49B" w:rsidR="00DE331D" w:rsidRDefault="00E25520" w:rsidP="00DE331D">
      <w:pPr>
        <w:pStyle w:val="BodyText"/>
        <w:ind w:firstLine="720"/>
        <w:rPr>
          <w:ins w:id="228" w:author="John Moehrke" w:date="2020-02-18T10:53:00Z"/>
          <w:rFonts w:ascii="Courier New" w:hAnsi="Courier New" w:cs="Courier New"/>
          <w:color w:val="222222"/>
          <w:sz w:val="15"/>
          <w:szCs w:val="15"/>
          <w:shd w:val="clear" w:color="auto" w:fill="FFFFFF"/>
        </w:rPr>
      </w:pPr>
      <w:ins w:id="229" w:author="John Moehrke" w:date="2020-02-18T11:18:00Z">
        <w:r>
          <w:rPr>
            <w:rFonts w:ascii="Courier New" w:hAnsi="Courier New" w:cs="Courier New"/>
            <w:color w:val="222222"/>
            <w:sz w:val="15"/>
            <w:szCs w:val="15"/>
            <w:shd w:val="clear" w:color="auto" w:fill="FFFFFF"/>
          </w:rPr>
          <w:t xml:space="preserve">('patient' | 'user') '/' </w:t>
        </w:r>
      </w:ins>
      <w:proofErr w:type="gramStart"/>
      <w:ins w:id="230" w:author="John Moehrke" w:date="2020-02-18T10:53:00Z">
        <w:r w:rsidR="00DE331D">
          <w:rPr>
            <w:rFonts w:ascii="Courier New" w:hAnsi="Courier New" w:cs="Courier New"/>
            <w:color w:val="222222"/>
            <w:sz w:val="15"/>
            <w:szCs w:val="15"/>
            <w:shd w:val="clear" w:color="auto" w:fill="FFFFFF"/>
          </w:rPr>
          <w:t xml:space="preserve">( </w:t>
        </w:r>
        <w:proofErr w:type="spellStart"/>
        <w:r w:rsidR="00DE331D">
          <w:rPr>
            <w:rFonts w:ascii="Courier New" w:hAnsi="Courier New" w:cs="Courier New"/>
            <w:color w:val="222222"/>
            <w:sz w:val="15"/>
            <w:szCs w:val="15"/>
            <w:shd w:val="clear" w:color="auto" w:fill="FFFFFF"/>
          </w:rPr>
          <w:t>fhir</w:t>
        </w:r>
        <w:proofErr w:type="spellEnd"/>
        <w:proofErr w:type="gramEnd"/>
        <w:r w:rsidR="00DE331D">
          <w:rPr>
            <w:rFonts w:ascii="Courier New" w:hAnsi="Courier New" w:cs="Courier New"/>
            <w:color w:val="222222"/>
            <w:sz w:val="15"/>
            <w:szCs w:val="15"/>
            <w:shd w:val="clear" w:color="auto" w:fill="FFFFFF"/>
          </w:rPr>
          <w:t xml:space="preserve">-resource | '*' ) '.' ( 'read' | 'write' | '*' ) '.' </w:t>
        </w:r>
        <w:proofErr w:type="spellStart"/>
        <w:r w:rsidR="00DE331D">
          <w:rPr>
            <w:rFonts w:ascii="Courier New" w:hAnsi="Courier New" w:cs="Courier New"/>
            <w:color w:val="222222"/>
            <w:sz w:val="15"/>
            <w:szCs w:val="15"/>
            <w:shd w:val="clear" w:color="auto" w:fill="FFFFFF"/>
          </w:rPr>
          <w:t>PurposeOfUse</w:t>
        </w:r>
        <w:proofErr w:type="spellEnd"/>
        <w:r w:rsidR="00DE331D">
          <w:rPr>
            <w:rFonts w:ascii="Courier New" w:hAnsi="Courier New" w:cs="Courier New"/>
            <w:color w:val="222222"/>
            <w:sz w:val="15"/>
            <w:szCs w:val="15"/>
            <w:shd w:val="clear" w:color="auto" w:fill="FFFFFF"/>
          </w:rPr>
          <w:t xml:space="preserve"> '.' </w:t>
        </w:r>
      </w:ins>
      <w:proofErr w:type="spellStart"/>
      <w:ins w:id="231" w:author="John Moehrke" w:date="2020-02-18T10:54:00Z">
        <w:r w:rsidR="001846C0">
          <w:rPr>
            <w:rFonts w:ascii="Courier New" w:hAnsi="Courier New" w:cs="Courier New"/>
            <w:color w:val="222222"/>
            <w:sz w:val="15"/>
            <w:szCs w:val="15"/>
            <w:shd w:val="clear" w:color="auto" w:fill="FFFFFF"/>
          </w:rPr>
          <w:t>queryParam</w:t>
        </w:r>
      </w:ins>
      <w:proofErr w:type="spellEnd"/>
    </w:p>
    <w:p w14:paraId="52580910" w14:textId="77777777" w:rsidR="00DE331D" w:rsidRDefault="00DE331D" w:rsidP="00DE331D">
      <w:pPr>
        <w:pStyle w:val="BodyText"/>
        <w:ind w:firstLine="720"/>
        <w:rPr>
          <w:ins w:id="232" w:author="John Moehrke" w:date="2020-02-18T10:53:00Z"/>
          <w:rFonts w:ascii="Courier New" w:hAnsi="Courier New" w:cs="Courier New"/>
          <w:color w:val="222222"/>
          <w:sz w:val="15"/>
          <w:szCs w:val="15"/>
          <w:shd w:val="clear" w:color="auto" w:fill="FFFFFF"/>
        </w:rPr>
      </w:pPr>
    </w:p>
    <w:p w14:paraId="16609A9C" w14:textId="77777777" w:rsidR="00DE331D" w:rsidRDefault="00DE331D" w:rsidP="00DE331D">
      <w:pPr>
        <w:pStyle w:val="BodyText"/>
        <w:ind w:firstLine="720"/>
        <w:rPr>
          <w:ins w:id="233" w:author="John Moehrke" w:date="2020-02-18T10:53:00Z"/>
          <w:rFonts w:ascii="Courier New" w:hAnsi="Courier New" w:cs="Courier New"/>
          <w:color w:val="222222"/>
          <w:sz w:val="15"/>
          <w:szCs w:val="15"/>
          <w:shd w:val="clear" w:color="auto" w:fill="FFFFFF"/>
        </w:rPr>
      </w:pPr>
      <w:ins w:id="234" w:author="John Moehrke" w:date="2020-02-18T10:53:00Z">
        <w:r>
          <w:rPr>
            <w:rFonts w:ascii="Courier New" w:hAnsi="Courier New" w:cs="Courier New"/>
            <w:color w:val="222222"/>
            <w:sz w:val="15"/>
            <w:szCs w:val="15"/>
            <w:shd w:val="clear" w:color="auto" w:fill="FFFFFF"/>
          </w:rPr>
          <w:t xml:space="preserve">e.g. </w:t>
        </w:r>
      </w:ins>
    </w:p>
    <w:p w14:paraId="13180673" w14:textId="308942F0" w:rsidR="00DE331D" w:rsidRDefault="00E25520" w:rsidP="00DE331D">
      <w:pPr>
        <w:pStyle w:val="BodyText"/>
        <w:ind w:firstLine="720"/>
        <w:rPr>
          <w:ins w:id="235" w:author="John Moehrke" w:date="2020-02-18T10:53:00Z"/>
          <w:rFonts w:ascii="Courier New" w:hAnsi="Courier New" w:cs="Courier New"/>
          <w:color w:val="222222"/>
          <w:sz w:val="15"/>
          <w:szCs w:val="15"/>
          <w:shd w:val="clear" w:color="auto" w:fill="FFFFFF"/>
        </w:rPr>
      </w:pPr>
      <w:ins w:id="236" w:author="John Moehrke" w:date="2020-02-18T11:19:00Z">
        <w:r>
          <w:rPr>
            <w:rFonts w:ascii="Courier New" w:hAnsi="Courier New" w:cs="Courier New"/>
            <w:color w:val="222222"/>
            <w:sz w:val="15"/>
            <w:szCs w:val="15"/>
            <w:shd w:val="clear" w:color="auto" w:fill="FFFFFF"/>
          </w:rPr>
          <w:t>user/</w:t>
        </w:r>
      </w:ins>
      <w:ins w:id="237" w:author="John Moehrke" w:date="2020-02-18T10:53:00Z">
        <w:r w:rsidR="00DE331D" w:rsidRPr="00DE331D">
          <w:rPr>
            <w:rFonts w:ascii="Courier New" w:hAnsi="Courier New" w:cs="Courier New"/>
            <w:color w:val="222222"/>
            <w:sz w:val="15"/>
            <w:szCs w:val="15"/>
            <w:shd w:val="clear" w:color="auto" w:fill="FFFFFF"/>
          </w:rPr>
          <w:t>DocumentReference.read.T</w:t>
        </w:r>
        <w:r w:rsidR="00DE331D">
          <w:rPr>
            <w:rFonts w:ascii="Courier New" w:hAnsi="Courier New" w:cs="Courier New"/>
            <w:color w:val="222222"/>
            <w:sz w:val="15"/>
            <w:szCs w:val="15"/>
            <w:shd w:val="clear" w:color="auto" w:fill="FFFFFF"/>
          </w:rPr>
          <w:t>REAT.</w:t>
        </w:r>
        <w:r w:rsidR="00DE331D" w:rsidRPr="00DE331D">
          <w:rPr>
            <w:rFonts w:ascii="Courier New" w:hAnsi="Courier New" w:cs="Courier New"/>
            <w:color w:val="222222"/>
            <w:sz w:val="15"/>
            <w:szCs w:val="15"/>
            <w:shd w:val="clear" w:color="auto" w:fill="FFFFFF"/>
          </w:rPr>
          <w:t>patient="http://myserver.example/fhir/Patient/f5c7395"</w:t>
        </w:r>
      </w:ins>
    </w:p>
    <w:p w14:paraId="3DDC92CA" w14:textId="77777777" w:rsidR="00331DEF" w:rsidRDefault="00331DEF" w:rsidP="00E61A97">
      <w:pPr>
        <w:pStyle w:val="BodyText"/>
        <w:rPr>
          <w:ins w:id="238" w:author="John Moehrke" w:date="2020-02-18T10:26:00Z"/>
        </w:rPr>
      </w:pPr>
    </w:p>
    <w:p w14:paraId="169D0B04" w14:textId="65E391F1" w:rsidR="00B75FC2" w:rsidRDefault="00B75FC2" w:rsidP="00B75FC2">
      <w:pPr>
        <w:pStyle w:val="BodyText"/>
        <w:rPr>
          <w:ins w:id="239" w:author="John Moehrke" w:date="2020-02-18T11:06:00Z"/>
        </w:rPr>
      </w:pPr>
      <w:ins w:id="240" w:author="John Moehrke" w:date="2020-02-18T11:06:00Z">
        <w:r>
          <w:t xml:space="preserve">The following alternative is </w:t>
        </w:r>
      </w:ins>
      <w:ins w:id="241" w:author="John Moehrke" w:date="2020-02-18T11:07:00Z">
        <w:r>
          <w:t>combined with</w:t>
        </w:r>
      </w:ins>
      <w:ins w:id="242" w:author="John Moehrke" w:date="2020-02-18T11:06:00Z">
        <w:r>
          <w:t xml:space="preserve"> SMART-</w:t>
        </w:r>
        <w:proofErr w:type="spellStart"/>
        <w:r>
          <w:t>on_FHIR</w:t>
        </w:r>
        <w:proofErr w:type="spellEnd"/>
        <w:r>
          <w:t xml:space="preserve"> scopes model</w:t>
        </w:r>
      </w:ins>
      <w:ins w:id="243" w:author="John Moehrke" w:date="2020-02-18T11:07:00Z">
        <w:r>
          <w:t xml:space="preserve">. That is the scope request must have a typical set of SMART-on-FHIR scopes, </w:t>
        </w:r>
        <w:proofErr w:type="gramStart"/>
        <w:r>
          <w:t>and also</w:t>
        </w:r>
        <w:proofErr w:type="gramEnd"/>
        <w:r>
          <w:t xml:space="preserve"> a declaration of </w:t>
        </w:r>
        <w:proofErr w:type="spellStart"/>
        <w:r>
          <w:t>PurposeOfUse</w:t>
        </w:r>
      </w:ins>
      <w:proofErr w:type="spellEnd"/>
      <w:ins w:id="244" w:author="John Moehrke" w:date="2020-02-18T11:08:00Z">
        <w:r>
          <w:t xml:space="preserve"> and Patient identity.</w:t>
        </w:r>
      </w:ins>
      <w:ins w:id="245" w:author="John Moehrke" w:date="2020-02-18T11:10:00Z">
        <w:r>
          <w:t xml:space="preserve"> </w:t>
        </w:r>
      </w:ins>
    </w:p>
    <w:p w14:paraId="747C6DE1" w14:textId="635F6B11" w:rsidR="00B75FC2" w:rsidRDefault="00E25520" w:rsidP="00B75FC2">
      <w:pPr>
        <w:pStyle w:val="BodyText"/>
        <w:ind w:firstLine="720"/>
        <w:rPr>
          <w:ins w:id="246" w:author="John Moehrke" w:date="2020-02-18T11:07:00Z"/>
          <w:rFonts w:ascii="Courier New" w:hAnsi="Courier New" w:cs="Courier New"/>
          <w:color w:val="222222"/>
          <w:sz w:val="15"/>
          <w:szCs w:val="15"/>
          <w:shd w:val="clear" w:color="auto" w:fill="FFFFFF"/>
        </w:rPr>
      </w:pPr>
      <w:ins w:id="247" w:author="John Moehrke" w:date="2020-02-18T11:19:00Z">
        <w:r>
          <w:rPr>
            <w:rFonts w:ascii="Courier New" w:hAnsi="Courier New" w:cs="Courier New"/>
            <w:color w:val="222222"/>
            <w:sz w:val="15"/>
            <w:szCs w:val="15"/>
            <w:shd w:val="clear" w:color="auto" w:fill="FFFFFF"/>
          </w:rPr>
          <w:t xml:space="preserve">('patient' | 'user') '/' </w:t>
        </w:r>
      </w:ins>
      <w:proofErr w:type="gramStart"/>
      <w:ins w:id="248" w:author="John Moehrke" w:date="2020-02-18T11:06:00Z">
        <w:r w:rsidR="00B75FC2">
          <w:rPr>
            <w:rFonts w:ascii="Courier New" w:hAnsi="Courier New" w:cs="Courier New"/>
            <w:color w:val="222222"/>
            <w:sz w:val="15"/>
            <w:szCs w:val="15"/>
            <w:shd w:val="clear" w:color="auto" w:fill="FFFFFF"/>
          </w:rPr>
          <w:t xml:space="preserve">( </w:t>
        </w:r>
        <w:proofErr w:type="spellStart"/>
        <w:r w:rsidR="00B75FC2">
          <w:rPr>
            <w:rFonts w:ascii="Courier New" w:hAnsi="Courier New" w:cs="Courier New"/>
            <w:color w:val="222222"/>
            <w:sz w:val="15"/>
            <w:szCs w:val="15"/>
            <w:shd w:val="clear" w:color="auto" w:fill="FFFFFF"/>
          </w:rPr>
          <w:t>fhir</w:t>
        </w:r>
        <w:proofErr w:type="spellEnd"/>
        <w:proofErr w:type="gramEnd"/>
        <w:r w:rsidR="00B75FC2">
          <w:rPr>
            <w:rFonts w:ascii="Courier New" w:hAnsi="Courier New" w:cs="Courier New"/>
            <w:color w:val="222222"/>
            <w:sz w:val="15"/>
            <w:szCs w:val="15"/>
            <w:shd w:val="clear" w:color="auto" w:fill="FFFFFF"/>
          </w:rPr>
          <w:t xml:space="preserve">-resource | '*' ) '.' ( 'read' | 'write' | '*' ) </w:t>
        </w:r>
      </w:ins>
    </w:p>
    <w:p w14:paraId="0DC3820A" w14:textId="77777777" w:rsidR="00B75FC2" w:rsidRDefault="00B75FC2" w:rsidP="00B75FC2">
      <w:pPr>
        <w:pStyle w:val="BodyText"/>
        <w:ind w:firstLine="720"/>
        <w:rPr>
          <w:ins w:id="249" w:author="John Moehrke" w:date="2020-02-18T11:09:00Z"/>
          <w:rFonts w:ascii="Courier New" w:hAnsi="Courier New" w:cs="Courier New"/>
          <w:color w:val="222222"/>
          <w:sz w:val="15"/>
          <w:szCs w:val="15"/>
          <w:shd w:val="clear" w:color="auto" w:fill="FFFFFF"/>
        </w:rPr>
      </w:pPr>
      <w:ins w:id="250" w:author="John Moehrke" w:date="2020-02-18T11:09:00Z">
        <w:r>
          <w:rPr>
            <w:rFonts w:ascii="Courier New" w:hAnsi="Courier New" w:cs="Courier New"/>
            <w:color w:val="222222"/>
            <w:sz w:val="15"/>
            <w:szCs w:val="15"/>
            <w:shd w:val="clear" w:color="auto" w:fill="FFFFFF"/>
          </w:rPr>
          <w:t>“</w:t>
        </w:r>
        <w:proofErr w:type="spellStart"/>
        <w:r>
          <w:rPr>
            <w:rFonts w:ascii="Courier New" w:hAnsi="Courier New" w:cs="Courier New"/>
            <w:color w:val="222222"/>
            <w:sz w:val="15"/>
            <w:szCs w:val="15"/>
            <w:shd w:val="clear" w:color="auto" w:fill="FFFFFF"/>
          </w:rPr>
          <w:t>PurposeOfUse</w:t>
        </w:r>
        <w:proofErr w:type="spellEnd"/>
        <w:r>
          <w:rPr>
            <w:rFonts w:ascii="Courier New" w:hAnsi="Courier New" w:cs="Courier New"/>
            <w:color w:val="222222"/>
            <w:sz w:val="15"/>
            <w:szCs w:val="15"/>
            <w:shd w:val="clear" w:color="auto" w:fill="FFFFFF"/>
          </w:rPr>
          <w:t xml:space="preserve">” '.' </w:t>
        </w:r>
      </w:ins>
      <w:proofErr w:type="spellStart"/>
      <w:ins w:id="251" w:author="John Moehrke" w:date="2020-02-18T11:06:00Z">
        <w:r>
          <w:rPr>
            <w:rFonts w:ascii="Courier New" w:hAnsi="Courier New" w:cs="Courier New"/>
            <w:color w:val="222222"/>
            <w:sz w:val="15"/>
            <w:szCs w:val="15"/>
            <w:shd w:val="clear" w:color="auto" w:fill="FFFFFF"/>
          </w:rPr>
          <w:t>PurposeOfUse</w:t>
        </w:r>
      </w:ins>
      <w:proofErr w:type="spellEnd"/>
    </w:p>
    <w:p w14:paraId="21BC554C" w14:textId="7C9EB81C" w:rsidR="00B75FC2" w:rsidRDefault="00B75FC2" w:rsidP="00B75FC2">
      <w:pPr>
        <w:pStyle w:val="BodyText"/>
        <w:ind w:firstLine="720"/>
        <w:rPr>
          <w:ins w:id="252" w:author="John Moehrke" w:date="2020-02-18T11:06:00Z"/>
          <w:rFonts w:ascii="Courier New" w:hAnsi="Courier New" w:cs="Courier New"/>
          <w:color w:val="222222"/>
          <w:sz w:val="15"/>
          <w:szCs w:val="15"/>
          <w:shd w:val="clear" w:color="auto" w:fill="FFFFFF"/>
        </w:rPr>
      </w:pPr>
      <w:ins w:id="253" w:author="John Moehrke" w:date="2020-02-18T11:09:00Z">
        <w:r>
          <w:rPr>
            <w:rFonts w:ascii="Courier New" w:hAnsi="Courier New" w:cs="Courier New"/>
            <w:color w:val="222222"/>
            <w:sz w:val="15"/>
            <w:szCs w:val="15"/>
            <w:shd w:val="clear" w:color="auto" w:fill="FFFFFF"/>
          </w:rPr>
          <w:t>“patient”</w:t>
        </w:r>
      </w:ins>
      <w:ins w:id="254" w:author="John Moehrke" w:date="2020-02-18T11:06:00Z">
        <w:r>
          <w:rPr>
            <w:rFonts w:ascii="Courier New" w:hAnsi="Courier New" w:cs="Courier New"/>
            <w:color w:val="222222"/>
            <w:sz w:val="15"/>
            <w:szCs w:val="15"/>
            <w:shd w:val="clear" w:color="auto" w:fill="FFFFFF"/>
          </w:rPr>
          <w:t xml:space="preserve"> '</w:t>
        </w:r>
      </w:ins>
      <w:ins w:id="255" w:author="John Moehrke" w:date="2020-02-18T11:10:00Z">
        <w:r>
          <w:rPr>
            <w:rFonts w:ascii="Courier New" w:hAnsi="Courier New" w:cs="Courier New"/>
            <w:color w:val="222222"/>
            <w:sz w:val="15"/>
            <w:szCs w:val="15"/>
            <w:shd w:val="clear" w:color="auto" w:fill="FFFFFF"/>
          </w:rPr>
          <w:t>=</w:t>
        </w:r>
      </w:ins>
      <w:ins w:id="256" w:author="John Moehrke" w:date="2020-02-18T11:06:00Z">
        <w:r>
          <w:rPr>
            <w:rFonts w:ascii="Courier New" w:hAnsi="Courier New" w:cs="Courier New"/>
            <w:color w:val="222222"/>
            <w:sz w:val="15"/>
            <w:szCs w:val="15"/>
            <w:shd w:val="clear" w:color="auto" w:fill="FFFFFF"/>
          </w:rPr>
          <w:t xml:space="preserve">' </w:t>
        </w:r>
      </w:ins>
      <w:ins w:id="257" w:author="John Moehrke" w:date="2020-02-18T11:10:00Z">
        <w:r>
          <w:rPr>
            <w:rFonts w:ascii="Courier New" w:hAnsi="Courier New" w:cs="Courier New"/>
            <w:color w:val="222222"/>
            <w:sz w:val="15"/>
            <w:szCs w:val="15"/>
            <w:shd w:val="clear" w:color="auto" w:fill="FFFFFF"/>
          </w:rPr>
          <w:t>Patient</w:t>
        </w:r>
      </w:ins>
    </w:p>
    <w:p w14:paraId="51210AF7" w14:textId="77777777" w:rsidR="00B75FC2" w:rsidRDefault="00B75FC2" w:rsidP="00B75FC2">
      <w:pPr>
        <w:pStyle w:val="BodyText"/>
        <w:ind w:firstLine="720"/>
        <w:rPr>
          <w:ins w:id="258" w:author="John Moehrke" w:date="2020-02-18T11:06:00Z"/>
          <w:rFonts w:ascii="Courier New" w:hAnsi="Courier New" w:cs="Courier New"/>
          <w:color w:val="222222"/>
          <w:sz w:val="15"/>
          <w:szCs w:val="15"/>
          <w:shd w:val="clear" w:color="auto" w:fill="FFFFFF"/>
        </w:rPr>
      </w:pPr>
    </w:p>
    <w:p w14:paraId="7BAE9512" w14:textId="77777777" w:rsidR="00B75FC2" w:rsidRDefault="00B75FC2" w:rsidP="00B75FC2">
      <w:pPr>
        <w:pStyle w:val="BodyText"/>
        <w:ind w:firstLine="720"/>
        <w:rPr>
          <w:ins w:id="259" w:author="John Moehrke" w:date="2020-02-18T11:06:00Z"/>
          <w:rFonts w:ascii="Courier New" w:hAnsi="Courier New" w:cs="Courier New"/>
          <w:color w:val="222222"/>
          <w:sz w:val="15"/>
          <w:szCs w:val="15"/>
          <w:shd w:val="clear" w:color="auto" w:fill="FFFFFF"/>
        </w:rPr>
      </w:pPr>
      <w:ins w:id="260" w:author="John Moehrke" w:date="2020-02-18T11:06:00Z">
        <w:r>
          <w:rPr>
            <w:rFonts w:ascii="Courier New" w:hAnsi="Courier New" w:cs="Courier New"/>
            <w:color w:val="222222"/>
            <w:sz w:val="15"/>
            <w:szCs w:val="15"/>
            <w:shd w:val="clear" w:color="auto" w:fill="FFFFFF"/>
          </w:rPr>
          <w:t xml:space="preserve">e.g. </w:t>
        </w:r>
      </w:ins>
    </w:p>
    <w:p w14:paraId="7399D097" w14:textId="531A9E52" w:rsidR="00B75FC2" w:rsidRDefault="00E25520" w:rsidP="00B75FC2">
      <w:pPr>
        <w:pStyle w:val="BodyText"/>
        <w:ind w:firstLine="720"/>
        <w:rPr>
          <w:ins w:id="261" w:author="John Moehrke" w:date="2020-02-18T11:06:00Z"/>
          <w:rFonts w:ascii="Courier New" w:hAnsi="Courier New" w:cs="Courier New"/>
          <w:color w:val="222222"/>
          <w:sz w:val="15"/>
          <w:szCs w:val="15"/>
          <w:shd w:val="clear" w:color="auto" w:fill="FFFFFF"/>
        </w:rPr>
      </w:pPr>
      <w:ins w:id="262" w:author="John Moehrke" w:date="2020-02-18T11:18:00Z">
        <w:r>
          <w:rPr>
            <w:rFonts w:ascii="Courier New" w:hAnsi="Courier New" w:cs="Courier New"/>
            <w:color w:val="222222"/>
            <w:sz w:val="15"/>
            <w:szCs w:val="15"/>
            <w:shd w:val="clear" w:color="auto" w:fill="FFFFFF"/>
          </w:rPr>
          <w:t>user/</w:t>
        </w:r>
      </w:ins>
      <w:proofErr w:type="spellStart"/>
      <w:ins w:id="263" w:author="John Moehrke" w:date="2020-02-18T11:06:00Z">
        <w:r w:rsidR="00B75FC2" w:rsidRPr="00DE331D">
          <w:rPr>
            <w:rFonts w:ascii="Courier New" w:hAnsi="Courier New" w:cs="Courier New"/>
            <w:color w:val="222222"/>
            <w:sz w:val="15"/>
            <w:szCs w:val="15"/>
            <w:shd w:val="clear" w:color="auto" w:fill="FFFFFF"/>
          </w:rPr>
          <w:t>DocumentReference.read</w:t>
        </w:r>
      </w:ins>
      <w:proofErr w:type="spellEnd"/>
      <w:ins w:id="264" w:author="John Moehrke" w:date="2020-02-18T11:08:00Z">
        <w:r w:rsidR="00B75FC2">
          <w:rPr>
            <w:rFonts w:ascii="Courier New" w:hAnsi="Courier New" w:cs="Courier New"/>
            <w:color w:val="222222"/>
            <w:sz w:val="15"/>
            <w:szCs w:val="15"/>
            <w:shd w:val="clear" w:color="auto" w:fill="FFFFFF"/>
          </w:rPr>
          <w:t xml:space="preserve"> </w:t>
        </w:r>
      </w:ins>
      <w:ins w:id="265" w:author="John Moehrke" w:date="2020-02-18T11:19:00Z">
        <w:r>
          <w:rPr>
            <w:rFonts w:ascii="Courier New" w:hAnsi="Courier New" w:cs="Courier New"/>
            <w:color w:val="222222"/>
            <w:sz w:val="15"/>
            <w:szCs w:val="15"/>
            <w:shd w:val="clear" w:color="auto" w:fill="FFFFFF"/>
          </w:rPr>
          <w:t>user/</w:t>
        </w:r>
      </w:ins>
      <w:proofErr w:type="spellStart"/>
      <w:ins w:id="266" w:author="John Moehrke" w:date="2020-02-18T11:08:00Z">
        <w:r w:rsidR="00B75FC2">
          <w:rPr>
            <w:rFonts w:ascii="Courier New" w:hAnsi="Courier New" w:cs="Courier New"/>
            <w:color w:val="222222"/>
            <w:sz w:val="15"/>
            <w:szCs w:val="15"/>
            <w:shd w:val="clear" w:color="auto" w:fill="FFFFFF"/>
          </w:rPr>
          <w:t>DocumentManifest.read</w:t>
        </w:r>
        <w:proofErr w:type="spellEnd"/>
        <w:r w:rsidR="00B75FC2">
          <w:rPr>
            <w:rFonts w:ascii="Courier New" w:hAnsi="Courier New" w:cs="Courier New"/>
            <w:color w:val="222222"/>
            <w:sz w:val="15"/>
            <w:szCs w:val="15"/>
            <w:shd w:val="clear" w:color="auto" w:fill="FFFFFF"/>
          </w:rPr>
          <w:t xml:space="preserve"> </w:t>
        </w:r>
      </w:ins>
      <w:ins w:id="267" w:author="John Moehrke" w:date="2020-02-18T11:19:00Z">
        <w:r>
          <w:rPr>
            <w:rFonts w:ascii="Courier New" w:hAnsi="Courier New" w:cs="Courier New"/>
            <w:color w:val="222222"/>
            <w:sz w:val="15"/>
            <w:szCs w:val="15"/>
            <w:shd w:val="clear" w:color="auto" w:fill="FFFFFF"/>
          </w:rPr>
          <w:t>user/</w:t>
        </w:r>
      </w:ins>
      <w:proofErr w:type="spellStart"/>
      <w:ins w:id="268" w:author="John Moehrke" w:date="2020-02-18T11:08:00Z">
        <w:r w:rsidR="00B75FC2">
          <w:rPr>
            <w:rFonts w:ascii="Courier New" w:hAnsi="Courier New" w:cs="Courier New"/>
            <w:color w:val="222222"/>
            <w:sz w:val="15"/>
            <w:szCs w:val="15"/>
            <w:shd w:val="clear" w:color="auto" w:fill="FFFFFF"/>
          </w:rPr>
          <w:t>List.read</w:t>
        </w:r>
        <w:proofErr w:type="spellEnd"/>
        <w:r w:rsidR="00B75FC2">
          <w:rPr>
            <w:rFonts w:ascii="Courier New" w:hAnsi="Courier New" w:cs="Courier New"/>
            <w:color w:val="222222"/>
            <w:sz w:val="15"/>
            <w:szCs w:val="15"/>
            <w:shd w:val="clear" w:color="auto" w:fill="FFFFFF"/>
          </w:rPr>
          <w:t xml:space="preserve"> </w:t>
        </w:r>
      </w:ins>
      <w:ins w:id="269" w:author="John Moehrke" w:date="2020-02-18T11:19:00Z">
        <w:r>
          <w:rPr>
            <w:rFonts w:ascii="Courier New" w:hAnsi="Courier New" w:cs="Courier New"/>
            <w:color w:val="222222"/>
            <w:sz w:val="15"/>
            <w:szCs w:val="15"/>
            <w:shd w:val="clear" w:color="auto" w:fill="FFFFFF"/>
          </w:rPr>
          <w:t>user/</w:t>
        </w:r>
      </w:ins>
      <w:proofErr w:type="spellStart"/>
      <w:ins w:id="270" w:author="John Moehrke" w:date="2020-02-18T11:08:00Z">
        <w:r w:rsidR="00B75FC2">
          <w:rPr>
            <w:rFonts w:ascii="Courier New" w:hAnsi="Courier New" w:cs="Courier New"/>
            <w:color w:val="222222"/>
            <w:sz w:val="15"/>
            <w:szCs w:val="15"/>
            <w:shd w:val="clear" w:color="auto" w:fill="FFFFFF"/>
          </w:rPr>
          <w:t>Binary.read</w:t>
        </w:r>
        <w:proofErr w:type="spellEnd"/>
        <w:r w:rsidR="00B75FC2">
          <w:rPr>
            <w:rFonts w:ascii="Courier New" w:hAnsi="Courier New" w:cs="Courier New"/>
            <w:color w:val="222222"/>
            <w:sz w:val="15"/>
            <w:szCs w:val="15"/>
            <w:shd w:val="clear" w:color="auto" w:fill="FFFFFF"/>
          </w:rPr>
          <w:t xml:space="preserve"> </w:t>
        </w:r>
        <w:proofErr w:type="spellStart"/>
        <w:r w:rsidR="00B75FC2">
          <w:rPr>
            <w:rFonts w:ascii="Courier New" w:hAnsi="Courier New" w:cs="Courier New"/>
            <w:color w:val="222222"/>
            <w:sz w:val="15"/>
            <w:szCs w:val="15"/>
            <w:shd w:val="clear" w:color="auto" w:fill="FFFFFF"/>
          </w:rPr>
          <w:t>PurposeOfUse.</w:t>
        </w:r>
      </w:ins>
      <w:ins w:id="271" w:author="John Moehrke" w:date="2020-02-18T11:06:00Z">
        <w:r w:rsidR="00B75FC2" w:rsidRPr="00DE331D">
          <w:rPr>
            <w:rFonts w:ascii="Courier New" w:hAnsi="Courier New" w:cs="Courier New"/>
            <w:color w:val="222222"/>
            <w:sz w:val="15"/>
            <w:szCs w:val="15"/>
            <w:shd w:val="clear" w:color="auto" w:fill="FFFFFF"/>
          </w:rPr>
          <w:t>T</w:t>
        </w:r>
        <w:r w:rsidR="00B75FC2">
          <w:rPr>
            <w:rFonts w:ascii="Courier New" w:hAnsi="Courier New" w:cs="Courier New"/>
            <w:color w:val="222222"/>
            <w:sz w:val="15"/>
            <w:szCs w:val="15"/>
            <w:shd w:val="clear" w:color="auto" w:fill="FFFFFF"/>
          </w:rPr>
          <w:t>REAT</w:t>
        </w:r>
      </w:ins>
      <w:proofErr w:type="spellEnd"/>
      <w:ins w:id="272" w:author="John Moehrke" w:date="2020-02-18T11:09:00Z">
        <w:r w:rsidR="00B75FC2">
          <w:rPr>
            <w:rFonts w:ascii="Courier New" w:hAnsi="Courier New" w:cs="Courier New"/>
            <w:color w:val="222222"/>
            <w:sz w:val="15"/>
            <w:szCs w:val="15"/>
            <w:shd w:val="clear" w:color="auto" w:fill="FFFFFF"/>
          </w:rPr>
          <w:t xml:space="preserve"> </w:t>
        </w:r>
      </w:ins>
      <w:proofErr w:type="spellStart"/>
      <w:ins w:id="273" w:author="John Moehrke" w:date="2020-02-18T11:17:00Z">
        <w:r>
          <w:rPr>
            <w:rFonts w:ascii="Courier New" w:hAnsi="Courier New" w:cs="Courier New"/>
            <w:color w:val="222222"/>
            <w:sz w:val="15"/>
            <w:szCs w:val="15"/>
            <w:shd w:val="clear" w:color="auto" w:fill="FFFFFF"/>
          </w:rPr>
          <w:t>PurposeOfUse.HPAYMT</w:t>
        </w:r>
        <w:proofErr w:type="spellEnd"/>
        <w:r>
          <w:rPr>
            <w:rFonts w:ascii="Courier New" w:hAnsi="Courier New" w:cs="Courier New"/>
            <w:color w:val="222222"/>
            <w:sz w:val="15"/>
            <w:szCs w:val="15"/>
            <w:shd w:val="clear" w:color="auto" w:fill="FFFFFF"/>
          </w:rPr>
          <w:t xml:space="preserve"> </w:t>
        </w:r>
        <w:proofErr w:type="spellStart"/>
        <w:r>
          <w:rPr>
            <w:rFonts w:ascii="Courier New" w:hAnsi="Courier New" w:cs="Courier New"/>
            <w:color w:val="222222"/>
            <w:sz w:val="15"/>
            <w:szCs w:val="15"/>
            <w:shd w:val="clear" w:color="auto" w:fill="FFFFFF"/>
          </w:rPr>
          <w:t>PurposeOfUse.OPERAT</w:t>
        </w:r>
        <w:proofErr w:type="spellEnd"/>
        <w:r>
          <w:rPr>
            <w:rFonts w:ascii="Courier New" w:hAnsi="Courier New" w:cs="Courier New"/>
            <w:color w:val="222222"/>
            <w:sz w:val="15"/>
            <w:szCs w:val="15"/>
            <w:shd w:val="clear" w:color="auto" w:fill="FFFFFF"/>
          </w:rPr>
          <w:t xml:space="preserve"> </w:t>
        </w:r>
      </w:ins>
      <w:ins w:id="274" w:author="John Moehrke" w:date="2020-02-18T11:06:00Z">
        <w:r w:rsidR="00B75FC2" w:rsidRPr="00DE331D">
          <w:rPr>
            <w:rFonts w:ascii="Courier New" w:hAnsi="Courier New" w:cs="Courier New"/>
            <w:color w:val="222222"/>
            <w:sz w:val="15"/>
            <w:szCs w:val="15"/>
            <w:shd w:val="clear" w:color="auto" w:fill="FFFFFF"/>
          </w:rPr>
          <w:t>patient</w:t>
        </w:r>
      </w:ins>
      <w:ins w:id="275" w:author="John Moehrke" w:date="2020-02-18T11:10:00Z">
        <w:r w:rsidR="00B75FC2">
          <w:rPr>
            <w:rFonts w:ascii="Courier New" w:hAnsi="Courier New" w:cs="Courier New"/>
            <w:color w:val="222222"/>
            <w:sz w:val="15"/>
            <w:szCs w:val="15"/>
            <w:shd w:val="clear" w:color="auto" w:fill="FFFFFF"/>
          </w:rPr>
          <w:t>=</w:t>
        </w:r>
      </w:ins>
      <w:ins w:id="276" w:author="John Moehrke" w:date="2020-02-18T11:06:00Z">
        <w:r w:rsidR="00B75FC2" w:rsidRPr="00DE331D">
          <w:rPr>
            <w:rFonts w:ascii="Courier New" w:hAnsi="Courier New" w:cs="Courier New"/>
            <w:color w:val="222222"/>
            <w:sz w:val="15"/>
            <w:szCs w:val="15"/>
            <w:shd w:val="clear" w:color="auto" w:fill="FFFFFF"/>
          </w:rPr>
          <w:t>"http://myserver.example/fhir/Patient/f5c7395"</w:t>
        </w:r>
      </w:ins>
    </w:p>
    <w:p w14:paraId="6EE43733" w14:textId="77777777" w:rsidR="00B75FC2" w:rsidRDefault="00B75FC2" w:rsidP="00B75FC2">
      <w:pPr>
        <w:pStyle w:val="BodyText"/>
        <w:rPr>
          <w:ins w:id="277" w:author="John Moehrke" w:date="2020-02-18T11:06:00Z"/>
        </w:rPr>
      </w:pPr>
    </w:p>
    <w:p w14:paraId="4FBE09AA" w14:textId="61E3FB67" w:rsidR="00923B29" w:rsidRDefault="00923B29" w:rsidP="00E61A97">
      <w:pPr>
        <w:pStyle w:val="BodyText"/>
        <w:rPr>
          <w:ins w:id="278" w:author="John Moehrke" w:date="2020-02-18T10:15:00Z"/>
        </w:rPr>
      </w:pPr>
    </w:p>
    <w:p w14:paraId="45BF8F30" w14:textId="092F7D7F" w:rsidR="00C625FC" w:rsidRPr="00B51436" w:rsidDel="00E61A97" w:rsidRDefault="00C625FC" w:rsidP="00A15C2E">
      <w:pPr>
        <w:pStyle w:val="BodyText"/>
        <w:rPr>
          <w:del w:id="279" w:author="John Moehrke" w:date="2020-02-18T10:15:00Z"/>
        </w:rPr>
      </w:pPr>
      <w:del w:id="280" w:author="John Moehrke" w:date="2020-02-18T10:15:00Z">
        <w:r w:rsidRPr="00B51436" w:rsidDel="00E61A97">
          <w:lastRenderedPageBreak/>
          <w:delText>Document Registry includes a functionality to track and enforce patient specific consents. All accesses to the Document Registry SHALL be checked against the internal functionality status of the patient consents</w:delText>
        </w:r>
        <w:r w:rsidR="00B51436" w:rsidDel="00E61A97">
          <w:delText xml:space="preserve">. </w:delText>
        </w:r>
        <w:r w:rsidR="007C6FD3" w:rsidRPr="00B51436" w:rsidDel="00E61A97">
          <w:delText xml:space="preserve">Uses BPPC </w:delText>
        </w:r>
        <w:r w:rsidR="00C10DDE" w:rsidDel="00E61A97">
          <w:delText>Profile</w:delText>
        </w:r>
        <w:r w:rsidR="007C6FD3" w:rsidRPr="00B51436" w:rsidDel="00E61A97">
          <w:delText xml:space="preserve"> to enable Implicit Consent OPT-IN, Implicit </w:delText>
        </w:r>
        <w:r w:rsidR="00D42E3D" w:rsidRPr="00B51436" w:rsidDel="00E61A97">
          <w:delText>Consent</w:delText>
        </w:r>
        <w:r w:rsidR="007C6FD3" w:rsidRPr="00B51436" w:rsidDel="00E61A97">
          <w:delText xml:space="preserve"> OPT-OUT, Explicit Consent OPT-IN, and Explicit Consent OPT-OUT</w:delText>
        </w:r>
        <w:r w:rsidR="00B51436" w:rsidDel="00E61A97">
          <w:delText xml:space="preserve">. </w:delText>
        </w:r>
        <w:r w:rsidR="007C6FD3" w:rsidRPr="00B51436" w:rsidDel="00E61A97">
          <w:delText>With support for PurposeOfUse to support consent by purpose, and support with time range to enable expiration of consent.</w:delText>
        </w:r>
      </w:del>
    </w:p>
    <w:p w14:paraId="0C3F9D84" w14:textId="39FC4ECE" w:rsidR="00C625FC" w:rsidRPr="00B51436" w:rsidDel="00923B29" w:rsidRDefault="00D42E3D" w:rsidP="00A15C2E">
      <w:pPr>
        <w:pStyle w:val="BodyText"/>
        <w:rPr>
          <w:del w:id="281" w:author="John Moehrke" w:date="2020-02-18T10:24:00Z"/>
        </w:rPr>
      </w:pPr>
      <w:del w:id="282" w:author="John Moehrke" w:date="2020-02-18T10:24:00Z">
        <w:r w:rsidRPr="00B51436" w:rsidDel="00923B29">
          <w:delText>T</w:delText>
        </w:r>
        <w:r w:rsidR="00C625FC" w:rsidRPr="00B51436" w:rsidDel="00923B29">
          <w:delText>he</w:delText>
        </w:r>
        <w:r w:rsidR="00CD7E61" w:rsidRPr="00B51436" w:rsidDel="00923B29">
          <w:delText xml:space="preserve"> IUA</w:delText>
        </w:r>
        <w:r w:rsidR="00C625FC" w:rsidRPr="00B51436" w:rsidDel="00923B29">
          <w:delText xml:space="preserve"> Authorization</w:delText>
        </w:r>
        <w:r w:rsidR="00CD7E61" w:rsidRPr="00B51436" w:rsidDel="00923B29">
          <w:delText xml:space="preserve"> Server</w:delText>
        </w:r>
        <w:r w:rsidR="00C625FC" w:rsidRPr="00B51436" w:rsidDel="00923B29">
          <w:delText xml:space="preserve"> </w:delText>
        </w:r>
        <w:r w:rsidRPr="00B51436" w:rsidDel="00923B29">
          <w:delText xml:space="preserve">shall </w:delText>
        </w:r>
        <w:r w:rsidR="00C625FC" w:rsidRPr="00B51436" w:rsidDel="00923B29">
          <w:delText xml:space="preserve">be used for consent decisions as well. </w:delText>
        </w:r>
      </w:del>
    </w:p>
    <w:p w14:paraId="191769D6" w14:textId="1CDD22D0" w:rsidR="00C625FC" w:rsidRPr="00B51436" w:rsidRDefault="00C625FC" w:rsidP="00C625FC">
      <w:pPr>
        <w:pStyle w:val="Heading3"/>
        <w:numPr>
          <w:ilvl w:val="0"/>
          <w:numId w:val="0"/>
        </w:numPr>
        <w:ind w:left="720" w:hanging="720"/>
        <w:rPr>
          <w:noProof w:val="0"/>
        </w:rPr>
      </w:pPr>
      <w:bookmarkStart w:id="283" w:name="_Toc30498475"/>
      <w:r w:rsidRPr="00B51436">
        <w:rPr>
          <w:noProof w:val="0"/>
        </w:rPr>
        <w:t>X.2.</w:t>
      </w:r>
      <w:r w:rsidR="00CD7E61" w:rsidRPr="00B51436">
        <w:rPr>
          <w:noProof w:val="0"/>
        </w:rPr>
        <w:t>3</w:t>
      </w:r>
      <w:r w:rsidRPr="00B51436">
        <w:rPr>
          <w:noProof w:val="0"/>
        </w:rPr>
        <w:t xml:space="preserve"> </w:t>
      </w:r>
      <w:r w:rsidR="00177EFB" w:rsidRPr="00B51436">
        <w:rPr>
          <w:noProof w:val="0"/>
        </w:rPr>
        <w:t>PMIR</w:t>
      </w:r>
      <w:r w:rsidRPr="00B51436">
        <w:rPr>
          <w:noProof w:val="0"/>
        </w:rPr>
        <w:t xml:space="preserve"> Client Option</w:t>
      </w:r>
      <w:bookmarkEnd w:id="283"/>
    </w:p>
    <w:p w14:paraId="3243E520" w14:textId="598131C6" w:rsidR="00C625FC" w:rsidRPr="00B51436" w:rsidRDefault="00C625FC" w:rsidP="00A15C2E">
      <w:pPr>
        <w:pStyle w:val="BodyText"/>
      </w:pPr>
      <w:r w:rsidRPr="00B51436">
        <w:t xml:space="preserve">Document Registry is grouped with </w:t>
      </w:r>
      <w:r w:rsidR="00177EFB" w:rsidRPr="00B51436">
        <w:t>PMIR</w:t>
      </w:r>
      <w:r w:rsidRPr="00B51436">
        <w:t xml:space="preserve"> </w:t>
      </w:r>
      <w:r w:rsidR="000B78C0" w:rsidRPr="00B51436">
        <w:t>Patient Identity Consumer</w:t>
      </w:r>
      <w:r w:rsidRPr="00B51436">
        <w:t xml:space="preserve">. </w:t>
      </w:r>
    </w:p>
    <w:p w14:paraId="71B9C0CF" w14:textId="05EEA5A1" w:rsidR="00C625FC" w:rsidRPr="00B51436" w:rsidRDefault="00C625FC" w:rsidP="00A15C2E">
      <w:pPr>
        <w:pStyle w:val="BodyText"/>
      </w:pPr>
      <w:r w:rsidRPr="00B51436">
        <w:t xml:space="preserve">To enable external </w:t>
      </w:r>
      <w:r w:rsidR="00177EFB" w:rsidRPr="00B51436">
        <w:t>PMIR</w:t>
      </w:r>
      <w:r w:rsidRPr="00B51436">
        <w:t xml:space="preserve"> Patient Identity Manager that is queried as needed. The Document Registry receives all the Patient Identity Feed data, but may choose not to persist, thus would use the </w:t>
      </w:r>
      <w:r w:rsidR="00177EFB" w:rsidRPr="00B51436">
        <w:t>PMIR</w:t>
      </w:r>
      <w:r w:rsidRPr="00B51436">
        <w:t xml:space="preserve"> Client Option to query an external </w:t>
      </w:r>
      <w:r w:rsidR="00177EFB" w:rsidRPr="00B51436">
        <w:t>PMIR</w:t>
      </w:r>
      <w:r w:rsidRPr="00B51436">
        <w:t xml:space="preserve"> Patient Identity Manager.</w:t>
      </w:r>
    </w:p>
    <w:p w14:paraId="607B00F4" w14:textId="3549E438" w:rsidR="007C6FD3" w:rsidRPr="00B51436" w:rsidRDefault="00CD7E61" w:rsidP="00B51436">
      <w:pPr>
        <w:pStyle w:val="Heading3"/>
        <w:numPr>
          <w:ilvl w:val="0"/>
          <w:numId w:val="0"/>
        </w:numPr>
        <w:rPr>
          <w:noProof w:val="0"/>
        </w:rPr>
      </w:pPr>
      <w:bookmarkStart w:id="284" w:name="_Toc30498476"/>
      <w:r w:rsidRPr="00B51436">
        <w:rPr>
          <w:noProof w:val="0"/>
        </w:rPr>
        <w:t>X.2.</w:t>
      </w:r>
      <w:r w:rsidR="00811A17" w:rsidRPr="00B51436">
        <w:rPr>
          <w:noProof w:val="0"/>
        </w:rPr>
        <w:t>4</w:t>
      </w:r>
      <w:r w:rsidRPr="00B51436">
        <w:rPr>
          <w:noProof w:val="0"/>
        </w:rPr>
        <w:t xml:space="preserve"> </w:t>
      </w:r>
      <w:r w:rsidR="007C6FD3" w:rsidRPr="00B51436">
        <w:rPr>
          <w:noProof w:val="0"/>
        </w:rPr>
        <w:t>SVCM Validation Option</w:t>
      </w:r>
      <w:bookmarkEnd w:id="284"/>
    </w:p>
    <w:p w14:paraId="30CC4056" w14:textId="2F54C0C5" w:rsidR="00CD7E61" w:rsidRPr="00B51436" w:rsidRDefault="007C6FD3" w:rsidP="00A15C2E">
      <w:pPr>
        <w:pStyle w:val="BodyText"/>
      </w:pPr>
      <w:r w:rsidRPr="00B51436">
        <w:t xml:space="preserve">The Document Registry is grouped with a SVCM Client and uses this interface to do validation of submitted metadata codes as being contained in the community assigned </w:t>
      </w:r>
      <w:proofErr w:type="spellStart"/>
      <w:r w:rsidRPr="00B51436">
        <w:t>valueSet</w:t>
      </w:r>
      <w:proofErr w:type="spellEnd"/>
      <w:r w:rsidRPr="00B51436">
        <w:t xml:space="preserve"> </w:t>
      </w:r>
    </w:p>
    <w:p w14:paraId="1578E9E5" w14:textId="29E4971D" w:rsidR="00CD7E61" w:rsidRPr="00B51436" w:rsidRDefault="00CD7E61" w:rsidP="00B51436">
      <w:pPr>
        <w:pStyle w:val="Heading3"/>
        <w:numPr>
          <w:ilvl w:val="0"/>
          <w:numId w:val="0"/>
        </w:numPr>
        <w:rPr>
          <w:noProof w:val="0"/>
        </w:rPr>
      </w:pPr>
      <w:bookmarkStart w:id="285" w:name="_Toc30498477"/>
      <w:r w:rsidRPr="00B51436">
        <w:rPr>
          <w:noProof w:val="0"/>
        </w:rPr>
        <w:t>X.2.</w:t>
      </w:r>
      <w:r w:rsidR="00811A17" w:rsidRPr="00B51436">
        <w:rPr>
          <w:noProof w:val="0"/>
        </w:rPr>
        <w:t>5</w:t>
      </w:r>
      <w:r w:rsidRPr="00B51436">
        <w:rPr>
          <w:noProof w:val="0"/>
        </w:rPr>
        <w:t xml:space="preserve"> Author Reference Option</w:t>
      </w:r>
      <w:bookmarkEnd w:id="285"/>
    </w:p>
    <w:p w14:paraId="017FFD9B" w14:textId="73452020" w:rsidR="00CD7E61" w:rsidRPr="00B51436" w:rsidRDefault="00CD7E61" w:rsidP="00A15C2E">
      <w:pPr>
        <w:pStyle w:val="BodyText"/>
      </w:pPr>
      <w:r w:rsidRPr="00B51436">
        <w:t xml:space="preserve">The Document Registry allows </w:t>
      </w:r>
      <w:proofErr w:type="spellStart"/>
      <w:r w:rsidRPr="00B51436">
        <w:t>DocumentReference.author</w:t>
      </w:r>
      <w:proofErr w:type="spellEnd"/>
      <w:r w:rsidRPr="00B51436">
        <w:t xml:space="preserve"> to be a Reference to a Resource published in the associated </w:t>
      </w:r>
      <w:r w:rsidR="00066856" w:rsidRPr="00B51436">
        <w:t xml:space="preserve">centrally managed </w:t>
      </w:r>
      <w:r w:rsidRPr="00B51436">
        <w:t xml:space="preserve">mCSD Selective Supplier. This is an architectural difference from XDS and MHD given </w:t>
      </w:r>
      <w:r w:rsidR="00066856" w:rsidRPr="00B51436">
        <w:t>that the centrally managed mCSD Selective Supplier is managing the referenced Resource and thus forcing it to be contained is unnecessary.</w:t>
      </w:r>
      <w:r w:rsidR="00811A17" w:rsidRPr="00B51436">
        <w:t xml:space="preserve"> </w:t>
      </w:r>
    </w:p>
    <w:p w14:paraId="25C016F5" w14:textId="0ACA0121" w:rsidR="00C625FC" w:rsidRPr="00B51436" w:rsidRDefault="00811A17" w:rsidP="00A15C2E">
      <w:pPr>
        <w:pStyle w:val="BodyText"/>
      </w:pPr>
      <w:r w:rsidRPr="00B51436">
        <w:t xml:space="preserve">When the Author Reference Option is used, then the </w:t>
      </w:r>
      <w:r w:rsidR="007D25BB" w:rsidRPr="00B51436">
        <w:t xml:space="preserve">mCSD Selective Supplier must be persisting </w:t>
      </w:r>
      <w:r w:rsidRPr="00B51436">
        <w:t>long term the data within the mCSD directory so that the Resources within the Document Registry are available for the life of the Document Registry entry.</w:t>
      </w:r>
    </w:p>
    <w:p w14:paraId="25D3795F" w14:textId="617410A5" w:rsidR="005F21E7" w:rsidRPr="00B51436" w:rsidRDefault="005F21E7" w:rsidP="00303E20">
      <w:pPr>
        <w:pStyle w:val="Heading2"/>
        <w:numPr>
          <w:ilvl w:val="0"/>
          <w:numId w:val="0"/>
        </w:numPr>
        <w:rPr>
          <w:noProof w:val="0"/>
        </w:rPr>
      </w:pPr>
      <w:bookmarkStart w:id="286" w:name="_Toc30498478"/>
      <w:r w:rsidRPr="00B51436">
        <w:rPr>
          <w:noProof w:val="0"/>
        </w:rPr>
        <w:t xml:space="preserve">X.3 </w:t>
      </w:r>
      <w:r w:rsidR="00177EFB" w:rsidRPr="00B51436">
        <w:rPr>
          <w:noProof w:val="0"/>
        </w:rPr>
        <w:t>MHDS</w:t>
      </w:r>
      <w:r w:rsidRPr="00B51436">
        <w:rPr>
          <w:noProof w:val="0"/>
        </w:rPr>
        <w:t xml:space="preserve"> </w:t>
      </w:r>
      <w:r w:rsidR="001579E7" w:rsidRPr="00B51436">
        <w:rPr>
          <w:noProof w:val="0"/>
        </w:rPr>
        <w:t xml:space="preserve">Required </w:t>
      </w:r>
      <w:r w:rsidR="00C158E0" w:rsidRPr="00B51436">
        <w:rPr>
          <w:noProof w:val="0"/>
        </w:rPr>
        <w:t>Actor</w:t>
      </w:r>
      <w:r w:rsidRPr="00B51436">
        <w:rPr>
          <w:noProof w:val="0"/>
        </w:rPr>
        <w:t xml:space="preserve"> Groupings</w:t>
      </w:r>
      <w:bookmarkEnd w:id="69"/>
      <w:bookmarkEnd w:id="286"/>
      <w:r w:rsidRPr="00B51436">
        <w:rPr>
          <w:noProof w:val="0"/>
        </w:rPr>
        <w:t xml:space="preserve"> </w:t>
      </w:r>
    </w:p>
    <w:p w14:paraId="3F8CACD2" w14:textId="77F9C875" w:rsidR="00607529" w:rsidRPr="00B51436" w:rsidRDefault="00761469">
      <w:pPr>
        <w:pStyle w:val="BodyText"/>
      </w:pPr>
      <w:r w:rsidRPr="00B51436">
        <w:t xml:space="preserve">An </w:t>
      </w:r>
      <w:r w:rsidR="003A4080" w:rsidRPr="00B51436">
        <w:t>a</w:t>
      </w:r>
      <w:r w:rsidRPr="00B51436">
        <w:t xml:space="preserve">ctor from this profile (Column 1) </w:t>
      </w:r>
      <w:r w:rsidR="0020453A" w:rsidRPr="00B51436">
        <w:t xml:space="preserve">shall </w:t>
      </w:r>
      <w:r w:rsidRPr="00B51436">
        <w:t xml:space="preserve">implement </w:t>
      </w:r>
      <w:proofErr w:type="gramStart"/>
      <w:r w:rsidRPr="00B51436">
        <w:t>all of</w:t>
      </w:r>
      <w:proofErr w:type="gramEnd"/>
      <w:r w:rsidRPr="00B51436">
        <w:t xml:space="preserve"> the required transactions in this profile </w:t>
      </w:r>
      <w:r w:rsidRPr="00B51436">
        <w:rPr>
          <w:b/>
          <w:i/>
        </w:rPr>
        <w:t>in addition to</w:t>
      </w:r>
      <w:r w:rsidRPr="00B51436">
        <w:t xml:space="preserve"> </w:t>
      </w:r>
      <w:r w:rsidRPr="00B51436">
        <w:rPr>
          <w:b/>
          <w:i/>
          <w:u w:val="single"/>
        </w:rPr>
        <w:t>all</w:t>
      </w:r>
      <w:r w:rsidRPr="00B51436">
        <w:t xml:space="preserve"> of the </w:t>
      </w:r>
      <w:r w:rsidR="00662157" w:rsidRPr="00B51436">
        <w:t>requirements</w:t>
      </w:r>
      <w:r w:rsidRPr="00B51436">
        <w:t xml:space="preserve"> for the grouped actor (Column </w:t>
      </w:r>
      <w:r w:rsidR="00C625FC" w:rsidRPr="00B51436">
        <w:t>3</w:t>
      </w:r>
      <w:r w:rsidRPr="00B51436">
        <w:t>)</w:t>
      </w:r>
      <w:r w:rsidR="00887E40" w:rsidRPr="00B51436">
        <w:t xml:space="preserve">. </w:t>
      </w:r>
    </w:p>
    <w:p w14:paraId="4444E5EA" w14:textId="0F631B30" w:rsidR="00761469" w:rsidRPr="00B51436" w:rsidRDefault="00761469">
      <w:pPr>
        <w:pStyle w:val="BodyText"/>
      </w:pPr>
      <w:r w:rsidRPr="00B51436">
        <w:t xml:space="preserve">Section X.5 describes some optional groupings that may be of interest for security considerations and </w:t>
      </w:r>
      <w:r w:rsidR="00F70207" w:rsidRPr="00B51436">
        <w:t>S</w:t>
      </w:r>
      <w:r w:rsidRPr="00B51436">
        <w:t>ection X.6 describes some optional groupings in other related profiles.</w:t>
      </w:r>
    </w:p>
    <w:p w14:paraId="2332BE07" w14:textId="77777777" w:rsidR="00B064A3" w:rsidRPr="00B51436" w:rsidRDefault="00B064A3" w:rsidP="00A15C2E">
      <w:pPr>
        <w:pStyle w:val="BodyText"/>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B51436" w14:paraId="1EE3A3EE" w14:textId="77777777" w:rsidTr="00B51436">
        <w:trPr>
          <w:cantSplit/>
          <w:tblHeader/>
          <w:jc w:val="center"/>
        </w:trPr>
        <w:tc>
          <w:tcPr>
            <w:tcW w:w="1869" w:type="dxa"/>
            <w:shd w:val="pct15" w:color="auto" w:fill="FFFFFF"/>
            <w:vAlign w:val="center"/>
          </w:tcPr>
          <w:p w14:paraId="6CB0DA66" w14:textId="3CAF63EE" w:rsidR="007A15D1" w:rsidRPr="00B51436" w:rsidRDefault="00177EFB" w:rsidP="007A15D1">
            <w:pPr>
              <w:pStyle w:val="TableEntryHeader"/>
            </w:pPr>
            <w:r w:rsidRPr="00B51436">
              <w:t>MHDS</w:t>
            </w:r>
            <w:r w:rsidR="007A15D1" w:rsidRPr="00B51436">
              <w:t xml:space="preserve"> Actor</w:t>
            </w:r>
          </w:p>
        </w:tc>
        <w:tc>
          <w:tcPr>
            <w:tcW w:w="2700" w:type="dxa"/>
            <w:shd w:val="pct15" w:color="auto" w:fill="FFFFFF"/>
          </w:tcPr>
          <w:p w14:paraId="57B75C4F" w14:textId="77777777" w:rsidR="007A15D1" w:rsidRPr="00B51436" w:rsidRDefault="007A15D1" w:rsidP="007A15D1">
            <w:pPr>
              <w:pStyle w:val="TableEntryHeader"/>
            </w:pPr>
            <w:r w:rsidRPr="00B51436">
              <w:t>Grouping Condition</w:t>
            </w:r>
          </w:p>
        </w:tc>
        <w:tc>
          <w:tcPr>
            <w:tcW w:w="3690" w:type="dxa"/>
            <w:shd w:val="pct15" w:color="auto" w:fill="FFFFFF"/>
            <w:vAlign w:val="center"/>
          </w:tcPr>
          <w:p w14:paraId="305D3A36" w14:textId="77777777" w:rsidR="007A15D1" w:rsidRPr="00B51436" w:rsidRDefault="007A15D1" w:rsidP="00662157">
            <w:pPr>
              <w:pStyle w:val="TableEntryHeader"/>
            </w:pPr>
            <w:r w:rsidRPr="00B51436">
              <w:t>Actor</w:t>
            </w:r>
            <w:r w:rsidR="00662157" w:rsidRPr="00B51436">
              <w:t xml:space="preserve">(s) </w:t>
            </w:r>
            <w:r w:rsidRPr="00B51436">
              <w:t>to be grouped with</w:t>
            </w:r>
          </w:p>
        </w:tc>
        <w:tc>
          <w:tcPr>
            <w:tcW w:w="1366" w:type="dxa"/>
            <w:shd w:val="pct15" w:color="auto" w:fill="FFFFFF"/>
            <w:vAlign w:val="center"/>
          </w:tcPr>
          <w:p w14:paraId="038EF898" w14:textId="77777777" w:rsidR="007A15D1" w:rsidRPr="00B51436" w:rsidRDefault="007A15D1" w:rsidP="007A15D1">
            <w:pPr>
              <w:pStyle w:val="TableEntryHeader"/>
            </w:pPr>
            <w:r w:rsidRPr="00B51436">
              <w:t>Reference</w:t>
            </w:r>
          </w:p>
        </w:tc>
      </w:tr>
      <w:tr w:rsidR="007A15D1" w:rsidRPr="00B51436" w14:paraId="5043CC14" w14:textId="77777777" w:rsidTr="00B51436">
        <w:trPr>
          <w:cantSplit/>
          <w:trHeight w:val="368"/>
          <w:jc w:val="center"/>
        </w:trPr>
        <w:tc>
          <w:tcPr>
            <w:tcW w:w="1869" w:type="dxa"/>
            <w:vMerge w:val="restart"/>
          </w:tcPr>
          <w:p w14:paraId="04E8A7E3" w14:textId="2F925DF5" w:rsidR="00D630A5" w:rsidRPr="00B51436" w:rsidRDefault="00C625FC" w:rsidP="007117B8">
            <w:pPr>
              <w:pStyle w:val="TableEntry"/>
              <w:rPr>
                <w:i/>
                <w:iCs/>
              </w:rPr>
            </w:pPr>
            <w:r w:rsidRPr="00B51436">
              <w:t>Document Registry</w:t>
            </w:r>
          </w:p>
        </w:tc>
        <w:tc>
          <w:tcPr>
            <w:tcW w:w="2700" w:type="dxa"/>
            <w:vAlign w:val="center"/>
          </w:tcPr>
          <w:p w14:paraId="6C7D5A52" w14:textId="77777777" w:rsidR="007A15D1" w:rsidRPr="00B51436" w:rsidRDefault="007A15D1" w:rsidP="007A15D1">
            <w:pPr>
              <w:pStyle w:val="TableEntry"/>
            </w:pPr>
            <w:r w:rsidRPr="00B51436">
              <w:t>Required</w:t>
            </w:r>
          </w:p>
        </w:tc>
        <w:tc>
          <w:tcPr>
            <w:tcW w:w="3690" w:type="dxa"/>
            <w:vAlign w:val="center"/>
          </w:tcPr>
          <w:p w14:paraId="138097C0" w14:textId="2F998112" w:rsidR="007A15D1" w:rsidRPr="00B51436" w:rsidRDefault="00C625FC">
            <w:pPr>
              <w:pStyle w:val="TableEntry"/>
            </w:pPr>
            <w:r w:rsidRPr="00B51436">
              <w:t>CT – Time Client</w:t>
            </w:r>
          </w:p>
        </w:tc>
        <w:tc>
          <w:tcPr>
            <w:tcW w:w="1366" w:type="dxa"/>
          </w:tcPr>
          <w:p w14:paraId="0826B6E9" w14:textId="77777777" w:rsidR="007A15D1" w:rsidRPr="00B51436" w:rsidRDefault="007A15D1" w:rsidP="00C625FC">
            <w:pPr>
              <w:pStyle w:val="TableEntry"/>
            </w:pPr>
          </w:p>
        </w:tc>
      </w:tr>
      <w:tr w:rsidR="00C625FC" w:rsidRPr="00B51436" w14:paraId="3B49D473" w14:textId="77777777" w:rsidTr="00B51436">
        <w:trPr>
          <w:cantSplit/>
          <w:trHeight w:val="332"/>
          <w:jc w:val="center"/>
        </w:trPr>
        <w:tc>
          <w:tcPr>
            <w:tcW w:w="1869" w:type="dxa"/>
            <w:vMerge/>
          </w:tcPr>
          <w:p w14:paraId="3802ACF8" w14:textId="77777777" w:rsidR="00C625FC" w:rsidRPr="00B51436" w:rsidRDefault="00C625FC" w:rsidP="007A15D1">
            <w:pPr>
              <w:pStyle w:val="TableEntry"/>
            </w:pPr>
          </w:p>
        </w:tc>
        <w:tc>
          <w:tcPr>
            <w:tcW w:w="2700" w:type="dxa"/>
            <w:vAlign w:val="center"/>
          </w:tcPr>
          <w:p w14:paraId="59B2748B" w14:textId="5ADABCDC" w:rsidR="00C625FC" w:rsidRPr="00B51436" w:rsidRDefault="00C625FC" w:rsidP="007117B8">
            <w:pPr>
              <w:pStyle w:val="TableEntry"/>
            </w:pPr>
            <w:r w:rsidRPr="00B51436">
              <w:t>Required</w:t>
            </w:r>
          </w:p>
        </w:tc>
        <w:tc>
          <w:tcPr>
            <w:tcW w:w="3690" w:type="dxa"/>
            <w:vAlign w:val="center"/>
          </w:tcPr>
          <w:p w14:paraId="2E2DD928" w14:textId="4CC5B7EC" w:rsidR="00C625FC" w:rsidRPr="00B51436" w:rsidRDefault="00C625FC" w:rsidP="00300B8F">
            <w:pPr>
              <w:pStyle w:val="TableEntry"/>
            </w:pPr>
            <w:r w:rsidRPr="00B51436">
              <w:t>ATNA – Secure Node or Secure Application</w:t>
            </w:r>
          </w:p>
        </w:tc>
        <w:tc>
          <w:tcPr>
            <w:tcW w:w="1366" w:type="dxa"/>
          </w:tcPr>
          <w:p w14:paraId="2FF09326" w14:textId="77777777" w:rsidR="00C625FC" w:rsidRPr="00B51436" w:rsidRDefault="00C625FC" w:rsidP="00C625FC">
            <w:pPr>
              <w:pStyle w:val="TableEntry"/>
            </w:pPr>
          </w:p>
        </w:tc>
      </w:tr>
      <w:tr w:rsidR="005F44AF" w:rsidRPr="00B51436" w14:paraId="7BE83347" w14:textId="77777777" w:rsidTr="00B51436">
        <w:trPr>
          <w:cantSplit/>
          <w:trHeight w:val="332"/>
          <w:jc w:val="center"/>
        </w:trPr>
        <w:tc>
          <w:tcPr>
            <w:tcW w:w="1869" w:type="dxa"/>
            <w:vMerge/>
          </w:tcPr>
          <w:p w14:paraId="5149BCD8" w14:textId="77777777" w:rsidR="005F44AF" w:rsidRPr="00B51436" w:rsidRDefault="005F44AF" w:rsidP="005F44AF">
            <w:pPr>
              <w:pStyle w:val="TableEntry"/>
            </w:pPr>
          </w:p>
        </w:tc>
        <w:tc>
          <w:tcPr>
            <w:tcW w:w="2700" w:type="dxa"/>
            <w:vAlign w:val="center"/>
          </w:tcPr>
          <w:p w14:paraId="14DE880F" w14:textId="3DF440E7" w:rsidR="005F44AF" w:rsidRPr="00B51436" w:rsidDel="00EA4C56" w:rsidRDefault="005F44AF" w:rsidP="005F44AF">
            <w:pPr>
              <w:pStyle w:val="TableEntry"/>
            </w:pPr>
            <w:r w:rsidRPr="00B51436">
              <w:t>Required</w:t>
            </w:r>
          </w:p>
        </w:tc>
        <w:tc>
          <w:tcPr>
            <w:tcW w:w="3690" w:type="dxa"/>
            <w:vAlign w:val="center"/>
          </w:tcPr>
          <w:p w14:paraId="381655E8" w14:textId="5E6AA6BF" w:rsidR="005F44AF" w:rsidRPr="00B51436" w:rsidRDefault="005F44AF" w:rsidP="005F44AF">
            <w:pPr>
              <w:pStyle w:val="TableEntry"/>
            </w:pPr>
            <w:r w:rsidRPr="00B51436">
              <w:t>MHD – Document Responder</w:t>
            </w:r>
          </w:p>
        </w:tc>
        <w:tc>
          <w:tcPr>
            <w:tcW w:w="1366" w:type="dxa"/>
          </w:tcPr>
          <w:p w14:paraId="4BEA706F" w14:textId="77777777" w:rsidR="005F44AF" w:rsidRPr="00B51436" w:rsidRDefault="005F44AF" w:rsidP="005F44AF">
            <w:pPr>
              <w:pStyle w:val="TableEntry"/>
            </w:pPr>
          </w:p>
        </w:tc>
      </w:tr>
      <w:tr w:rsidR="005F44AF" w:rsidRPr="00B51436" w14:paraId="2386D434" w14:textId="77777777" w:rsidTr="00B51436">
        <w:trPr>
          <w:cantSplit/>
          <w:trHeight w:val="332"/>
          <w:jc w:val="center"/>
        </w:trPr>
        <w:tc>
          <w:tcPr>
            <w:tcW w:w="1869" w:type="dxa"/>
            <w:vMerge/>
          </w:tcPr>
          <w:p w14:paraId="16042CA6" w14:textId="77777777" w:rsidR="005F44AF" w:rsidRPr="00B51436" w:rsidRDefault="005F44AF" w:rsidP="005F44AF">
            <w:pPr>
              <w:pStyle w:val="TableEntry"/>
            </w:pPr>
          </w:p>
        </w:tc>
        <w:tc>
          <w:tcPr>
            <w:tcW w:w="2700" w:type="dxa"/>
            <w:vAlign w:val="center"/>
          </w:tcPr>
          <w:p w14:paraId="3931878A" w14:textId="3C8BDC82" w:rsidR="005F44AF" w:rsidRPr="00B51436" w:rsidDel="00EA4C56" w:rsidRDefault="005F44AF" w:rsidP="005F44AF">
            <w:pPr>
              <w:pStyle w:val="TableEntry"/>
            </w:pPr>
            <w:r w:rsidRPr="00B51436">
              <w:t>Required</w:t>
            </w:r>
          </w:p>
        </w:tc>
        <w:tc>
          <w:tcPr>
            <w:tcW w:w="3690" w:type="dxa"/>
            <w:vAlign w:val="center"/>
          </w:tcPr>
          <w:p w14:paraId="3C298B8E" w14:textId="5C972903" w:rsidR="005F44AF" w:rsidRPr="00B51436" w:rsidRDefault="005F44AF" w:rsidP="005F44AF">
            <w:pPr>
              <w:pStyle w:val="TableEntry"/>
            </w:pPr>
            <w:r w:rsidRPr="00B51436">
              <w:t>MHD – Document Recipient</w:t>
            </w:r>
          </w:p>
        </w:tc>
        <w:tc>
          <w:tcPr>
            <w:tcW w:w="1366" w:type="dxa"/>
          </w:tcPr>
          <w:p w14:paraId="20DB98EF" w14:textId="77777777" w:rsidR="005F44AF" w:rsidRPr="00B51436" w:rsidRDefault="005F44AF" w:rsidP="005F44AF">
            <w:pPr>
              <w:pStyle w:val="TableEntry"/>
            </w:pPr>
          </w:p>
        </w:tc>
      </w:tr>
      <w:tr w:rsidR="005F44AF" w:rsidRPr="00B51436" w14:paraId="74243371" w14:textId="77777777" w:rsidTr="00B51436">
        <w:trPr>
          <w:cantSplit/>
          <w:trHeight w:val="332"/>
          <w:jc w:val="center"/>
        </w:trPr>
        <w:tc>
          <w:tcPr>
            <w:tcW w:w="1869" w:type="dxa"/>
            <w:vMerge/>
          </w:tcPr>
          <w:p w14:paraId="06879E65" w14:textId="77777777" w:rsidR="005F44AF" w:rsidRPr="00B51436" w:rsidRDefault="005F44AF" w:rsidP="005F44AF">
            <w:pPr>
              <w:pStyle w:val="TableEntry"/>
            </w:pPr>
          </w:p>
        </w:tc>
        <w:tc>
          <w:tcPr>
            <w:tcW w:w="2700" w:type="dxa"/>
            <w:vAlign w:val="center"/>
          </w:tcPr>
          <w:p w14:paraId="1BD43174" w14:textId="2E0D445D" w:rsidR="005F44AF" w:rsidRPr="00B51436" w:rsidDel="00EA4C56" w:rsidRDefault="005F44AF" w:rsidP="005F44AF">
            <w:pPr>
              <w:pStyle w:val="TableEntry"/>
            </w:pPr>
            <w:r w:rsidRPr="00B51436">
              <w:t>Required</w:t>
            </w:r>
          </w:p>
        </w:tc>
        <w:tc>
          <w:tcPr>
            <w:tcW w:w="3690" w:type="dxa"/>
            <w:vAlign w:val="center"/>
          </w:tcPr>
          <w:p w14:paraId="367A01CA" w14:textId="4E046951" w:rsidR="005F44AF" w:rsidRPr="00B51436" w:rsidRDefault="005F44AF" w:rsidP="005F44AF">
            <w:pPr>
              <w:pStyle w:val="TableEntry"/>
            </w:pPr>
            <w:r w:rsidRPr="00B51436">
              <w:t>PMIR – Patient Consumer</w:t>
            </w:r>
          </w:p>
        </w:tc>
        <w:tc>
          <w:tcPr>
            <w:tcW w:w="1366" w:type="dxa"/>
          </w:tcPr>
          <w:p w14:paraId="01A36346" w14:textId="77777777" w:rsidR="005F44AF" w:rsidRPr="00B51436" w:rsidRDefault="005F44AF" w:rsidP="005F44AF">
            <w:pPr>
              <w:pStyle w:val="TableEntry"/>
            </w:pPr>
          </w:p>
        </w:tc>
      </w:tr>
      <w:tr w:rsidR="00C625FC" w:rsidRPr="00B51436" w14:paraId="54232574" w14:textId="77777777" w:rsidTr="00B51436">
        <w:trPr>
          <w:cantSplit/>
          <w:trHeight w:val="332"/>
          <w:jc w:val="center"/>
        </w:trPr>
        <w:tc>
          <w:tcPr>
            <w:tcW w:w="1869" w:type="dxa"/>
            <w:vMerge/>
          </w:tcPr>
          <w:p w14:paraId="4FF8DE33" w14:textId="77777777" w:rsidR="00C625FC" w:rsidRPr="00B51436" w:rsidRDefault="00C625FC" w:rsidP="007A15D1">
            <w:pPr>
              <w:pStyle w:val="TableEntry"/>
            </w:pPr>
          </w:p>
        </w:tc>
        <w:tc>
          <w:tcPr>
            <w:tcW w:w="2700" w:type="dxa"/>
            <w:vAlign w:val="center"/>
          </w:tcPr>
          <w:p w14:paraId="19711A07" w14:textId="2EF960B0" w:rsidR="00C625FC" w:rsidRPr="00B51436" w:rsidRDefault="00EA4C56" w:rsidP="007117B8">
            <w:pPr>
              <w:pStyle w:val="TableEntry"/>
            </w:pPr>
            <w:r w:rsidRPr="00B51436">
              <w:t>if the Authorization Option</w:t>
            </w:r>
          </w:p>
        </w:tc>
        <w:tc>
          <w:tcPr>
            <w:tcW w:w="3690" w:type="dxa"/>
            <w:vAlign w:val="center"/>
          </w:tcPr>
          <w:p w14:paraId="23004DAB" w14:textId="6CE028E0" w:rsidR="00C625FC" w:rsidRPr="00B51436" w:rsidRDefault="00C625FC" w:rsidP="00300B8F">
            <w:pPr>
              <w:pStyle w:val="TableEntry"/>
            </w:pPr>
            <w:r w:rsidRPr="00B51436">
              <w:t>IUA – Consumer</w:t>
            </w:r>
          </w:p>
        </w:tc>
        <w:tc>
          <w:tcPr>
            <w:tcW w:w="1366" w:type="dxa"/>
          </w:tcPr>
          <w:p w14:paraId="5DB06BC4" w14:textId="77777777" w:rsidR="00C625FC" w:rsidRPr="00B51436" w:rsidRDefault="00C625FC" w:rsidP="00C625FC">
            <w:pPr>
              <w:pStyle w:val="TableEntry"/>
            </w:pPr>
          </w:p>
        </w:tc>
      </w:tr>
      <w:tr w:rsidR="00C625FC" w:rsidRPr="00B51436" w14:paraId="72578323" w14:textId="77777777" w:rsidTr="00B51436">
        <w:trPr>
          <w:cantSplit/>
          <w:trHeight w:val="332"/>
          <w:jc w:val="center"/>
        </w:trPr>
        <w:tc>
          <w:tcPr>
            <w:tcW w:w="1869" w:type="dxa"/>
            <w:vMerge/>
          </w:tcPr>
          <w:p w14:paraId="734E0D8C" w14:textId="77777777" w:rsidR="00C625FC" w:rsidRPr="00B51436" w:rsidRDefault="00C625FC" w:rsidP="007A15D1">
            <w:pPr>
              <w:pStyle w:val="TableEntry"/>
            </w:pPr>
          </w:p>
        </w:tc>
        <w:tc>
          <w:tcPr>
            <w:tcW w:w="2700" w:type="dxa"/>
            <w:vAlign w:val="center"/>
          </w:tcPr>
          <w:p w14:paraId="146AAF58" w14:textId="2FFF0EEA" w:rsidR="00C625FC" w:rsidRPr="00B51436" w:rsidRDefault="005F44AF" w:rsidP="007117B8">
            <w:pPr>
              <w:pStyle w:val="TableEntry"/>
            </w:pPr>
            <w:r w:rsidRPr="00B51436">
              <w:t>if the Author References Option</w:t>
            </w:r>
          </w:p>
        </w:tc>
        <w:tc>
          <w:tcPr>
            <w:tcW w:w="3690" w:type="dxa"/>
            <w:vAlign w:val="center"/>
          </w:tcPr>
          <w:p w14:paraId="5BD583A1" w14:textId="1E4294DA" w:rsidR="00C625FC" w:rsidRPr="00B51436" w:rsidRDefault="00C625FC" w:rsidP="00300B8F">
            <w:pPr>
              <w:pStyle w:val="TableEntry"/>
            </w:pPr>
            <w:r w:rsidRPr="00B51436">
              <w:t>mCSD – C</w:t>
            </w:r>
            <w:r w:rsidR="005F44AF" w:rsidRPr="00B51436">
              <w:t>are Services Selective C</w:t>
            </w:r>
            <w:r w:rsidRPr="00B51436">
              <w:t>onsumer</w:t>
            </w:r>
          </w:p>
        </w:tc>
        <w:tc>
          <w:tcPr>
            <w:tcW w:w="1366" w:type="dxa"/>
          </w:tcPr>
          <w:p w14:paraId="2927AE54" w14:textId="77777777" w:rsidR="00C625FC" w:rsidRPr="00B51436" w:rsidRDefault="00C625FC" w:rsidP="00C625FC">
            <w:pPr>
              <w:pStyle w:val="TableEntry"/>
            </w:pPr>
          </w:p>
        </w:tc>
      </w:tr>
      <w:tr w:rsidR="00C625FC" w:rsidRPr="00B51436" w14:paraId="18D3FD2A" w14:textId="77777777" w:rsidTr="00B51436">
        <w:trPr>
          <w:cantSplit/>
          <w:trHeight w:val="332"/>
          <w:jc w:val="center"/>
        </w:trPr>
        <w:tc>
          <w:tcPr>
            <w:tcW w:w="1869" w:type="dxa"/>
            <w:vMerge/>
          </w:tcPr>
          <w:p w14:paraId="1BB00B7D" w14:textId="77777777" w:rsidR="00C625FC" w:rsidRPr="00B51436" w:rsidRDefault="00C625FC" w:rsidP="007A15D1">
            <w:pPr>
              <w:pStyle w:val="TableEntry"/>
            </w:pPr>
          </w:p>
        </w:tc>
        <w:tc>
          <w:tcPr>
            <w:tcW w:w="2700" w:type="dxa"/>
            <w:vAlign w:val="center"/>
          </w:tcPr>
          <w:p w14:paraId="4BB58710" w14:textId="66EBEBB7" w:rsidR="00C625FC" w:rsidRPr="00B51436" w:rsidRDefault="005F44AF" w:rsidP="007117B8">
            <w:pPr>
              <w:pStyle w:val="TableEntry"/>
            </w:pPr>
            <w:r w:rsidRPr="00B51436">
              <w:t>if the SVCM Validation Option</w:t>
            </w:r>
          </w:p>
        </w:tc>
        <w:tc>
          <w:tcPr>
            <w:tcW w:w="3690" w:type="dxa"/>
            <w:vAlign w:val="center"/>
          </w:tcPr>
          <w:p w14:paraId="0E0B43B0" w14:textId="03BEBAFA" w:rsidR="00C625FC" w:rsidRPr="00B51436" w:rsidRDefault="00177EFB" w:rsidP="00300B8F">
            <w:pPr>
              <w:pStyle w:val="TableEntry"/>
            </w:pPr>
            <w:r w:rsidRPr="00B51436">
              <w:t>SVCM</w:t>
            </w:r>
            <w:r w:rsidR="00C625FC" w:rsidRPr="00B51436">
              <w:t xml:space="preserve"> – Consumer</w:t>
            </w:r>
          </w:p>
        </w:tc>
        <w:tc>
          <w:tcPr>
            <w:tcW w:w="1366" w:type="dxa"/>
          </w:tcPr>
          <w:p w14:paraId="6130665E" w14:textId="77777777" w:rsidR="00C625FC" w:rsidRPr="00B51436" w:rsidRDefault="00C625FC" w:rsidP="00C625FC">
            <w:pPr>
              <w:pStyle w:val="TableEntry"/>
            </w:pPr>
          </w:p>
        </w:tc>
      </w:tr>
    </w:tbl>
    <w:p w14:paraId="5F8BBE6E" w14:textId="77777777" w:rsidR="008A63C9" w:rsidRPr="00B51436" w:rsidRDefault="008A63C9" w:rsidP="00EA3BCB">
      <w:pPr>
        <w:pStyle w:val="BodyText"/>
      </w:pPr>
    </w:p>
    <w:p w14:paraId="0F157428" w14:textId="4717C716" w:rsidR="00CF283F" w:rsidRPr="00B51436" w:rsidRDefault="00CF283F" w:rsidP="00303E20">
      <w:pPr>
        <w:pStyle w:val="Heading2"/>
        <w:numPr>
          <w:ilvl w:val="0"/>
          <w:numId w:val="0"/>
        </w:numPr>
        <w:rPr>
          <w:noProof w:val="0"/>
        </w:rPr>
      </w:pPr>
      <w:bookmarkStart w:id="287" w:name="_Toc345074658"/>
      <w:bookmarkStart w:id="288" w:name="_Toc30498479"/>
      <w:r w:rsidRPr="00B51436">
        <w:rPr>
          <w:noProof w:val="0"/>
        </w:rPr>
        <w:t>X.</w:t>
      </w:r>
      <w:r w:rsidR="00AF472E" w:rsidRPr="00B51436">
        <w:rPr>
          <w:noProof w:val="0"/>
        </w:rPr>
        <w:t>4</w:t>
      </w:r>
      <w:r w:rsidR="005F21E7" w:rsidRPr="00B51436">
        <w:rPr>
          <w:noProof w:val="0"/>
        </w:rPr>
        <w:t xml:space="preserve"> </w:t>
      </w:r>
      <w:r w:rsidR="00177EFB" w:rsidRPr="00B51436">
        <w:rPr>
          <w:noProof w:val="0"/>
        </w:rPr>
        <w:t>MHDS</w:t>
      </w:r>
      <w:r w:rsidRPr="00B51436">
        <w:rPr>
          <w:noProof w:val="0"/>
        </w:rPr>
        <w:t xml:space="preserve"> </w:t>
      </w:r>
      <w:bookmarkEnd w:id="70"/>
      <w:bookmarkEnd w:id="71"/>
      <w:r w:rsidR="00167DB7" w:rsidRPr="00B51436">
        <w:rPr>
          <w:noProof w:val="0"/>
        </w:rPr>
        <w:t>Overview</w:t>
      </w:r>
      <w:bookmarkEnd w:id="287"/>
      <w:bookmarkEnd w:id="288"/>
    </w:p>
    <w:p w14:paraId="7E658E63" w14:textId="18DAE134" w:rsidR="00C625FC" w:rsidRPr="00A15C2E" w:rsidRDefault="000B78C0" w:rsidP="003A09FE">
      <w:pPr>
        <w:pStyle w:val="BodyText"/>
      </w:pPr>
      <w:r w:rsidRPr="00B51436">
        <w:t>T</w:t>
      </w:r>
      <w:r w:rsidR="00C625FC" w:rsidRPr="00B51436">
        <w:t xml:space="preserve">his section is adapted from the IHE Whitepaper </w:t>
      </w:r>
      <w:hyperlink r:id="rId28" w:tgtFrame="_blank" w:tooltip="Health Information Exchange: Enabling Document Sharing Using IHE Profiles" w:history="1">
        <w:r w:rsidR="00C625FC" w:rsidRPr="00A15C2E">
          <w:rPr>
            <w:rStyle w:val="Hyperlink"/>
          </w:rPr>
          <w:t>Health Information Exchange: Enabling Document Sharing Using IHE Profiles</w:t>
        </w:r>
      </w:hyperlink>
      <w:r w:rsidR="00B51436" w:rsidRPr="00A15C2E">
        <w:t xml:space="preserve">. </w:t>
      </w:r>
      <w:r w:rsidR="00C625FC" w:rsidRPr="00B51436">
        <w:rPr>
          <w:iCs/>
        </w:rPr>
        <w:t xml:space="preserve">The adaption is to the specifics of the </w:t>
      </w:r>
      <w:r w:rsidR="00177EFB" w:rsidRPr="00B51436">
        <w:rPr>
          <w:iCs/>
        </w:rPr>
        <w:t>MHDS</w:t>
      </w:r>
      <w:r w:rsidR="00C625FC" w:rsidRPr="00B51436">
        <w:rPr>
          <w:iCs/>
        </w:rPr>
        <w:t xml:space="preserve"> </w:t>
      </w:r>
      <w:r w:rsidR="00C10DDE">
        <w:rPr>
          <w:iCs/>
        </w:rPr>
        <w:t>Profile</w:t>
      </w:r>
      <w:r w:rsidR="00C625FC" w:rsidRPr="00B51436">
        <w:rPr>
          <w:iCs/>
        </w:rPr>
        <w:t>.</w:t>
      </w:r>
    </w:p>
    <w:p w14:paraId="657B08B5" w14:textId="77777777" w:rsidR="00C625FC" w:rsidRPr="00B51436" w:rsidRDefault="00C625FC" w:rsidP="00C625FC">
      <w:pPr>
        <w:pStyle w:val="BodyText"/>
      </w:pPr>
      <w:r w:rsidRPr="00B51436">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p>
    <w:p w14:paraId="70B7684B" w14:textId="2DE0E79F" w:rsidR="003A4080" w:rsidRPr="00B51436" w:rsidRDefault="00177EFB" w:rsidP="003A4080">
      <w:pPr>
        <w:pStyle w:val="BodyText"/>
      </w:pPr>
      <w:r w:rsidRPr="00B51436">
        <w:t>MHDS</w:t>
      </w:r>
      <w:r w:rsidR="00C625FC" w:rsidRPr="00B51436">
        <w:t xml:space="preserve"> </w:t>
      </w:r>
      <w:r w:rsidR="009E4C5B" w:rsidRPr="00B51436">
        <w:t>P</w:t>
      </w:r>
      <w:r w:rsidR="00C625FC" w:rsidRPr="00B51436">
        <w:t xml:space="preserve">rofile </w:t>
      </w:r>
      <w:r w:rsidR="00066856" w:rsidRPr="00B51436">
        <w:t>specifies</w:t>
      </w:r>
      <w:r w:rsidR="009E4C5B" w:rsidRPr="00B51436">
        <w:t xml:space="preserve"> how a</w:t>
      </w:r>
      <w:r w:rsidR="00C625FC" w:rsidRPr="00B51436">
        <w:t xml:space="preserve"> </w:t>
      </w:r>
      <w:r w:rsidR="009E4C5B" w:rsidRPr="00B51436">
        <w:t>collection of</w:t>
      </w:r>
      <w:r w:rsidR="00C625FC" w:rsidRPr="00B51436">
        <w:t xml:space="preserve"> </w:t>
      </w:r>
      <w:r w:rsidR="009E4C5B" w:rsidRPr="00B51436">
        <w:t xml:space="preserve">IHE </w:t>
      </w:r>
      <w:r w:rsidR="00C625FC" w:rsidRPr="00B51436">
        <w:t xml:space="preserve">profiles </w:t>
      </w:r>
      <w:r w:rsidR="009E4C5B" w:rsidRPr="00B51436">
        <w:t>can</w:t>
      </w:r>
      <w:r w:rsidR="00C625FC" w:rsidRPr="00B51436">
        <w:t xml:space="preserve"> be used by communities for exchanging health information. The</w:t>
      </w:r>
      <w:r w:rsidR="009E4C5B" w:rsidRPr="00B51436">
        <w:t xml:space="preserve">se IHE </w:t>
      </w:r>
      <w:r w:rsidR="00C625FC" w:rsidRPr="00B51436">
        <w:t xml:space="preserve">profiles include support for patient identification, health document location and retrieval, provider directories, and the protection of privacy and security. </w:t>
      </w:r>
      <w:r w:rsidRPr="00B51436">
        <w:t>MHDS</w:t>
      </w:r>
      <w:r w:rsidR="00C625FC" w:rsidRPr="00B51436">
        <w:t xml:space="preserve"> show</w:t>
      </w:r>
      <w:r w:rsidR="009E4C5B" w:rsidRPr="00B51436">
        <w:t>s</w:t>
      </w:r>
      <w:r w:rsidR="00C625FC" w:rsidRPr="00B51436">
        <w:t xml:space="preserve"> how various profiles work together to provide a standards</w:t>
      </w:r>
      <w:r w:rsidR="009E4C5B" w:rsidRPr="00B51436">
        <w:t>-</w:t>
      </w:r>
      <w:r w:rsidR="00C625FC" w:rsidRPr="00B51436">
        <w:t xml:space="preserve">based, interoperable approach to community health information sharing. </w:t>
      </w:r>
    </w:p>
    <w:p w14:paraId="7283282E" w14:textId="0670D5B7" w:rsidR="00C625FC" w:rsidRPr="00B51436" w:rsidRDefault="00C625FC" w:rsidP="00C625FC">
      <w:pPr>
        <w:pStyle w:val="BodyText"/>
      </w:pPr>
      <w:r w:rsidRPr="00B51436">
        <w:t xml:space="preserve">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w:t>
      </w:r>
      <w:proofErr w:type="gramStart"/>
      <w:r w:rsidRPr="00B51436">
        <w:t>particular community</w:t>
      </w:r>
      <w:proofErr w:type="gramEnd"/>
      <w:r w:rsidRPr="00B51436">
        <w:t>. IHE cannot address all such governance and policy issues but will provide some guidance on where governance and policy issues are applicable and offer some common approaches.</w:t>
      </w:r>
    </w:p>
    <w:p w14:paraId="2CA95D54" w14:textId="77777777" w:rsidR="00C625FC" w:rsidRPr="00B51436" w:rsidRDefault="00C625FC" w:rsidP="00C625FC">
      <w:pPr>
        <w:pStyle w:val="BodyText"/>
        <w:rPr>
          <w:rFonts w:cs="Arial"/>
        </w:rPr>
      </w:pPr>
      <w:r w:rsidRPr="00B51436">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p>
    <w:p w14:paraId="234530F5" w14:textId="688D473C" w:rsidR="00C625FC" w:rsidRPr="00B51436" w:rsidRDefault="00C625FC" w:rsidP="00C625FC">
      <w:pPr>
        <w:pStyle w:val="BodyText"/>
      </w:pPr>
      <w:r w:rsidRPr="00B51436">
        <w:rPr>
          <w:rFonts w:cs="Arial"/>
        </w:rPr>
        <w:t xml:space="preserve">The </w:t>
      </w:r>
      <w:r w:rsidR="00177EFB" w:rsidRPr="00B51436">
        <w:rPr>
          <w:rFonts w:cs="Arial"/>
        </w:rPr>
        <w:t>MHDS</w:t>
      </w:r>
      <w:r w:rsidRPr="00B51436">
        <w:rPr>
          <w:rFonts w:cs="Arial"/>
        </w:rPr>
        <w:t xml:space="preserve"> Profile focus</w:t>
      </w:r>
      <w:r w:rsidR="009E4C5B" w:rsidRPr="00B51436">
        <w:rPr>
          <w:rFonts w:cs="Arial"/>
        </w:rPr>
        <w:t>es</w:t>
      </w:r>
      <w:r w:rsidRPr="00B51436">
        <w:rPr>
          <w:rFonts w:cs="Arial"/>
        </w:rPr>
        <w:t xml:space="preserve"> on explaining</w:t>
      </w:r>
      <w:r w:rsidR="009E4C5B" w:rsidRPr="00B51436">
        <w:rPr>
          <w:rFonts w:cs="Arial"/>
        </w:rPr>
        <w:t xml:space="preserve"> how</w:t>
      </w:r>
      <w:r w:rsidRPr="00B51436">
        <w:rPr>
          <w:rFonts w:cs="Arial"/>
        </w:rPr>
        <w:t xml:space="preserve"> IHE profiles </w:t>
      </w:r>
      <w:r w:rsidR="009E4C5B" w:rsidRPr="00B51436">
        <w:rPr>
          <w:rFonts w:cs="Arial"/>
        </w:rPr>
        <w:t xml:space="preserve">are </w:t>
      </w:r>
      <w:r w:rsidRPr="00B51436">
        <w:rPr>
          <w:rFonts w:cs="Arial"/>
        </w:rPr>
        <w:t xml:space="preserve">used to address interoperability aspects of document sharing and how they work together to solve common document sharing </w:t>
      </w:r>
      <w:r w:rsidRPr="00B51436">
        <w:rPr>
          <w:rFonts w:cs="Arial"/>
        </w:rPr>
        <w:lastRenderedPageBreak/>
        <w:t>problems. The IHE White Paper, “</w:t>
      </w:r>
      <w:hyperlink r:id="rId29" w:history="1">
        <w:r w:rsidRPr="00B51436">
          <w:rPr>
            <w:rStyle w:val="Hyperlink"/>
            <w:rFonts w:cs="Arial"/>
          </w:rPr>
          <w:t>Template for XDS Affinity Domain Deployment Planning</w:t>
        </w:r>
      </w:hyperlink>
      <w:r w:rsidRPr="00B51436">
        <w:rPr>
          <w:rFonts w:cs="Arial"/>
        </w:rPr>
        <w:t>”, provides support for policy and deployment planning. The IHE “</w:t>
      </w:r>
      <w:hyperlink r:id="rId30" w:history="1">
        <w:r w:rsidRPr="00A15C2E">
          <w:rPr>
            <w:rStyle w:val="Hyperlink"/>
          </w:rPr>
          <w:t>Document Sharing Metadata Handbook</w:t>
        </w:r>
      </w:hyperlink>
      <w:r w:rsidRPr="00B51436">
        <w:rPr>
          <w:rFonts w:cs="Arial"/>
        </w:rPr>
        <w:t xml:space="preserve">”, provides guidance on developing policy and vocabulary </w:t>
      </w:r>
      <w:proofErr w:type="spellStart"/>
      <w:r w:rsidRPr="00B51436">
        <w:rPr>
          <w:rFonts w:cs="Arial"/>
        </w:rPr>
        <w:t>valuesets</w:t>
      </w:r>
      <w:proofErr w:type="spellEnd"/>
      <w:r w:rsidRPr="00B51436">
        <w:rPr>
          <w:rFonts w:cs="Arial"/>
        </w:rPr>
        <w:t xml:space="preserve"> for use within the community. For application of Document Sharing for </w:t>
      </w:r>
      <w:proofErr w:type="gramStart"/>
      <w:r w:rsidRPr="00B51436">
        <w:rPr>
          <w:rFonts w:cs="Arial"/>
        </w:rPr>
        <w:t>particular clinical</w:t>
      </w:r>
      <w:proofErr w:type="gramEnd"/>
      <w:r w:rsidRPr="00B51436">
        <w:rPr>
          <w:rFonts w:cs="Arial"/>
        </w:rPr>
        <w:t xml:space="preserve"> use cases</w:t>
      </w:r>
      <w:r w:rsidR="009E4C5B" w:rsidRPr="00B51436">
        <w:rPr>
          <w:rFonts w:cs="Arial"/>
        </w:rPr>
        <w:t>,</w:t>
      </w:r>
      <w:r w:rsidRPr="00B51436">
        <w:rPr>
          <w:rFonts w:cs="Arial"/>
        </w:rPr>
        <w:t xml:space="preserve"> consider the work of the clinical IHE domains: </w:t>
      </w:r>
      <w:r w:rsidRPr="00B51436">
        <w:t>Anatomic Pathology</w:t>
      </w:r>
      <w:r w:rsidR="009E4C5B" w:rsidRPr="00B51436">
        <w:t>,</w:t>
      </w:r>
      <w:r w:rsidRPr="00B51436">
        <w:t xml:space="preserve"> Cardiology</w:t>
      </w:r>
      <w:r w:rsidR="009E4C5B" w:rsidRPr="00B51436">
        <w:t>,</w:t>
      </w:r>
      <w:r w:rsidRPr="00B51436">
        <w:t xml:space="preserve"> Eye Care</w:t>
      </w:r>
      <w:r w:rsidR="009E4C5B" w:rsidRPr="00B51436">
        <w:t>,</w:t>
      </w:r>
      <w:r w:rsidRPr="00B51436">
        <w:t xml:space="preserve"> Laboratory</w:t>
      </w:r>
      <w:r w:rsidR="009E4C5B" w:rsidRPr="00B51436">
        <w:t>,</w:t>
      </w:r>
      <w:r w:rsidRPr="00B51436">
        <w:t xml:space="preserve"> Patient Care Coordination</w:t>
      </w:r>
      <w:r w:rsidR="009E4C5B" w:rsidRPr="00B51436">
        <w:t>,</w:t>
      </w:r>
      <w:r w:rsidRPr="00B51436">
        <w:t xml:space="preserve"> Patient Care Device</w:t>
      </w:r>
      <w:r w:rsidR="009E4C5B" w:rsidRPr="00B51436">
        <w:t>,</w:t>
      </w:r>
      <w:r w:rsidRPr="00B51436">
        <w:t xml:space="preserve"> Pharmacy</w:t>
      </w:r>
      <w:r w:rsidR="009E4C5B" w:rsidRPr="00B51436">
        <w:t>,</w:t>
      </w:r>
      <w:r w:rsidRPr="00B51436">
        <w:t xml:space="preserve"> Quality, Research and Public Health; Radiation Oncology</w:t>
      </w:r>
      <w:r w:rsidR="009E4C5B" w:rsidRPr="00B51436">
        <w:t>,</w:t>
      </w:r>
      <w:r w:rsidRPr="00B51436">
        <w:t xml:space="preserve"> and Radiology.</w:t>
      </w:r>
    </w:p>
    <w:p w14:paraId="0B052710" w14:textId="3A3682EC" w:rsidR="00167DB7" w:rsidRPr="00B51436" w:rsidRDefault="00104BE6" w:rsidP="00A15C2E">
      <w:pPr>
        <w:pStyle w:val="Heading3"/>
        <w:numPr>
          <w:ilvl w:val="0"/>
          <w:numId w:val="0"/>
        </w:numPr>
        <w:rPr>
          <w:bCs/>
          <w:noProof w:val="0"/>
        </w:rPr>
      </w:pPr>
      <w:bookmarkStart w:id="289" w:name="_Toc345074659"/>
      <w:bookmarkStart w:id="290" w:name="_Toc30498480"/>
      <w:bookmarkStart w:id="291" w:name="OLE_LINK24"/>
      <w:r w:rsidRPr="00B51436">
        <w:rPr>
          <w:bCs/>
          <w:noProof w:val="0"/>
        </w:rPr>
        <w:t>X.</w:t>
      </w:r>
      <w:r w:rsidR="00AF472E" w:rsidRPr="00B51436">
        <w:rPr>
          <w:bCs/>
          <w:noProof w:val="0"/>
        </w:rPr>
        <w:t>4</w:t>
      </w:r>
      <w:r w:rsidR="00167DB7" w:rsidRPr="00B51436">
        <w:rPr>
          <w:bCs/>
          <w:noProof w:val="0"/>
        </w:rPr>
        <w:t xml:space="preserve">.1 </w:t>
      </w:r>
      <w:bookmarkEnd w:id="289"/>
      <w:r w:rsidR="00C625FC" w:rsidRPr="00B51436">
        <w:rPr>
          <w:bCs/>
          <w:noProof w:val="0"/>
        </w:rPr>
        <w:t>Overview</w:t>
      </w:r>
      <w:bookmarkEnd w:id="290"/>
    </w:p>
    <w:p w14:paraId="75072259" w14:textId="0EF2C58E" w:rsidR="00C625FC" w:rsidRPr="00B51436" w:rsidRDefault="00C625FC" w:rsidP="00C625FC">
      <w:pPr>
        <w:pStyle w:val="BodyText"/>
      </w:pPr>
      <w:bookmarkStart w:id="292" w:name="_Toc345074660"/>
      <w:bookmarkEnd w:id="291"/>
      <w:r w:rsidRPr="00B51436">
        <w:t>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w:t>
      </w:r>
      <w:r w:rsidR="00D17C3F" w:rsidRPr="00B51436">
        <w:t>y</w:t>
      </w:r>
      <w:r w:rsidRPr="00B51436">
        <w:t xml:space="preserve"> widely but can be characterized by </w:t>
      </w:r>
      <w:proofErr w:type="gramStart"/>
      <w:r w:rsidRPr="00B51436">
        <w:t>a number of</w:t>
      </w:r>
      <w:proofErr w:type="gramEnd"/>
      <w:r w:rsidRPr="00B51436">
        <w:t xml:space="preserve"> different aspects. </w:t>
      </w:r>
    </w:p>
    <w:p w14:paraId="2DBD94F6" w14:textId="77777777" w:rsidR="00C625FC" w:rsidRPr="00B51436" w:rsidRDefault="00C625FC" w:rsidP="00C625FC">
      <w:pPr>
        <w:pStyle w:val="BodyText"/>
      </w:pPr>
      <w:r w:rsidRPr="00B51436">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p>
    <w:p w14:paraId="5D08791B" w14:textId="77777777" w:rsidR="00C625FC" w:rsidRPr="00B51436" w:rsidRDefault="00C625FC" w:rsidP="00C625FC">
      <w:pPr>
        <w:pStyle w:val="BodyText"/>
      </w:pPr>
      <w:r w:rsidRPr="00B51436">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p>
    <w:p w14:paraId="291AF58C" w14:textId="77777777" w:rsidR="00C625FC" w:rsidRPr="00B51436" w:rsidRDefault="00C625FC" w:rsidP="00C625FC">
      <w:pPr>
        <w:pStyle w:val="BodyText"/>
      </w:pPr>
      <w:r w:rsidRPr="00B51436">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p>
    <w:p w14:paraId="0A4AD58D" w14:textId="77777777" w:rsidR="00C625FC" w:rsidRPr="00B51436" w:rsidRDefault="00C625FC" w:rsidP="00C625FC">
      <w:pPr>
        <w:pStyle w:val="BodyText"/>
      </w:pPr>
      <w:r w:rsidRPr="00B51436">
        <w:t xml:space="preserve">Finally, a fourth aspect of a community is the size, scope and political jurisdiction(s) that regulate it. The simplest community uses only an </w:t>
      </w:r>
      <w:proofErr w:type="spellStart"/>
      <w:r w:rsidRPr="00B51436">
        <w:t>adhoc</w:t>
      </w:r>
      <w:proofErr w:type="spellEnd"/>
      <w:r w:rsidRPr="00B51436">
        <w:t xml:space="preserve"> arrangement to push documents from one organization to another. National and sub-national jurisdictions have significant effects on the organization and operations of a community. </w:t>
      </w:r>
    </w:p>
    <w:p w14:paraId="73EF45F4" w14:textId="77777777" w:rsidR="00C625FC" w:rsidRPr="00B51436" w:rsidRDefault="00C625FC" w:rsidP="00C625FC">
      <w:pPr>
        <w:pStyle w:val="BodyText"/>
      </w:pPr>
      <w:r w:rsidRPr="00B51436">
        <w:lastRenderedPageBreak/>
        <w:t xml:space="preserve">Despite all the variance among communities, each has the same </w:t>
      </w:r>
      <w:proofErr w:type="gramStart"/>
      <w:r w:rsidRPr="00B51436">
        <w:t>ultimate goal</w:t>
      </w:r>
      <w:proofErr w:type="gramEnd"/>
      <w:r w:rsidRPr="00B51436">
        <w:t xml:space="preserve">: to increase the authorized exchange of patient health information across organizations so that clinicians can make more informed decisions about the care that they provide. This </w:t>
      </w:r>
      <w:proofErr w:type="gramStart"/>
      <w:r w:rsidRPr="00B51436">
        <w:t>ultimate goal</w:t>
      </w:r>
      <w:proofErr w:type="gramEnd"/>
      <w:r w:rsidRPr="00B51436">
        <w:t xml:space="preserve"> provides the reason why the community exists, it is their affinity. </w:t>
      </w:r>
    </w:p>
    <w:p w14:paraId="3D5BA9A3" w14:textId="12919CA0" w:rsidR="00C625FC" w:rsidRPr="00B51436" w:rsidRDefault="00C625FC" w:rsidP="00C625FC">
      <w:pPr>
        <w:pStyle w:val="BodyText"/>
      </w:pPr>
      <w:r w:rsidRPr="00B51436">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B51436">
        <w:rPr>
          <w:rFonts w:cs="Arial"/>
        </w:rPr>
        <w:t xml:space="preserve">a single organization, like the USA Veterans Administration, a complex community of many organizations, or a </w:t>
      </w:r>
      <w:proofErr w:type="gramStart"/>
      <w:r w:rsidRPr="00B51436">
        <w:rPr>
          <w:rFonts w:cs="Arial"/>
        </w:rPr>
        <w:t>more simple</w:t>
      </w:r>
      <w:proofErr w:type="gramEnd"/>
      <w:r w:rsidRPr="00B51436">
        <w:rPr>
          <w:rFonts w:cs="Arial"/>
        </w:rPr>
        <w:t xml:space="preserve"> organization like a single small hospital or facility. Cross-community </w:t>
      </w:r>
      <w:r w:rsidRPr="00B51436">
        <w:t>describes an environment where multiple communities, be they simple, small, complex or large, interact without any understanding of or access to the internal structure of any of the other participants</w:t>
      </w:r>
      <w:r w:rsidR="005F44AF" w:rsidRPr="00B51436">
        <w:t>.</w:t>
      </w:r>
    </w:p>
    <w:p w14:paraId="00879FC5" w14:textId="773256E6" w:rsidR="00C625FC" w:rsidRPr="00B51436" w:rsidRDefault="00C625FC" w:rsidP="00C625FC">
      <w:pPr>
        <w:pStyle w:val="BodyText"/>
      </w:pPr>
      <w:r w:rsidRPr="00B51436">
        <w:t xml:space="preserve">The </w:t>
      </w:r>
      <w:r w:rsidR="00177EFB" w:rsidRPr="00B51436">
        <w:t>MHDS</w:t>
      </w:r>
      <w:r w:rsidRPr="00B51436">
        <w:t xml:space="preserve"> Profile designs a single community document sharing exchange.</w:t>
      </w:r>
    </w:p>
    <w:p w14:paraId="1062EE7F" w14:textId="2E5B414D" w:rsidR="00C625FC" w:rsidRPr="00B51436" w:rsidRDefault="00C625FC" w:rsidP="00C625FC">
      <w:pPr>
        <w:pStyle w:val="Heading3"/>
        <w:numPr>
          <w:ilvl w:val="0"/>
          <w:numId w:val="0"/>
        </w:numPr>
        <w:rPr>
          <w:noProof w:val="0"/>
        </w:rPr>
      </w:pPr>
      <w:bookmarkStart w:id="293" w:name="_Toc314042040"/>
      <w:bookmarkStart w:id="294" w:name="_Ref307920239"/>
      <w:bookmarkStart w:id="295" w:name="_Toc314820368"/>
      <w:bookmarkStart w:id="296" w:name="_Toc30498481"/>
      <w:bookmarkEnd w:id="293"/>
      <w:r w:rsidRPr="00B51436">
        <w:rPr>
          <w:bCs/>
          <w:noProof w:val="0"/>
        </w:rPr>
        <w:t xml:space="preserve">X.4.2 </w:t>
      </w:r>
      <w:r w:rsidRPr="00B51436">
        <w:rPr>
          <w:noProof w:val="0"/>
        </w:rPr>
        <w:t>Principles of IHE for Health Document Sharing</w:t>
      </w:r>
      <w:bookmarkEnd w:id="294"/>
      <w:bookmarkEnd w:id="295"/>
      <w:bookmarkEnd w:id="296"/>
    </w:p>
    <w:p w14:paraId="3E6429AC" w14:textId="77777777" w:rsidR="00C625FC" w:rsidRPr="00B51436" w:rsidRDefault="00C625FC" w:rsidP="00C625FC">
      <w:r w:rsidRPr="00B51436">
        <w:t xml:space="preserve">This section describes several principles which are foundational to IHE’s approach to health document sharing. </w:t>
      </w:r>
    </w:p>
    <w:p w14:paraId="239F736B" w14:textId="1A358EE5" w:rsidR="00C625FC" w:rsidRPr="00B51436" w:rsidRDefault="00C625FC" w:rsidP="00C625FC">
      <w:pPr>
        <w:pStyle w:val="Heading4"/>
        <w:rPr>
          <w:noProof w:val="0"/>
        </w:rPr>
      </w:pPr>
      <w:bookmarkStart w:id="297" w:name="_Toc314820369"/>
      <w:bookmarkStart w:id="298" w:name="_Toc30498482"/>
      <w:r w:rsidRPr="00B51436">
        <w:rPr>
          <w:noProof w:val="0"/>
        </w:rPr>
        <w:t>X.4.2.1 General IHE principles</w:t>
      </w:r>
      <w:bookmarkEnd w:id="297"/>
      <w:bookmarkEnd w:id="298"/>
    </w:p>
    <w:p w14:paraId="371B91BC" w14:textId="613CBF45" w:rsidR="00C625FC" w:rsidRPr="00B51436" w:rsidRDefault="00C625FC" w:rsidP="00C625FC">
      <w:pPr>
        <w:pStyle w:val="BodyText"/>
      </w:pPr>
      <w:r w:rsidRPr="00B51436">
        <w:t>The following general IHE principles are applicable to the set of IHE profiles used for Document Sharing</w:t>
      </w:r>
      <w:r w:rsidR="003C484F" w:rsidRPr="00B51436">
        <w:t xml:space="preserve">, including </w:t>
      </w:r>
      <w:r w:rsidR="00177EFB" w:rsidRPr="00B51436">
        <w:t>MHDS</w:t>
      </w:r>
      <w:r w:rsidRPr="00B51436">
        <w:t>:</w:t>
      </w:r>
    </w:p>
    <w:p w14:paraId="37B2A62D" w14:textId="77777777" w:rsidR="00C625FC" w:rsidRPr="00B51436" w:rsidRDefault="00C625FC" w:rsidP="00A15C2E">
      <w:pPr>
        <w:pStyle w:val="ListBullet2"/>
      </w:pPr>
      <w:r w:rsidRPr="00B51436">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p>
    <w:p w14:paraId="5B9DCDC2" w14:textId="2B21F601" w:rsidR="00C625FC" w:rsidRPr="00B51436" w:rsidRDefault="00C625FC" w:rsidP="00A15C2E">
      <w:pPr>
        <w:pStyle w:val="ListBullet2"/>
      </w:pPr>
      <w:r w:rsidRPr="00B51436">
        <w:t xml:space="preserve">IHE profiles are designed to support a wide variety of governance and policies. Because IHE supports adoption of its profiles around the world it is rarely possible to define 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w:t>
      </w:r>
      <w:proofErr w:type="gramStart"/>
      <w:r w:rsidRPr="00B51436">
        <w:t>like:</w:t>
      </w:r>
      <w:proofErr w:type="gramEnd"/>
      <w:r w:rsidRPr="00B51436">
        <w:t xml:space="preserve"> roles and responsibilities, privacy, signature requirements, authorization, when to publish, what to publish, administrative roles, configuration, service level agreements, clinical pathways, long-term availability, etc.</w:t>
      </w:r>
    </w:p>
    <w:p w14:paraId="4FEB7B45" w14:textId="1D8D1FA7" w:rsidR="00C625FC" w:rsidRPr="00B51436" w:rsidRDefault="00C625FC" w:rsidP="00A15C2E">
      <w:pPr>
        <w:pStyle w:val="ListBullet2"/>
      </w:pPr>
      <w:r w:rsidRPr="00B51436">
        <w:lastRenderedPageBreak/>
        <w:t>IHE assumes there is a general understanding of widely implemented Information Technology Standards. IHE profiles typically leverage underlying technology like XML, TCP/IP, DNS, Digital Certificates (PKI), etc. without detailed explanations.</w:t>
      </w:r>
    </w:p>
    <w:p w14:paraId="17E4E035" w14:textId="55860188" w:rsidR="00C625FC" w:rsidRPr="00B51436" w:rsidRDefault="00C625FC" w:rsidP="00C625FC">
      <w:pPr>
        <w:pStyle w:val="Heading4"/>
        <w:rPr>
          <w:noProof w:val="0"/>
        </w:rPr>
      </w:pPr>
      <w:bookmarkStart w:id="299" w:name="_Ref307834479"/>
      <w:bookmarkStart w:id="300" w:name="_Toc314820370"/>
      <w:bookmarkStart w:id="301" w:name="_Toc30498483"/>
      <w:r w:rsidRPr="00B51436">
        <w:rPr>
          <w:noProof w:val="0"/>
        </w:rPr>
        <w:t>X.4.2.2 Document Sharing Governance</w:t>
      </w:r>
      <w:bookmarkEnd w:id="299"/>
      <w:bookmarkEnd w:id="300"/>
      <w:bookmarkEnd w:id="301"/>
    </w:p>
    <w:p w14:paraId="427A1870" w14:textId="77777777" w:rsidR="00C625FC" w:rsidRPr="00B51436" w:rsidRDefault="00C625FC" w:rsidP="00C625FC">
      <w:pPr>
        <w:pStyle w:val="BodyText"/>
      </w:pPr>
      <w:r w:rsidRPr="00B51436">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Overlapping governance is common, where one set of agreements exist in the region and a different set of agreements exist across the nation, yet most organizations will eventually want to exchange documents regionally, nationally and internationally. </w:t>
      </w:r>
    </w:p>
    <w:p w14:paraId="61084997" w14:textId="77777777" w:rsidR="00C625FC" w:rsidRPr="00B51436" w:rsidRDefault="00C625FC" w:rsidP="00C625FC">
      <w:pPr>
        <w:pStyle w:val="BodyText"/>
      </w:pPr>
      <w:r w:rsidRPr="00B51436">
        <w:t>In addition to general governance agreements, a document sharing community should address the following issues:</w:t>
      </w:r>
    </w:p>
    <w:p w14:paraId="15FC1BF2" w14:textId="7EBF1787" w:rsidR="00C625FC" w:rsidRPr="00B51436" w:rsidRDefault="00C625FC" w:rsidP="00A15C2E">
      <w:pPr>
        <w:pStyle w:val="ListBullet2"/>
      </w:pPr>
      <w:r w:rsidRPr="00B51436">
        <w:rPr>
          <w:b/>
        </w:rPr>
        <w:t>Format of document content</w:t>
      </w:r>
      <w:r w:rsidRPr="00B51436">
        <w:t xml:space="preserve">: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w:t>
      </w:r>
      <w:proofErr w:type="gramStart"/>
      <w:r w:rsidRPr="00B51436">
        <w:t>is able to</w:t>
      </w:r>
      <w:proofErr w:type="gramEnd"/>
      <w:r w:rsidRPr="00B51436">
        <w:t xml:space="preserve"> interpret the content in an appropriate way, either through human review or machine processing.</w:t>
      </w:r>
    </w:p>
    <w:p w14:paraId="03C8D096" w14:textId="77777777" w:rsidR="00C625FC" w:rsidRPr="00B51436" w:rsidRDefault="00C625FC" w:rsidP="00A15C2E">
      <w:pPr>
        <w:pStyle w:val="ListBullet2"/>
      </w:pPr>
      <w:r w:rsidRPr="00B51436">
        <w:rPr>
          <w:b/>
        </w:rPr>
        <w:t>Coding within documents</w:t>
      </w:r>
      <w:r w:rsidRPr="00B51436">
        <w:t>: Structured documents often include coded data derived from a given coding system. Agreeing on which coding systems to use for which data is often covered by an implementation guide for the structured document. Agreeing to an implementation guide, or a general guideline for coding systems to use, is necessary to enable semantic understanding of the document received.</w:t>
      </w:r>
    </w:p>
    <w:p w14:paraId="49F6AA69" w14:textId="1FFE3BAB" w:rsidR="00C625FC" w:rsidRPr="00B51436" w:rsidRDefault="00C625FC" w:rsidP="00A15C2E">
      <w:pPr>
        <w:pStyle w:val="ListBullet2"/>
      </w:pPr>
      <w:r w:rsidRPr="00B51436">
        <w:rPr>
          <w:b/>
        </w:rPr>
        <w:t>Coding of metadata</w:t>
      </w:r>
      <w:r w:rsidRPr="00B51436">
        <w:t xml:space="preserve">: Metadata are data that provide information about one or more aspects of the document. In the case of IHE-defined document exchange, specific metadata are coded within the structure of the content being exchanged. See </w:t>
      </w:r>
      <w:r w:rsidR="00E74FFA">
        <w:t>Section</w:t>
      </w:r>
      <w:r w:rsidRPr="00B51436">
        <w:t xml:space="preserve"> X.4.2.6 where the metadata defined by IHE are introduced. Some of that metadata have values chosen from a coding system defined by the governance of the sharing community. Because IHE profiles can be applied in many parts of the world where </w:t>
      </w:r>
      <w:r w:rsidRPr="00B51436">
        <w:lastRenderedPageBreak/>
        <w:t>coding systems are different, IHE has not specified which code sets to use and this decision must be made among the systems exchanging documents.</w:t>
      </w:r>
    </w:p>
    <w:p w14:paraId="390DD721" w14:textId="08CD0E5D" w:rsidR="00C625FC" w:rsidRPr="00B51436" w:rsidRDefault="00C625FC" w:rsidP="00C625FC">
      <w:pPr>
        <w:pStyle w:val="BodyText"/>
      </w:pPr>
      <w:r w:rsidRPr="00B51436">
        <w:t xml:space="preserve">The purpose of this aspect of governance is to enable semantic interoperability among participating partners. </w:t>
      </w:r>
    </w:p>
    <w:p w14:paraId="6302EC85" w14:textId="76089EBD" w:rsidR="00C625FC" w:rsidRPr="00B51436" w:rsidRDefault="00C625FC" w:rsidP="00C625FC">
      <w:pPr>
        <w:pStyle w:val="Heading4"/>
        <w:rPr>
          <w:noProof w:val="0"/>
        </w:rPr>
      </w:pPr>
      <w:bookmarkStart w:id="302" w:name="_Ref307834818"/>
      <w:bookmarkStart w:id="303" w:name="_Toc314820371"/>
      <w:bookmarkStart w:id="304" w:name="_Toc30498484"/>
      <w:r w:rsidRPr="00B51436">
        <w:rPr>
          <w:noProof w:val="0"/>
        </w:rPr>
        <w:t>X.4.2.3 Distinction between Documents and Messages</w:t>
      </w:r>
      <w:bookmarkEnd w:id="302"/>
      <w:bookmarkEnd w:id="303"/>
      <w:bookmarkEnd w:id="304"/>
    </w:p>
    <w:p w14:paraId="02389ADD" w14:textId="77777777" w:rsidR="00C625FC" w:rsidRPr="00B51436" w:rsidRDefault="00C625FC" w:rsidP="00C625FC">
      <w:pPr>
        <w:pStyle w:val="BodyText"/>
      </w:pPr>
      <w:r w:rsidRPr="00B51436">
        <w:t xml:space="preserve">The HL7 standard for </w:t>
      </w:r>
      <w:hyperlink r:id="rId31" w:anchor="spec-dam" w:history="1">
        <w:r w:rsidRPr="00B51436">
          <w:rPr>
            <w:rStyle w:val="Hyperlink"/>
          </w:rPr>
          <w:t>Structured Documents Section 1.2</w:t>
        </w:r>
      </w:hyperlink>
      <w:r w:rsidRPr="00B51436">
        <w:t xml:space="preserve"> describes the document vs. message distinction as follows “A document is designed to be persistent for long periods of time, whereas messages are more often expected to be transient. There is a place for </w:t>
      </w:r>
      <w:proofErr w:type="gramStart"/>
      <w:r w:rsidRPr="00B51436">
        <w:t>both of these</w:t>
      </w:r>
      <w:proofErr w:type="gramEnd"/>
      <w:r w:rsidRPr="00B51436">
        <w:t xml:space="preserve"> constructs in healthcare.” HL7 characterizes a document by the following properties:</w:t>
      </w:r>
    </w:p>
    <w:p w14:paraId="5099BD04" w14:textId="77777777" w:rsidR="00C625FC" w:rsidRPr="00B51436" w:rsidRDefault="00C625FC" w:rsidP="00A15C2E">
      <w:pPr>
        <w:pStyle w:val="ListBullet2"/>
      </w:pPr>
      <w:r w:rsidRPr="00B51436">
        <w:rPr>
          <w:i/>
        </w:rPr>
        <w:t xml:space="preserve">Persistence – </w:t>
      </w:r>
      <w:r w:rsidRPr="00B51436">
        <w:t xml:space="preserve">Documents are persistent over time. The content of the document does not change from one moment to another. A document represents information stored at a single instance in time. </w:t>
      </w:r>
    </w:p>
    <w:p w14:paraId="34F52D28" w14:textId="77777777" w:rsidR="00C625FC" w:rsidRPr="00B51436" w:rsidRDefault="00C625FC" w:rsidP="00A15C2E">
      <w:pPr>
        <w:pStyle w:val="ListBullet2"/>
      </w:pPr>
      <w:r w:rsidRPr="00B51436">
        <w:rPr>
          <w:i/>
        </w:rPr>
        <w:t xml:space="preserve">Wholeness - </w:t>
      </w:r>
      <w:r w:rsidRPr="00B51436">
        <w:t xml:space="preserve">A document is a whole unit of information. Parts of the document may be created or edited separately, or may also be authenticated or legally authenticated, but the entire document is still to be treated as a whole unit. </w:t>
      </w:r>
    </w:p>
    <w:p w14:paraId="3CD214D3" w14:textId="77777777" w:rsidR="00C625FC" w:rsidRPr="00B51436" w:rsidRDefault="00C625FC" w:rsidP="00A15C2E">
      <w:pPr>
        <w:pStyle w:val="ListBullet2"/>
      </w:pPr>
      <w:r w:rsidRPr="00B51436">
        <w:rPr>
          <w:i/>
        </w:rPr>
        <w:t>Stewardship –</w:t>
      </w:r>
      <w:r w:rsidRPr="00B51436">
        <w:t xml:space="preserve">A document is maintained over its lifetime by a custodian, either an organization or a person entrusted with its care. </w:t>
      </w:r>
    </w:p>
    <w:p w14:paraId="6275AC74" w14:textId="77777777" w:rsidR="00C625FC" w:rsidRPr="00B51436" w:rsidRDefault="00C625FC" w:rsidP="00A15C2E">
      <w:pPr>
        <w:pStyle w:val="ListBullet2"/>
      </w:pPr>
      <w:r w:rsidRPr="00B51436">
        <w:rPr>
          <w:i/>
        </w:rPr>
        <w:t xml:space="preserve">Context </w:t>
      </w:r>
      <w:r w:rsidRPr="00B51436">
        <w:t xml:space="preserve">- A clinical document establishes the default context for its contents </w:t>
      </w:r>
    </w:p>
    <w:p w14:paraId="5765DB1F" w14:textId="77777777" w:rsidR="00C625FC" w:rsidRPr="00B51436" w:rsidRDefault="00C625FC" w:rsidP="00A15C2E">
      <w:pPr>
        <w:pStyle w:val="ListBullet2"/>
      </w:pPr>
      <w:r w:rsidRPr="00B51436">
        <w:rPr>
          <w:i/>
        </w:rPr>
        <w:t>Potential for authentication</w:t>
      </w:r>
      <w:r w:rsidRPr="00B51436">
        <w:t xml:space="preserve"> - A clinical document is an assemblage of information that is intended to be legally authenticated. </w:t>
      </w:r>
    </w:p>
    <w:p w14:paraId="79940D33" w14:textId="788E256C" w:rsidR="00C625FC" w:rsidRPr="00B51436" w:rsidRDefault="00C625FC" w:rsidP="00C625FC">
      <w:pPr>
        <w:pStyle w:val="BodyText"/>
      </w:pPr>
      <w:r w:rsidRPr="00B51436">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p>
    <w:p w14:paraId="003E8FCF" w14:textId="0081373F" w:rsidR="00C625FC" w:rsidRPr="00B51436" w:rsidRDefault="00C625FC" w:rsidP="00C625FC">
      <w:pPr>
        <w:pStyle w:val="BodyText"/>
      </w:pPr>
      <w:r w:rsidRPr="00B51436">
        <w:t xml:space="preserve">The scope of ‘document’ in the </w:t>
      </w:r>
      <w:r w:rsidR="00177EFB" w:rsidRPr="00B51436">
        <w:t>MHDS</w:t>
      </w:r>
      <w:r w:rsidRPr="00B51436">
        <w:t xml:space="preserve"> </w:t>
      </w:r>
      <w:r w:rsidR="00C10DDE">
        <w:t>Profile</w:t>
      </w:r>
      <w:r w:rsidRPr="00B51436">
        <w:t xml:space="preserve"> and other IHE Document Sharing Profiles would prefer that documents have the above “Document” </w:t>
      </w:r>
      <w:proofErr w:type="gramStart"/>
      <w:r w:rsidRPr="00B51436">
        <w:t>properties, but</w:t>
      </w:r>
      <w:proofErr w:type="gramEnd"/>
      <w:r w:rsidRPr="00B51436">
        <w:t xml:space="preserve"> does not require that documents have these properties. The only property required is that there is a mime-type for the document.</w:t>
      </w:r>
    </w:p>
    <w:p w14:paraId="3FCB4EAB" w14:textId="74A9C137" w:rsidR="00C625FC" w:rsidRPr="00B51436" w:rsidRDefault="00C625FC" w:rsidP="00C625FC">
      <w:pPr>
        <w:pStyle w:val="Heading4"/>
        <w:rPr>
          <w:noProof w:val="0"/>
        </w:rPr>
      </w:pPr>
      <w:bookmarkStart w:id="305" w:name="_Toc312076538"/>
      <w:bookmarkStart w:id="306" w:name="_Toc312076599"/>
      <w:bookmarkStart w:id="307" w:name="_Toc312076660"/>
      <w:bookmarkStart w:id="308" w:name="_Toc312076721"/>
      <w:bookmarkStart w:id="309" w:name="_Toc312076782"/>
      <w:bookmarkStart w:id="310" w:name="_Toc312076539"/>
      <w:bookmarkStart w:id="311" w:name="_Toc312076600"/>
      <w:bookmarkStart w:id="312" w:name="_Toc312076661"/>
      <w:bookmarkStart w:id="313" w:name="_Toc312076722"/>
      <w:bookmarkStart w:id="314" w:name="_Toc312076783"/>
      <w:bookmarkStart w:id="315" w:name="_Toc312076540"/>
      <w:bookmarkStart w:id="316" w:name="_Toc312076601"/>
      <w:bookmarkStart w:id="317" w:name="_Toc312076662"/>
      <w:bookmarkStart w:id="318" w:name="_Toc312076723"/>
      <w:bookmarkStart w:id="319" w:name="_Toc312076784"/>
      <w:bookmarkStart w:id="320" w:name="_Toc312076541"/>
      <w:bookmarkStart w:id="321" w:name="_Toc312076602"/>
      <w:bookmarkStart w:id="322" w:name="_Toc312076663"/>
      <w:bookmarkStart w:id="323" w:name="_Toc312076724"/>
      <w:bookmarkStart w:id="324" w:name="_Toc312076785"/>
      <w:bookmarkStart w:id="325" w:name="_Toc312076542"/>
      <w:bookmarkStart w:id="326" w:name="_Toc312076603"/>
      <w:bookmarkStart w:id="327" w:name="_Toc312076664"/>
      <w:bookmarkStart w:id="328" w:name="_Toc312076725"/>
      <w:bookmarkStart w:id="329" w:name="_Toc312076786"/>
      <w:bookmarkStart w:id="330" w:name="_Toc312076543"/>
      <w:bookmarkStart w:id="331" w:name="_Toc312076604"/>
      <w:bookmarkStart w:id="332" w:name="_Toc312076665"/>
      <w:bookmarkStart w:id="333" w:name="_Toc312076726"/>
      <w:bookmarkStart w:id="334" w:name="_Toc312076787"/>
      <w:bookmarkStart w:id="335" w:name="_Toc312076544"/>
      <w:bookmarkStart w:id="336" w:name="_Toc312076605"/>
      <w:bookmarkStart w:id="337" w:name="_Toc312076666"/>
      <w:bookmarkStart w:id="338" w:name="_Toc312076727"/>
      <w:bookmarkStart w:id="339" w:name="_Toc312076788"/>
      <w:bookmarkStart w:id="340" w:name="_Toc312076545"/>
      <w:bookmarkStart w:id="341" w:name="_Toc312076606"/>
      <w:bookmarkStart w:id="342" w:name="_Toc312076667"/>
      <w:bookmarkStart w:id="343" w:name="_Toc312076728"/>
      <w:bookmarkStart w:id="344" w:name="_Toc312076789"/>
      <w:bookmarkStart w:id="345" w:name="_Toc312076546"/>
      <w:bookmarkStart w:id="346" w:name="_Toc312076607"/>
      <w:bookmarkStart w:id="347" w:name="_Toc312076668"/>
      <w:bookmarkStart w:id="348" w:name="_Toc312076729"/>
      <w:bookmarkStart w:id="349" w:name="_Toc312076790"/>
      <w:bookmarkStart w:id="350" w:name="_Ref313877942"/>
      <w:bookmarkStart w:id="351" w:name="_Toc314820372"/>
      <w:bookmarkStart w:id="352" w:name="_Toc30498485"/>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B51436">
        <w:rPr>
          <w:noProof w:val="0"/>
        </w:rPr>
        <w:t>X.4.2.4 Longitudinal Patient Record</w:t>
      </w:r>
      <w:bookmarkEnd w:id="350"/>
      <w:bookmarkEnd w:id="351"/>
      <w:bookmarkEnd w:id="352"/>
    </w:p>
    <w:p w14:paraId="7595DABF" w14:textId="10AAF613" w:rsidR="00C625FC" w:rsidRPr="001B4C9D" w:rsidRDefault="00C625FC">
      <w:pPr>
        <w:pStyle w:val="BodyText"/>
      </w:pPr>
      <w:r w:rsidRPr="001B4C9D">
        <w:t xml:space="preserve">Building on the document concepts described above in </w:t>
      </w:r>
      <w:r w:rsidR="003C484F" w:rsidRPr="001B4C9D">
        <w:t>S</w:t>
      </w:r>
      <w:r w:rsidRPr="001B4C9D">
        <w:t>ection X.4.2.3 of persistence, wholeness, stewardship and context</w:t>
      </w:r>
      <w:r w:rsidR="003C484F" w:rsidRPr="001B4C9D">
        <w:t>,</w:t>
      </w:r>
      <w:r w:rsidRPr="001B4C9D">
        <w:t xml:space="preserve"> we can identify the principle of the longitudinal patient record which is foundational and central to health document sharing. Document Sharing </w:t>
      </w:r>
      <w:r w:rsidRPr="001B4C9D">
        <w:lastRenderedPageBreak/>
        <w:t>Communities are patient centric</w:t>
      </w:r>
      <w:r w:rsidR="003C484F" w:rsidRPr="001B4C9D">
        <w:t>,</w:t>
      </w:r>
      <w:r w:rsidRPr="001B4C9D">
        <w:t xml:space="preserve"> and the patient identity is associated with every document shared </w:t>
      </w:r>
    </w:p>
    <w:p w14:paraId="10F5CF6B" w14:textId="2AE8E207" w:rsidR="00C625FC" w:rsidRPr="00A15C2E" w:rsidRDefault="00C625FC">
      <w:pPr>
        <w:pStyle w:val="BodyText"/>
      </w:pPr>
      <w:r w:rsidRPr="001B4C9D">
        <w:t xml:space="preserve">Care providers, </w:t>
      </w:r>
      <w:r w:rsidRPr="00A15C2E">
        <w:t xml:space="preserve">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w:t>
      </w:r>
      <w:r w:rsidR="00D048F5" w:rsidRPr="00A15C2E">
        <w:t xml:space="preserve">his/her </w:t>
      </w:r>
      <w:r w:rsidRPr="00A15C2E">
        <w:t xml:space="preserve">lifetime. With each encounter there is the potential that a provider will produce a health document that can be shared with the community. Documents shared by the provider and tracked by a centralized registry (see </w:t>
      </w:r>
      <w:r w:rsidR="003C484F" w:rsidRPr="00A15C2E">
        <w:t>S</w:t>
      </w:r>
      <w:r w:rsidRPr="00A15C2E">
        <w:t xml:space="preserve">ection X.4.3.2) or federation of communities (see </w:t>
      </w:r>
      <w:r w:rsidR="003C484F" w:rsidRPr="00A15C2E">
        <w:t>S</w:t>
      </w:r>
      <w:r w:rsidRPr="00A15C2E">
        <w:t>ection X.4.3.3) form a longitudinal record for the patients that received care among those providers within the community. Longitudinal records</w:t>
      </w:r>
      <w:r w:rsidR="00D048F5" w:rsidRPr="00A15C2E">
        <w:t>,</w:t>
      </w:r>
      <w:r w:rsidRPr="00A15C2E">
        <w:t xml:space="preserve"> therefore</w:t>
      </w:r>
      <w:r w:rsidR="00D048F5" w:rsidRPr="00A15C2E">
        <w:t>,</w:t>
      </w:r>
      <w:r w:rsidRPr="00A15C2E">
        <w:t xml:space="preserv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data load, or comprehensive patient summary to initialize the electronic patient record with data for historical purposes.</w:t>
      </w:r>
    </w:p>
    <w:p w14:paraId="4123036E" w14:textId="3A08A36B" w:rsidR="00C625FC" w:rsidRPr="00A15C2E" w:rsidRDefault="00C625FC">
      <w:pPr>
        <w:pStyle w:val="BodyText"/>
      </w:pPr>
      <w:r w:rsidRPr="00A15C2E">
        <w:t>Within a care setting Clinical Data Repositories (CDR) or Clinical Information Model Infrastructure databases might be used to enhance Clinical Decision Support as a complement to document discovery. These databases would not be nationwide, but</w:t>
      </w:r>
      <w:r w:rsidR="00D048F5" w:rsidRPr="00A15C2E">
        <w:t xml:space="preserve"> rather</w:t>
      </w:r>
      <w:r w:rsidRPr="00A15C2E">
        <w:t xml:space="preserve"> be local to the patient’s care facility</w:t>
      </w:r>
      <w:r w:rsidR="00D048F5" w:rsidRPr="00A15C2E">
        <w:t xml:space="preserve">, like EHRs </w:t>
      </w:r>
      <w:proofErr w:type="gramStart"/>
      <w:r w:rsidR="00D048F5" w:rsidRPr="00A15C2E">
        <w:t>themselves,</w:t>
      </w:r>
      <w:r w:rsidRPr="00A15C2E">
        <w:t>.</w:t>
      </w:r>
      <w:proofErr w:type="gramEnd"/>
      <w:r w:rsidRPr="00A15C2E">
        <w:t xml:space="preserve"> Document Sharing supports interoperability amongst local systems and supports a longitudinal patient record that spans across many local systems potentially using multiple different database systems.</w:t>
      </w:r>
    </w:p>
    <w:p w14:paraId="77475857" w14:textId="476BA196" w:rsidR="00C625FC" w:rsidRPr="00B51436" w:rsidRDefault="00C625FC" w:rsidP="00C625FC">
      <w:pPr>
        <w:pStyle w:val="Heading4"/>
        <w:rPr>
          <w:noProof w:val="0"/>
        </w:rPr>
      </w:pPr>
      <w:bookmarkStart w:id="353" w:name="_Toc314042046"/>
      <w:bookmarkStart w:id="354" w:name="_Toc314820373"/>
      <w:bookmarkStart w:id="355" w:name="_Toc30498486"/>
      <w:bookmarkEnd w:id="353"/>
      <w:r w:rsidRPr="00B51436">
        <w:rPr>
          <w:noProof w:val="0"/>
        </w:rPr>
        <w:t>X.4.2.5 Use of Documents</w:t>
      </w:r>
      <w:bookmarkEnd w:id="354"/>
      <w:bookmarkEnd w:id="355"/>
    </w:p>
    <w:p w14:paraId="07150974" w14:textId="78E790FB" w:rsidR="00C625FC" w:rsidRPr="00B51436" w:rsidRDefault="00C625FC" w:rsidP="00C625FC">
      <w:pPr>
        <w:pStyle w:val="BodyText"/>
      </w:pPr>
      <w:r w:rsidRPr="00B51436">
        <w:t>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X.4.2.2. While the format and content of a document is not restrictively defined, it is expected to be a coherent set of healthcare data that includes enough context to be useful to a practitioner. A document should have the characteristics as described in Section X.4.2.3 namely, persistence, wholeness, stewardship, context and potential for authentication.</w:t>
      </w:r>
    </w:p>
    <w:p w14:paraId="4D1866C1" w14:textId="78311552" w:rsidR="00C625FC" w:rsidRPr="00B51436" w:rsidRDefault="00C625FC" w:rsidP="00C625FC">
      <w:pPr>
        <w:pStyle w:val="BodyText"/>
      </w:pPr>
      <w:r w:rsidRPr="00B51436">
        <w:t>IHE Document Sharing profiles assume that a patient identity is associated with every document shared (</w:t>
      </w:r>
      <w:r w:rsidR="00C10DDE">
        <w:t>s</w:t>
      </w:r>
      <w:r w:rsidRPr="00B51436">
        <w:t xml:space="preserve">ee </w:t>
      </w:r>
      <w:r w:rsidR="003C484F" w:rsidRPr="00B51436">
        <w:t>S</w:t>
      </w:r>
      <w:r w:rsidRPr="00B51436">
        <w:t xml:space="preserve">ection X.4.2.4). </w:t>
      </w:r>
    </w:p>
    <w:p w14:paraId="3C2ADC1F" w14:textId="775B5919" w:rsidR="00C625FC" w:rsidRPr="00B51436" w:rsidRDefault="00C625FC" w:rsidP="00C625FC">
      <w:pPr>
        <w:pStyle w:val="BodyText"/>
      </w:pPr>
      <w:r w:rsidRPr="00B51436">
        <w:t>The most common document content standard</w:t>
      </w:r>
      <w:r w:rsidR="00D048F5" w:rsidRPr="00B51436">
        <w:t>s</w:t>
      </w:r>
      <w:r w:rsidRPr="00B51436">
        <w:t xml:space="preserve"> that</w:t>
      </w:r>
      <w:r w:rsidR="00D048F5" w:rsidRPr="00B51436">
        <w:t xml:space="preserve"> are</w:t>
      </w:r>
      <w:r w:rsidRPr="00B51436">
        <w:t xml:space="preserve"> profiled by IHE</w:t>
      </w:r>
      <w:r w:rsidR="005D56DF">
        <w:t xml:space="preserve"> </w:t>
      </w:r>
      <w:r w:rsidR="00D048F5" w:rsidRPr="00B51436">
        <w:t>are</w:t>
      </w:r>
      <w:r w:rsidRPr="00B51436">
        <w:t xml:space="preserv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w:t>
      </w:r>
      <w:r w:rsidRPr="00B51436">
        <w:lastRenderedPageBreak/>
        <w:t xml:space="preserve">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p>
    <w:p w14:paraId="534B5B37" w14:textId="59BA890A" w:rsidR="00C625FC" w:rsidRPr="00B51436" w:rsidRDefault="00C625FC" w:rsidP="00C625FC">
      <w:pPr>
        <w:pStyle w:val="BodyText"/>
      </w:pPr>
      <w:r w:rsidRPr="00B51436">
        <w:t>IHE and other organizations have profiles which define document content for specific, commonly occurring cases. For example, the IHE Laboratory domain has defined an XD-L</w:t>
      </w:r>
      <w:r w:rsidR="003C484F" w:rsidRPr="00B51436">
        <w:t>AB</w:t>
      </w:r>
      <w:r w:rsidRPr="00B51436">
        <w:t xml:space="preserve">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w:t>
      </w:r>
      <w:r w:rsidR="00D048F5" w:rsidRPr="00B51436">
        <w:t>,</w:t>
      </w:r>
      <w:r w:rsidRPr="00B51436">
        <w:t xml:space="preserve"> it is useful for IHE to profile (define) both the transport and the content of the documents so that true interoperability can more easily be achieved throughout the healthcare continuum. </w:t>
      </w:r>
    </w:p>
    <w:p w14:paraId="12B3E76D" w14:textId="18A415F4" w:rsidR="00C625FC" w:rsidRPr="00B51436" w:rsidRDefault="00C625FC" w:rsidP="00C625FC">
      <w:pPr>
        <w:pStyle w:val="BodyText"/>
      </w:pPr>
      <w:r w:rsidRPr="00B51436">
        <w:t xml:space="preserve">The IHE Content Profiles utilize two abstract actors “Content Creator” and “Content Consumer”, utilizing an abstraction of “Share Content”; where “Share Content” can be any of the Document Sharing infrastructures including </w:t>
      </w:r>
      <w:r w:rsidR="00177EFB" w:rsidRPr="00B51436">
        <w:t>MHDS</w:t>
      </w:r>
      <w:r w:rsidRPr="00B51436">
        <w:t>, XDS, XDR, XCA, etc</w:t>
      </w:r>
      <w:r w:rsidR="00E74FFA">
        <w:t>.</w:t>
      </w:r>
      <w:r w:rsidRPr="00B51436">
        <w:t xml:space="preserve">: </w:t>
      </w:r>
    </w:p>
    <w:p w14:paraId="1AC1FC2B" w14:textId="77777777" w:rsidR="00C625FC" w:rsidRPr="00B51436" w:rsidRDefault="00C625FC" w:rsidP="00C625FC">
      <w:pPr>
        <w:pStyle w:val="BodyText"/>
        <w:jc w:val="center"/>
      </w:pPr>
      <w:r w:rsidRPr="00B51436">
        <w:rPr>
          <w:noProof/>
        </w:rPr>
        <mc:AlternateContent>
          <mc:Choice Requires="wpc">
            <w:drawing>
              <wp:inline distT="0" distB="0" distL="0" distR="0" wp14:anchorId="0830E2FD" wp14:editId="5680ADDE">
                <wp:extent cx="4419600" cy="1267460"/>
                <wp:effectExtent l="0" t="0" r="0" b="0"/>
                <wp:docPr id="51"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6" name="Picture 86" descr="Antepartum Record Actor Diagram"/>
                          <pic:cNvPicPr/>
                        </pic:nvPicPr>
                        <pic:blipFill>
                          <a:blip r:embed="rId32">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w:pict>
              <v:group w14:anchorId="56FCFFE6" id="Canvas 51"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86"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">
                  <v:imagedata r:id="rId46" o:title="Antepartum Record Actor Diagram"/>
                </v:shape>
                <w10:anchorlock/>
              </v:group>
            </w:pict>
          </mc:Fallback>
        </mc:AlternateContent>
      </w:r>
    </w:p>
    <w:p w14:paraId="1EF3C09C" w14:textId="0E0BD5CB" w:rsidR="00C625FC" w:rsidRPr="00B51436" w:rsidRDefault="00C625FC" w:rsidP="00C625FC">
      <w:pPr>
        <w:pStyle w:val="FigureTitle"/>
      </w:pPr>
      <w:r w:rsidRPr="00B51436">
        <w:t xml:space="preserve">Figure X.4.2.5-1: </w:t>
      </w:r>
      <w:r w:rsidR="00C10DDE">
        <w:t>MHDS</w:t>
      </w:r>
      <w:r w:rsidRPr="00B51436">
        <w:t xml:space="preserve"> Actor Diagram</w:t>
      </w:r>
    </w:p>
    <w:p w14:paraId="3444E349" w14:textId="7A166F88" w:rsidR="00C625FC" w:rsidRPr="00B51436" w:rsidRDefault="00C625FC" w:rsidP="00C625FC">
      <w:pPr>
        <w:pStyle w:val="BodyText"/>
      </w:pPr>
      <w:r w:rsidRPr="00B51436">
        <w:t>IHE Content Profiles can be found:</w:t>
      </w:r>
    </w:p>
    <w:p w14:paraId="49C1B642" w14:textId="62DDE7F2" w:rsidR="00C625FC" w:rsidRPr="00B51436" w:rsidRDefault="00C625FC" w:rsidP="00A15C2E">
      <w:pPr>
        <w:pStyle w:val="ListBullet2"/>
      </w:pPr>
      <w:r w:rsidRPr="00B51436">
        <w:t xml:space="preserve">CDA </w:t>
      </w:r>
      <w:hyperlink r:id="rId47" w:history="1">
        <w:r w:rsidRPr="00B51436">
          <w:rPr>
            <w:rStyle w:val="Hyperlink"/>
          </w:rPr>
          <w:t>https://wiki.ihe.net/index.php/Category:CDA</w:t>
        </w:r>
      </w:hyperlink>
    </w:p>
    <w:p w14:paraId="76181304" w14:textId="724354BB" w:rsidR="00C625FC" w:rsidRPr="00B51436" w:rsidRDefault="00C625FC" w:rsidP="00A15C2E">
      <w:pPr>
        <w:pStyle w:val="ListBullet2"/>
      </w:pPr>
      <w:r w:rsidRPr="00B51436">
        <w:t xml:space="preserve">FHIR-Document </w:t>
      </w:r>
      <w:hyperlink r:id="rId48" w:history="1">
        <w:r w:rsidRPr="00B51436">
          <w:rPr>
            <w:rStyle w:val="Hyperlink"/>
          </w:rPr>
          <w:t>https://wiki.ihe.net/index.php/Category:FHIR-Doc</w:t>
        </w:r>
      </w:hyperlink>
    </w:p>
    <w:p w14:paraId="0CF7318A" w14:textId="58FD616A" w:rsidR="00C625FC" w:rsidRPr="00B51436" w:rsidRDefault="00C625FC" w:rsidP="00C625FC">
      <w:pPr>
        <w:pStyle w:val="Heading4"/>
        <w:rPr>
          <w:noProof w:val="0"/>
        </w:rPr>
      </w:pPr>
      <w:bookmarkStart w:id="356" w:name="_Toc314820374"/>
      <w:bookmarkStart w:id="357" w:name="_Toc30498487"/>
      <w:r w:rsidRPr="00B51436">
        <w:rPr>
          <w:noProof w:val="0"/>
        </w:rPr>
        <w:t xml:space="preserve">X.4.2.6 Value of </w:t>
      </w:r>
      <w:bookmarkStart w:id="358" w:name="_Ref307473023"/>
      <w:r w:rsidRPr="00B51436">
        <w:rPr>
          <w:noProof w:val="0"/>
        </w:rPr>
        <w:t>Metadata</w:t>
      </w:r>
      <w:bookmarkEnd w:id="356"/>
      <w:bookmarkEnd w:id="357"/>
      <w:bookmarkEnd w:id="358"/>
    </w:p>
    <w:p w14:paraId="02342579" w14:textId="1D2C9E83" w:rsidR="00C625FC" w:rsidRPr="00B51436" w:rsidRDefault="00C625FC" w:rsidP="00C625FC">
      <w:pPr>
        <w:pStyle w:val="BodyText"/>
      </w:pPr>
      <w:r w:rsidRPr="00B51436">
        <w:t xml:space="preserve">Another key principle leveraged by IHE Document Sharing is the use of metadata. As defined in </w:t>
      </w:r>
      <w:r w:rsidR="00D048F5" w:rsidRPr="00B51436">
        <w:t>S</w:t>
      </w:r>
      <w:r w:rsidRPr="00B51436">
        <w:t xml:space="preserve">ection X.4.2.2,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w:t>
      </w:r>
      <w:r w:rsidR="00D048F5" w:rsidRPr="00B51436">
        <w:t>is</w:t>
      </w:r>
      <w:r w:rsidRPr="00B51436">
        <w:t xml:space="preserve"> defined to facilitate interoperability, so that receiving systems can manage, route and administer documents even if they are unable to interpret the contents of the document. </w:t>
      </w:r>
      <w:r w:rsidR="00D048F5" w:rsidRPr="00B51436">
        <w:t xml:space="preserve">IHE </w:t>
      </w:r>
      <w:r w:rsidRPr="00B51436">
        <w:t xml:space="preserve">metadata are defined in such a way that additional metadata, defined outside of IHE, can be sent. Of course, systems not </w:t>
      </w:r>
      <w:r w:rsidRPr="00B51436">
        <w:lastRenderedPageBreak/>
        <w:t>enabled to understand the additional metadata will ignore them, but this capability allows the set of metadata defined by IHE, which is already extensive and robust, to be extended when local needs arise.</w:t>
      </w:r>
    </w:p>
    <w:p w14:paraId="258E3820" w14:textId="77777777" w:rsidR="00C625FC" w:rsidRPr="00B51436" w:rsidRDefault="00C625FC" w:rsidP="00C625FC">
      <w:pPr>
        <w:pStyle w:val="BodyText"/>
      </w:pPr>
      <w:r w:rsidRPr="00B51436">
        <w:t>Metadata serve multiple purposes. They allow systems to perform:</w:t>
      </w:r>
    </w:p>
    <w:p w14:paraId="5C0BDAB3" w14:textId="77777777" w:rsidR="00C625FC" w:rsidRPr="00B51436" w:rsidRDefault="00C625FC" w:rsidP="00A15C2E">
      <w:pPr>
        <w:pStyle w:val="ListBullet2"/>
      </w:pPr>
      <w:r w:rsidRPr="00B51436">
        <w:t>automated management of the documents – like assigning priorities or work tasks</w:t>
      </w:r>
    </w:p>
    <w:p w14:paraId="4DD1E2E9" w14:textId="77777777" w:rsidR="00C625FC" w:rsidRPr="00B51436" w:rsidRDefault="00C625FC" w:rsidP="00A15C2E">
      <w:pPr>
        <w:pStyle w:val="ListBullet2"/>
      </w:pPr>
      <w:r w:rsidRPr="00B51436">
        <w:t>automated patient identification – adding the new information to the correct patient’s local record</w:t>
      </w:r>
    </w:p>
    <w:p w14:paraId="07FAF557" w14:textId="77777777" w:rsidR="00C625FC" w:rsidRPr="00B51436" w:rsidRDefault="00C625FC" w:rsidP="00A15C2E">
      <w:pPr>
        <w:pStyle w:val="ListBullet2"/>
      </w:pPr>
      <w:r w:rsidRPr="00B51436">
        <w:t xml:space="preserve">support for provenance management – making decisions based on authority of creator of content </w:t>
      </w:r>
    </w:p>
    <w:p w14:paraId="41A2C546" w14:textId="77777777" w:rsidR="00C625FC" w:rsidRPr="00B51436" w:rsidRDefault="00C625FC" w:rsidP="00A15C2E">
      <w:pPr>
        <w:pStyle w:val="ListBullet2"/>
      </w:pPr>
      <w:r w:rsidRPr="00B51436">
        <w:t>support for episodic searches – by type, date of service</w:t>
      </w:r>
    </w:p>
    <w:p w14:paraId="1C76F0E3" w14:textId="77777777" w:rsidR="00C625FC" w:rsidRPr="00B51436" w:rsidRDefault="00C625FC" w:rsidP="00A15C2E">
      <w:pPr>
        <w:pStyle w:val="ListBullet2"/>
      </w:pPr>
      <w:r w:rsidRPr="00B51436">
        <w:t>support relationships between documents</w:t>
      </w:r>
    </w:p>
    <w:p w14:paraId="1A0401DE" w14:textId="77777777" w:rsidR="00C625FC" w:rsidRPr="00B51436" w:rsidRDefault="00C625FC" w:rsidP="00A15C2E">
      <w:pPr>
        <w:pStyle w:val="ListBullet2"/>
      </w:pPr>
      <w:r w:rsidRPr="00B51436">
        <w:t>support privacy/authorization controls – enabling access to content only where appropriate</w:t>
      </w:r>
    </w:p>
    <w:p w14:paraId="26C86D7A" w14:textId="77777777" w:rsidR="00C625FC" w:rsidRPr="00B51436" w:rsidRDefault="00C625FC" w:rsidP="00A15C2E">
      <w:pPr>
        <w:pStyle w:val="ListBullet2"/>
      </w:pPr>
      <w:r w:rsidRPr="00B51436">
        <w:t>support security and integrity controls</w:t>
      </w:r>
    </w:p>
    <w:p w14:paraId="721CB443" w14:textId="7E484A4D" w:rsidR="00C625FC" w:rsidRPr="00B51436" w:rsidRDefault="00C625FC" w:rsidP="00C625FC">
      <w:pPr>
        <w:pStyle w:val="BodyText"/>
      </w:pPr>
      <w:r w:rsidRPr="00B51436">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p>
    <w:p w14:paraId="523C7177" w14:textId="716DFDB0" w:rsidR="00C625FC" w:rsidRPr="00B51436" w:rsidRDefault="00C625FC" w:rsidP="00C625FC">
      <w:pPr>
        <w:pStyle w:val="Heading4"/>
        <w:rPr>
          <w:noProof w:val="0"/>
        </w:rPr>
      </w:pPr>
      <w:bookmarkStart w:id="359" w:name="_Toc314820375"/>
      <w:bookmarkStart w:id="360" w:name="_Toc30498488"/>
      <w:r w:rsidRPr="00B51436">
        <w:rPr>
          <w:noProof w:val="0"/>
        </w:rPr>
        <w:t>X.4.2.6 Document Relationships</w:t>
      </w:r>
      <w:bookmarkEnd w:id="359"/>
      <w:bookmarkEnd w:id="360"/>
    </w:p>
    <w:p w14:paraId="73D9B745" w14:textId="6E3D4357" w:rsidR="00C625FC" w:rsidRPr="00B51436" w:rsidRDefault="00C625FC" w:rsidP="00C625FC">
      <w:pPr>
        <w:pStyle w:val="BodyText"/>
      </w:pPr>
      <w:r w:rsidRPr="00B51436">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p>
    <w:p w14:paraId="0258D87E" w14:textId="06E08A2D" w:rsidR="00C625FC" w:rsidRPr="00B51436" w:rsidRDefault="00C625FC" w:rsidP="00C625FC">
      <w:pPr>
        <w:pStyle w:val="BodyText"/>
      </w:pPr>
      <w:r w:rsidRPr="00B51436">
        <w:rPr>
          <w:b/>
        </w:rPr>
        <w:t>Documents:</w:t>
      </w:r>
      <w:r w:rsidRPr="00B51436">
        <w:t xml:space="preserve"> Each document shared using IHE-defined constructs comes with a collection of metadata which describes the document. The metadata describing the document includes things </w:t>
      </w:r>
      <w:proofErr w:type="gramStart"/>
      <w:r w:rsidRPr="00B51436">
        <w:t>like:</w:t>
      </w:r>
      <w:proofErr w:type="gramEnd"/>
      <w:r w:rsidRPr="00B51436">
        <w:t xml:space="preserve"> document identifier, patient identifier and demographics, document author, class of document, confidentiality of document, creation time, and events causing creation of document, document format and several more. For a complete list of document metadata refer to </w:t>
      </w:r>
      <w:hyperlink r:id="rId49" w:anchor="nameddest=4_1_Abstract_Metadata_Model" w:history="1">
        <w:r w:rsidRPr="00B51436">
          <w:rPr>
            <w:rStyle w:val="Hyperlink"/>
          </w:rPr>
          <w:t>ITI TF-3: Section 4.1</w:t>
        </w:r>
      </w:hyperlink>
      <w:r w:rsidRPr="00B51436">
        <w:t>.</w:t>
      </w:r>
    </w:p>
    <w:p w14:paraId="25760828" w14:textId="77777777" w:rsidR="00C625FC" w:rsidRPr="00B51436" w:rsidRDefault="00C625FC" w:rsidP="00C625FC">
      <w:pPr>
        <w:pStyle w:val="BodyText"/>
      </w:pPr>
      <w:r w:rsidRPr="00B51436">
        <w:rPr>
          <w:b/>
        </w:rPr>
        <w:t>Folders:</w:t>
      </w:r>
      <w:r w:rsidRPr="00B51436">
        <w:t xml:space="preserve"> Metadata shared using IHE-defined constructs can also describe folders and document’s membership in folders. A folder may be used to collect documents for many purposes, like ease of access or describing a functional purpose. </w:t>
      </w:r>
    </w:p>
    <w:p w14:paraId="3C23AAB8" w14:textId="77777777" w:rsidR="00C625FC" w:rsidRPr="00B51436" w:rsidRDefault="00C625FC" w:rsidP="00C625FC">
      <w:pPr>
        <w:pStyle w:val="BodyText"/>
      </w:pPr>
      <w:r w:rsidRPr="00B51436">
        <w:rPr>
          <w:b/>
        </w:rPr>
        <w:t>Submission Set:</w:t>
      </w:r>
      <w:r w:rsidRPr="00B51436">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w:t>
      </w:r>
      <w:r w:rsidRPr="00B51436">
        <w:lastRenderedPageBreak/>
        <w:t>a document, like patient identifier and author, and adds metadata reflecting the collection like identifier of the source, intended recipient and submission time.</w:t>
      </w:r>
    </w:p>
    <w:p w14:paraId="3F592A90" w14:textId="77777777" w:rsidR="00C625FC" w:rsidRPr="00B51436" w:rsidRDefault="00C625FC" w:rsidP="00C625FC">
      <w:pPr>
        <w:pStyle w:val="BodyText"/>
      </w:pPr>
      <w:r w:rsidRPr="00B51436">
        <w:rPr>
          <w:b/>
        </w:rPr>
        <w:t>Document Associations:</w:t>
      </w:r>
      <w:r w:rsidRPr="00B51436">
        <w:t xml:space="preserve"> The document sharing metadata supports the description of associations between documents. The associations supported </w:t>
      </w:r>
      <w:proofErr w:type="gramStart"/>
      <w:r w:rsidRPr="00B51436">
        <w:t>are:</w:t>
      </w:r>
      <w:proofErr w:type="gramEnd"/>
      <w:r w:rsidRPr="00B51436">
        <w:t xml:space="preserv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p>
    <w:p w14:paraId="5AC2A85C" w14:textId="4BBD9A6D" w:rsidR="00C625FC" w:rsidRPr="00B51436" w:rsidRDefault="00C625FC" w:rsidP="00C625FC">
      <w:pPr>
        <w:pStyle w:val="Heading4"/>
        <w:rPr>
          <w:noProof w:val="0"/>
        </w:rPr>
      </w:pPr>
      <w:bookmarkStart w:id="361" w:name="_Toc314820376"/>
      <w:bookmarkStart w:id="362" w:name="_Toc30498489"/>
      <w:r w:rsidRPr="00B51436">
        <w:rPr>
          <w:noProof w:val="0"/>
        </w:rPr>
        <w:t>X.4.2.8 Document Sharing Models</w:t>
      </w:r>
      <w:bookmarkEnd w:id="361"/>
      <w:bookmarkEnd w:id="362"/>
    </w:p>
    <w:p w14:paraId="78C1A749" w14:textId="77777777" w:rsidR="00C625FC" w:rsidRPr="00B51436" w:rsidRDefault="00C625FC" w:rsidP="00C625FC">
      <w:pPr>
        <w:pStyle w:val="BodyText"/>
      </w:pPr>
      <w:r w:rsidRPr="00B51436">
        <w:t>IHE has enabled three distinct Document Sharing Models that share the principles in this section. Because the principles are the same it is relatively simple to implement more than one model to accomplish multiple objectives. The three models are:</w:t>
      </w:r>
    </w:p>
    <w:p w14:paraId="383BA1DE" w14:textId="77777777" w:rsidR="00C625FC" w:rsidRPr="00B51436" w:rsidRDefault="00C625FC" w:rsidP="00A15C2E">
      <w:pPr>
        <w:pStyle w:val="ListBullet2"/>
      </w:pPr>
      <w:r w:rsidRPr="00B51436">
        <w:rPr>
          <w:b/>
          <w:bCs/>
        </w:rPr>
        <w:t>Direct Push</w:t>
      </w:r>
      <w:r w:rsidRPr="00B51436">
        <w:t xml:space="preserve"> – in this model, clinical content in the form of documents and metadata is sent directly to a known recipient, or published on media for delivery</w:t>
      </w:r>
    </w:p>
    <w:p w14:paraId="62BD8F59" w14:textId="77777777" w:rsidR="00C625FC" w:rsidRPr="00B51436" w:rsidRDefault="00C625FC" w:rsidP="00A15C2E">
      <w:pPr>
        <w:pStyle w:val="ListBullet2"/>
      </w:pPr>
      <w:r w:rsidRPr="00B51436">
        <w:rPr>
          <w:b/>
          <w:bCs/>
        </w:rPr>
        <w:t>Centralized Discovery and Retrieve</w:t>
      </w:r>
      <w:r w:rsidRPr="00B51436">
        <w:t xml:space="preserve"> – in this model, a centralized locator is used to discover the location of documents which enables a retrieval of the document from a custodian who has registered existence of the document with the centralized locator</w:t>
      </w:r>
    </w:p>
    <w:p w14:paraId="1D313109" w14:textId="77777777" w:rsidR="00C625FC" w:rsidRPr="00B51436" w:rsidRDefault="00C625FC" w:rsidP="00A15C2E">
      <w:pPr>
        <w:pStyle w:val="ListBullet2"/>
      </w:pPr>
      <w:r w:rsidRPr="00B51436">
        <w:rPr>
          <w:b/>
          <w:bCs/>
        </w:rPr>
        <w:t>Federated Discovery and Retrieve</w:t>
      </w:r>
      <w:r w:rsidRPr="00B51436">
        <w:t xml:space="preserve"> – in this model, a collection of peer entities </w:t>
      </w:r>
      <w:proofErr w:type="gramStart"/>
      <w:r w:rsidRPr="00B51436">
        <w:t>are</w:t>
      </w:r>
      <w:proofErr w:type="gramEnd"/>
      <w:r w:rsidRPr="00B51436">
        <w:t xml:space="preserve"> enabled to query each other to locate documents of interest, followed by retrieval of specific documents.</w:t>
      </w:r>
    </w:p>
    <w:p w14:paraId="0332E8BC" w14:textId="77777777" w:rsidR="00C625FC" w:rsidRPr="00B51436" w:rsidRDefault="00C625FC" w:rsidP="00C625FC">
      <w:pPr>
        <w:pStyle w:val="BodyText"/>
      </w:pPr>
      <w:r w:rsidRPr="00B51436">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proofErr w:type="gramStart"/>
      <w:r w:rsidRPr="00B51436">
        <w:t>approaches</w:t>
      </w:r>
      <w:proofErr w:type="gramEnd"/>
      <w:r w:rsidRPr="00B51436">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So, while the issues that need to be resolved through governance are largely the same, the resolutions will sometimes vary depending on the model chosen.</w:t>
      </w:r>
    </w:p>
    <w:p w14:paraId="53172C31" w14:textId="77777777" w:rsidR="00C625FC" w:rsidRPr="00B51436" w:rsidRDefault="00C625FC" w:rsidP="00C625FC">
      <w:pPr>
        <w:pStyle w:val="BodyText"/>
      </w:pPr>
      <w:r w:rsidRPr="00B51436">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p>
    <w:p w14:paraId="3B0740F9" w14:textId="15F0B6DF" w:rsidR="00C625FC" w:rsidRPr="00B51436" w:rsidRDefault="00C625FC" w:rsidP="00C625FC">
      <w:pPr>
        <w:pStyle w:val="Heading4"/>
        <w:rPr>
          <w:noProof w:val="0"/>
        </w:rPr>
      </w:pPr>
      <w:bookmarkStart w:id="363" w:name="_Toc314820377"/>
      <w:bookmarkStart w:id="364" w:name="_Toc30498490"/>
      <w:r w:rsidRPr="00B51436">
        <w:rPr>
          <w:noProof w:val="0"/>
        </w:rPr>
        <w:lastRenderedPageBreak/>
        <w:t>X.4.2.9 Patient Identity Management</w:t>
      </w:r>
      <w:bookmarkEnd w:id="363"/>
      <w:bookmarkEnd w:id="364"/>
    </w:p>
    <w:p w14:paraId="205473E4" w14:textId="19A4A4B8" w:rsidR="00C625FC" w:rsidRPr="00B51436" w:rsidRDefault="00C625FC" w:rsidP="00C625FC">
      <w:pPr>
        <w:pStyle w:val="BodyText"/>
      </w:pPr>
      <w:r w:rsidRPr="00B51436">
        <w:t xml:space="preserve">The Document Sharing mechanisms enabled through IHE assume that a patient is associated with every document shared. That patient is described within the metadata describing the document. </w:t>
      </w:r>
    </w:p>
    <w:p w14:paraId="787F108C" w14:textId="77777777" w:rsidR="00C625FC" w:rsidRPr="00B51436" w:rsidRDefault="00C625FC" w:rsidP="00C625FC">
      <w:pPr>
        <w:pStyle w:val="BodyText"/>
      </w:pPr>
      <w:r w:rsidRPr="00B51436">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p>
    <w:p w14:paraId="3DAAC90A" w14:textId="0EEA7D56" w:rsidR="00C625FC" w:rsidRPr="00B51436" w:rsidRDefault="00C625FC" w:rsidP="00C625FC">
      <w:pPr>
        <w:pStyle w:val="BodyText"/>
      </w:pPr>
      <w:r w:rsidRPr="00B51436">
        <w:t>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 X.4.2.4.</w:t>
      </w:r>
    </w:p>
    <w:p w14:paraId="5BEF59FA" w14:textId="498B6371" w:rsidR="00C625FC" w:rsidRPr="00B51436" w:rsidRDefault="00C625FC" w:rsidP="00C625FC">
      <w:pPr>
        <w:pStyle w:val="Heading4"/>
        <w:rPr>
          <w:noProof w:val="0"/>
        </w:rPr>
      </w:pPr>
      <w:bookmarkStart w:id="365" w:name="_Toc314820378"/>
      <w:bookmarkStart w:id="366" w:name="_Toc30498491"/>
      <w:r w:rsidRPr="00B51436">
        <w:rPr>
          <w:noProof w:val="0"/>
        </w:rPr>
        <w:t>X.4.2.10 Locating sharing partners</w:t>
      </w:r>
      <w:bookmarkEnd w:id="365"/>
      <w:bookmarkEnd w:id="366"/>
    </w:p>
    <w:p w14:paraId="085BA164" w14:textId="77777777" w:rsidR="00C625FC" w:rsidRPr="00B51436" w:rsidRDefault="00C625FC" w:rsidP="00C625FC">
      <w:pPr>
        <w:pStyle w:val="BodyText"/>
      </w:pPr>
      <w:r w:rsidRPr="00B51436">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proofErr w:type="gramStart"/>
      <w:r w:rsidRPr="00B51436">
        <w:t>peer based</w:t>
      </w:r>
      <w:proofErr w:type="gramEnd"/>
      <w:r w:rsidRPr="00B51436">
        <w:t xml:space="preserve"> push and discovery mode requires identification of each of the peers. This ability to discover sharing partners can be accomplished in </w:t>
      </w:r>
      <w:proofErr w:type="gramStart"/>
      <w:r w:rsidRPr="00B51436">
        <w:t>many different ways</w:t>
      </w:r>
      <w:proofErr w:type="gramEnd"/>
      <w:r w:rsidRPr="00B51436">
        <w:t xml:space="preserve"> and a clear preference is not yet apparent. The approaches can be broadly characterized as a) locating electronic services which can provide information and b) locating patient specific source of information.</w:t>
      </w:r>
    </w:p>
    <w:p w14:paraId="3E4B3D70" w14:textId="77777777" w:rsidR="00C625FC" w:rsidRPr="00B51436" w:rsidRDefault="00C625FC" w:rsidP="00C625FC">
      <w:pPr>
        <w:pStyle w:val="BodyText"/>
      </w:pPr>
      <w:r w:rsidRPr="00B51436">
        <w:t>For locating electronic services which can provide information, some approaches currently used in various parts of the world are:</w:t>
      </w:r>
    </w:p>
    <w:p w14:paraId="6780CFCC" w14:textId="77777777" w:rsidR="00C625FC" w:rsidRPr="00B51436" w:rsidRDefault="00C625FC" w:rsidP="00A15C2E">
      <w:pPr>
        <w:pStyle w:val="ListBullet2"/>
      </w:pPr>
      <w:r w:rsidRPr="00B51436">
        <w:t xml:space="preserve">Local configuration files – many organizations keep a local configuration file or address book which is managed manually whenever a new sharing partner is identified or updated. </w:t>
      </w:r>
    </w:p>
    <w:p w14:paraId="53B0A458" w14:textId="77777777" w:rsidR="00C625FC" w:rsidRPr="00B51436" w:rsidRDefault="00C625FC" w:rsidP="00A15C2E">
      <w:pPr>
        <w:pStyle w:val="ListBullet2"/>
      </w:pPr>
      <w:r w:rsidRPr="00B51436">
        <w:t>Service Registry – a services registry is sometimes used as a centralized service available to all participants.</w:t>
      </w:r>
    </w:p>
    <w:p w14:paraId="3A9D98A3" w14:textId="46040C8A" w:rsidR="00C625FC" w:rsidRPr="00B51436" w:rsidRDefault="00C625FC" w:rsidP="00A15C2E">
      <w:pPr>
        <w:pStyle w:val="ListBullet2"/>
      </w:pPr>
      <w:r w:rsidRPr="00B51436">
        <w:t xml:space="preserve">Healthcare Provider Directory – enables a directory of individual and organizational entities along with electronic services provided by those entities. </w:t>
      </w:r>
    </w:p>
    <w:p w14:paraId="3962E24E" w14:textId="0302FE37" w:rsidR="00C625FC" w:rsidRPr="00B51436" w:rsidRDefault="00C625FC" w:rsidP="00C625FC">
      <w:pPr>
        <w:pStyle w:val="Heading4"/>
        <w:rPr>
          <w:noProof w:val="0"/>
        </w:rPr>
      </w:pPr>
      <w:bookmarkStart w:id="367" w:name="_Toc314820379"/>
      <w:bookmarkStart w:id="368" w:name="_Toc30498492"/>
      <w:r w:rsidRPr="00B51436">
        <w:rPr>
          <w:noProof w:val="0"/>
        </w:rPr>
        <w:t>X.4.2.11 Security/Privacy</w:t>
      </w:r>
      <w:bookmarkEnd w:id="367"/>
      <w:bookmarkEnd w:id="368"/>
    </w:p>
    <w:p w14:paraId="2190A0D8" w14:textId="77777777" w:rsidR="00C625FC" w:rsidRPr="00B51436" w:rsidRDefault="00C625FC" w:rsidP="00C625FC">
      <w:pPr>
        <w:pStyle w:val="BodyText"/>
      </w:pPr>
      <w:r w:rsidRPr="00B51436">
        <w:t xml:space="preserve">IHE addresses Privacy and Security </w:t>
      </w:r>
      <w:proofErr w:type="gramStart"/>
      <w:r w:rsidRPr="00B51436">
        <w:t>through the use of</w:t>
      </w:r>
      <w:proofErr w:type="gramEnd"/>
      <w:r w:rsidRPr="00B51436">
        <w:t xml:space="preserve"> Risk Assessment and Management. Each profile is assessed for various types of risks and the profile includes mitigations identified through that assessment in the privacy and security considerations.</w:t>
      </w:r>
    </w:p>
    <w:p w14:paraId="447739D0" w14:textId="77777777" w:rsidR="00C625FC" w:rsidRPr="00B51436" w:rsidRDefault="00C625FC" w:rsidP="00C625FC">
      <w:pPr>
        <w:pStyle w:val="BodyText"/>
      </w:pPr>
      <w:r w:rsidRPr="00B51436">
        <w:t xml:space="preserve">IHE includes profiles specific to interoperability of security and privacy. Interoperability profiles are not enough to fully address privacy or security. Privacy and security are enabled and </w:t>
      </w:r>
      <w:r w:rsidRPr="00B51436">
        <w:lastRenderedPageBreak/>
        <w:t xml:space="preserve">enforced at many levels of depth including policy, physical environment, procedures, organizational, departmental, functional, and information technology. </w:t>
      </w:r>
    </w:p>
    <w:p w14:paraId="0CA62281" w14:textId="77157415" w:rsidR="00C625FC" w:rsidRPr="00B51436" w:rsidRDefault="00C625FC" w:rsidP="00C625FC">
      <w:pPr>
        <w:pStyle w:val="BodyText"/>
      </w:pPr>
      <w:r w:rsidRPr="00B51436">
        <w:t xml:space="preserve">IHE provides profiles that support privacy and security audit logging, user and system identification and authentication, access control, encryption, data integrity, digital signatures, and privacy consent management. Security and Privacy and the profiles IHE offers are discussed in </w:t>
      </w:r>
      <w:r w:rsidR="00E74FFA">
        <w:t>Section</w:t>
      </w:r>
      <w:r w:rsidRPr="00B51436">
        <w:t xml:space="preserve"> X.5.</w:t>
      </w:r>
    </w:p>
    <w:p w14:paraId="113A4D23" w14:textId="3B81730C" w:rsidR="00C625FC" w:rsidRPr="00B51436" w:rsidRDefault="00C625FC" w:rsidP="00C625FC">
      <w:pPr>
        <w:pStyle w:val="Heading3"/>
        <w:numPr>
          <w:ilvl w:val="0"/>
          <w:numId w:val="0"/>
        </w:numPr>
        <w:rPr>
          <w:noProof w:val="0"/>
        </w:rPr>
      </w:pPr>
      <w:bookmarkStart w:id="369" w:name="_Toc314820380"/>
      <w:bookmarkStart w:id="370" w:name="_Toc30498493"/>
      <w:r w:rsidRPr="00B51436">
        <w:rPr>
          <w:noProof w:val="0"/>
        </w:rPr>
        <w:t>X.4.3 Document sharing profiles</w:t>
      </w:r>
      <w:bookmarkEnd w:id="369"/>
      <w:bookmarkEnd w:id="370"/>
    </w:p>
    <w:p w14:paraId="04ADF6CF" w14:textId="77777777" w:rsidR="00C625FC" w:rsidRPr="00B51436" w:rsidRDefault="00C625FC" w:rsidP="00C625FC">
      <w:r w:rsidRPr="00B51436">
        <w:t>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These profiles may be categorized according to three different data sharing models:</w:t>
      </w:r>
    </w:p>
    <w:p w14:paraId="20E2146E" w14:textId="77777777" w:rsidR="00C625FC" w:rsidRPr="00B51436" w:rsidRDefault="00C625FC" w:rsidP="00A15C2E">
      <w:pPr>
        <w:pStyle w:val="ListBullet2"/>
        <w:tabs>
          <w:tab w:val="left" w:pos="1890"/>
        </w:tabs>
      </w:pPr>
      <w:r w:rsidRPr="00B51436">
        <w:t xml:space="preserve">Direct Push – supports </w:t>
      </w:r>
      <w:r w:rsidRPr="00B51436">
        <w:rPr>
          <w:bCs/>
          <w:kern w:val="36"/>
        </w:rPr>
        <w:t>point-to-point push of documents</w:t>
      </w:r>
      <w:r w:rsidRPr="00B51436">
        <w:t xml:space="preserve"> where content is sent directly to the intended recipient found through manual means or infrastructure enabled directory</w:t>
      </w:r>
    </w:p>
    <w:p w14:paraId="1C368067" w14:textId="5A81C233" w:rsidR="00C625FC" w:rsidRPr="00675A63" w:rsidRDefault="00C625FC" w:rsidP="00A15C2E">
      <w:pPr>
        <w:pStyle w:val="ListBullet2"/>
      </w:pPr>
      <w:r w:rsidRPr="00675A63">
        <w:t>Centralized Discovery and Retrieve – a community of sharing partners agrees to use a common infrastructure to enable Health Document Sharing. A</w:t>
      </w:r>
      <w:r w:rsidRPr="00A15C2E">
        <w:t xml:space="preserve"> document source will publish the existence of documents to a location that is accessible to other systems. Then, document consumers can discover document locations that have been previously published and pull a copy of the document.</w:t>
      </w:r>
    </w:p>
    <w:p w14:paraId="71E8AAFC" w14:textId="77777777" w:rsidR="00C625FC" w:rsidRPr="00B51436" w:rsidRDefault="00C625FC" w:rsidP="00A15C2E">
      <w:pPr>
        <w:pStyle w:val="ListBullet2"/>
      </w:pPr>
      <w:r w:rsidRPr="00B51436">
        <w:t xml:space="preserve">Federated Discovery and Retrieve – content </w:t>
      </w:r>
      <w:proofErr w:type="gramStart"/>
      <w:r w:rsidRPr="00B51436">
        <w:t>is</w:t>
      </w:r>
      <w:proofErr w:type="gramEnd"/>
      <w:r w:rsidRPr="00B51436">
        <w:t xml:space="preserve"> pulled directly from the content holder who is found through manual means or a directory</w:t>
      </w:r>
    </w:p>
    <w:p w14:paraId="05F46EE6" w14:textId="77777777" w:rsidR="00C625FC" w:rsidRPr="00B51436" w:rsidRDefault="00C625FC" w:rsidP="00C625FC">
      <w:pPr>
        <w:pStyle w:val="BodyText"/>
      </w:pPr>
      <w:r w:rsidRPr="00B51436">
        <w:t xml:space="preserve">The three models are designed to support different use cases. The Direct Push model can be relatively </w:t>
      </w:r>
      <w:proofErr w:type="gramStart"/>
      <w:r w:rsidRPr="00B51436">
        <w:t>simple</w:t>
      </w:r>
      <w:proofErr w:type="gramEnd"/>
      <w:r w:rsidRPr="00B51436">
        <w:t xml:space="preserve"> but it cannot satisfy all use cases because it relies on the source of documents to know where those documents will be needed. The Discovery models can also handle use cases like:</w:t>
      </w:r>
    </w:p>
    <w:p w14:paraId="0D4F3005" w14:textId="77777777" w:rsidR="00C625FC" w:rsidRPr="00B51436" w:rsidRDefault="00C625FC" w:rsidP="00A15C2E">
      <w:pPr>
        <w:pStyle w:val="ListBullet2"/>
      </w:pPr>
      <w:r w:rsidRPr="00B51436">
        <w:t>Treatment of a new condition where prior conditions may be relevant</w:t>
      </w:r>
    </w:p>
    <w:p w14:paraId="31F1E7B7" w14:textId="77777777" w:rsidR="00C625FC" w:rsidRPr="00B51436" w:rsidRDefault="00C625FC" w:rsidP="00A15C2E">
      <w:pPr>
        <w:pStyle w:val="ListBullet2"/>
      </w:pPr>
      <w:r w:rsidRPr="00B51436">
        <w:t xml:space="preserve">Open </w:t>
      </w:r>
      <w:r w:rsidRPr="00B51436">
        <w:rPr>
          <w:szCs w:val="24"/>
        </w:rPr>
        <w:t xml:space="preserve">Referral, where the patient </w:t>
      </w:r>
      <w:proofErr w:type="gramStart"/>
      <w:r w:rsidRPr="00B51436">
        <w:rPr>
          <w:szCs w:val="24"/>
        </w:rPr>
        <w:t>is allowed to</w:t>
      </w:r>
      <w:proofErr w:type="gramEnd"/>
      <w:r w:rsidRPr="00B51436">
        <w:rPr>
          <w:szCs w:val="24"/>
        </w:rPr>
        <w:t xml:space="preserve"> choose the specialist</w:t>
      </w:r>
    </w:p>
    <w:p w14:paraId="28531E4A" w14:textId="77777777" w:rsidR="00C625FC" w:rsidRPr="00B51436" w:rsidRDefault="00C625FC" w:rsidP="00A15C2E">
      <w:pPr>
        <w:pStyle w:val="ListBullet2"/>
      </w:pPr>
      <w:r w:rsidRPr="00B51436">
        <w:rPr>
          <w:szCs w:val="24"/>
        </w:rPr>
        <w:t>Highly mobile patient</w:t>
      </w:r>
    </w:p>
    <w:p w14:paraId="17BDC950" w14:textId="77777777" w:rsidR="00C625FC" w:rsidRPr="00B51436" w:rsidRDefault="00C625FC" w:rsidP="00A15C2E">
      <w:pPr>
        <w:pStyle w:val="ListBullet2"/>
      </w:pPr>
      <w:r w:rsidRPr="00B51436">
        <w:rPr>
          <w:szCs w:val="24"/>
        </w:rPr>
        <w:t>Emergency</w:t>
      </w:r>
    </w:p>
    <w:p w14:paraId="66E0C007" w14:textId="77777777" w:rsidR="00C625FC" w:rsidRPr="00B51436" w:rsidRDefault="00C625FC" w:rsidP="00A15C2E">
      <w:pPr>
        <w:pStyle w:val="ListBullet2"/>
      </w:pPr>
      <w:r w:rsidRPr="00B51436">
        <w:rPr>
          <w:szCs w:val="24"/>
        </w:rPr>
        <w:t>Patient with many medical conditions</w:t>
      </w:r>
    </w:p>
    <w:p w14:paraId="5733AEB3" w14:textId="77777777" w:rsidR="00C625FC" w:rsidRPr="00B51436" w:rsidRDefault="00C625FC" w:rsidP="00A15C2E">
      <w:pPr>
        <w:pStyle w:val="ListBullet2"/>
      </w:pPr>
      <w:r w:rsidRPr="00B51436">
        <w:rPr>
          <w:szCs w:val="24"/>
        </w:rPr>
        <w:t>Patient with complex condition</w:t>
      </w:r>
    </w:p>
    <w:p w14:paraId="74C1E0EA" w14:textId="77777777" w:rsidR="00C625FC" w:rsidRPr="00B51436" w:rsidRDefault="00C625FC" w:rsidP="00C625FC">
      <w:pPr>
        <w:rPr>
          <w:szCs w:val="24"/>
        </w:rPr>
      </w:pPr>
      <w:r w:rsidRPr="00B51436">
        <w:rPr>
          <w:szCs w:val="24"/>
        </w:rPr>
        <w:t>The IHE profiles addressing these models are:</w:t>
      </w:r>
    </w:p>
    <w:p w14:paraId="4CDE73AF" w14:textId="0B40C9BC" w:rsidR="00C625FC" w:rsidRPr="00B51436" w:rsidRDefault="00C625FC" w:rsidP="00A15C2E">
      <w:pPr>
        <w:pStyle w:val="ListBullet2"/>
      </w:pPr>
      <w:r w:rsidRPr="00B51436">
        <w:lastRenderedPageBreak/>
        <w:t>Direct Push – Mobile access to Health Documents (MHD), Cross-Enterprise Document Reliable Interchange (XDR), and Cross-Enterprise Document Media Interchange (XDM)</w:t>
      </w:r>
    </w:p>
    <w:p w14:paraId="0D08D206" w14:textId="70275F69" w:rsidR="00C625FC" w:rsidRPr="00B51436" w:rsidRDefault="00C625FC" w:rsidP="00A15C2E">
      <w:pPr>
        <w:pStyle w:val="ListBullet2"/>
      </w:pPr>
      <w:r w:rsidRPr="00B51436">
        <w:t xml:space="preserve">Centralized Discovery and Retrieve (XDS Affinity Domain) – </w:t>
      </w:r>
      <w:r w:rsidR="00177EFB" w:rsidRPr="00B51436">
        <w:t>MHDS</w:t>
      </w:r>
      <w:r w:rsidRPr="00B51436">
        <w:t>, and Cross-Enterprise Document Sharing (XDS)</w:t>
      </w:r>
    </w:p>
    <w:p w14:paraId="266DF4AB" w14:textId="7FBB5F00" w:rsidR="00C625FC" w:rsidRPr="00B51436" w:rsidRDefault="00C625FC" w:rsidP="00A15C2E">
      <w:pPr>
        <w:pStyle w:val="ListBullet2"/>
      </w:pPr>
      <w:r w:rsidRPr="00B51436">
        <w:t>Federated Discovery and Retrieve – Cross-Community Access (XCA)</w:t>
      </w:r>
    </w:p>
    <w:p w14:paraId="26E68883" w14:textId="34584C57" w:rsidR="00C625FC" w:rsidRPr="00B51436" w:rsidRDefault="00C625FC" w:rsidP="00C625FC">
      <w:pPr>
        <w:pStyle w:val="BodyText"/>
      </w:pPr>
      <w:r w:rsidRPr="00B51436">
        <w:t xml:space="preserve">The Mobile access to Health Documents (MHD) </w:t>
      </w:r>
      <w:r w:rsidR="00C10DDE">
        <w:t>Profile</w:t>
      </w:r>
      <w:r w:rsidRPr="00B51436">
        <w:t xml:space="preserve"> is also an access (API) method to XDS or XCA environments. These models and other alternatives are further discussed in the </w:t>
      </w:r>
      <w:hyperlink r:id="rId50" w:history="1">
        <w:r w:rsidR="005D56DF" w:rsidRPr="00B51436">
          <w:rPr>
            <w:rStyle w:val="Hyperlink"/>
          </w:rPr>
          <w:t>White Paper</w:t>
        </w:r>
        <w:r w:rsidRPr="00B51436">
          <w:rPr>
            <w:rStyle w:val="Hyperlink"/>
          </w:rPr>
          <w:t xml:space="preserve"> on Enabling Document Sharing through IHE Profiles</w:t>
        </w:r>
      </w:hyperlink>
    </w:p>
    <w:p w14:paraId="69E4C4D7" w14:textId="77777777" w:rsidR="00C625FC" w:rsidRPr="00B51436" w:rsidRDefault="00C625FC" w:rsidP="00C625FC">
      <w:pPr>
        <w:pStyle w:val="Heading4"/>
        <w:rPr>
          <w:noProof w:val="0"/>
        </w:rPr>
      </w:pPr>
      <w:bookmarkStart w:id="371" w:name="_Toc30498494"/>
      <w:bookmarkStart w:id="372" w:name="_Ref307473481"/>
      <w:bookmarkStart w:id="373" w:name="_Toc314820384"/>
      <w:r w:rsidRPr="00B51436">
        <w:rPr>
          <w:noProof w:val="0"/>
        </w:rPr>
        <w:t>X.4.3.1 Direct Push</w:t>
      </w:r>
      <w:bookmarkEnd w:id="371"/>
    </w:p>
    <w:p w14:paraId="37F69EF9" w14:textId="4950A275" w:rsidR="00C625FC" w:rsidRPr="00B51436" w:rsidRDefault="00C625FC" w:rsidP="00C625FC">
      <w:pPr>
        <w:pStyle w:val="BodyText"/>
      </w:pPr>
      <w:r w:rsidRPr="00B51436">
        <w:t xml:space="preserve">This exchange model is not the focus of the </w:t>
      </w:r>
      <w:r w:rsidR="00177EFB" w:rsidRPr="00B51436">
        <w:t>MHDS</w:t>
      </w:r>
      <w:r w:rsidRPr="00B51436">
        <w:t xml:space="preserve"> </w:t>
      </w:r>
      <w:r w:rsidR="00C10DDE">
        <w:t>Profile</w:t>
      </w:r>
      <w:r w:rsidRPr="00B51436">
        <w:t xml:space="preserve">. This function can be achieved using MHD </w:t>
      </w:r>
      <w:r w:rsidR="00C10DDE">
        <w:t>Profile</w:t>
      </w:r>
      <w:r w:rsidRPr="00B51436">
        <w:t xml:space="preserve"> with Document Source pushing to Document Recipient.</w:t>
      </w:r>
    </w:p>
    <w:p w14:paraId="3179F4D6" w14:textId="35D8D530" w:rsidR="00C625FC" w:rsidRPr="00B51436" w:rsidRDefault="00C625FC" w:rsidP="00C625FC">
      <w:pPr>
        <w:pStyle w:val="Heading4"/>
        <w:rPr>
          <w:noProof w:val="0"/>
        </w:rPr>
      </w:pPr>
      <w:bookmarkStart w:id="374" w:name="_Toc30498495"/>
      <w:r w:rsidRPr="00B51436">
        <w:rPr>
          <w:noProof w:val="0"/>
        </w:rPr>
        <w:t xml:space="preserve">X.4.3.2 </w:t>
      </w:r>
      <w:r w:rsidR="00177EFB" w:rsidRPr="00B51436">
        <w:rPr>
          <w:noProof w:val="0"/>
        </w:rPr>
        <w:t>MHDS</w:t>
      </w:r>
      <w:r w:rsidRPr="00B51436">
        <w:rPr>
          <w:noProof w:val="0"/>
        </w:rPr>
        <w:t xml:space="preserve"> based Centralized Discovery and Retrieve</w:t>
      </w:r>
      <w:bookmarkEnd w:id="372"/>
      <w:bookmarkEnd w:id="373"/>
      <w:bookmarkEnd w:id="374"/>
    </w:p>
    <w:p w14:paraId="2EB27728" w14:textId="35752EEF" w:rsidR="00C625FC" w:rsidRPr="00B51436" w:rsidRDefault="00C625FC" w:rsidP="00C625FC">
      <w:pPr>
        <w:pStyle w:val="BodyText"/>
        <w:rPr>
          <w:rFonts w:cs="Arial"/>
        </w:rPr>
      </w:pPr>
      <w:r w:rsidRPr="00B51436">
        <w:rPr>
          <w:rFonts w:cs="Arial"/>
        </w:rPr>
        <w:t xml:space="preserve">The </w:t>
      </w:r>
      <w:r w:rsidR="00177EFB" w:rsidRPr="00B51436">
        <w:t>MHDS</w:t>
      </w:r>
      <w:r w:rsidRPr="00B51436">
        <w:t xml:space="preserve"> </w:t>
      </w:r>
      <w:r w:rsidR="00C10DDE">
        <w:t>Profile</w:t>
      </w:r>
      <w:r w:rsidRPr="00B51436">
        <w:t xml:space="preserve"> enables centralized discovery of health documents and retrieval of those documents from distributed document repositories.</w:t>
      </w:r>
    </w:p>
    <w:p w14:paraId="0F9202F7" w14:textId="4ED00AD7" w:rsidR="00C625FC" w:rsidRPr="00B51436" w:rsidRDefault="00C625FC" w:rsidP="00C625FC">
      <w:pPr>
        <w:pStyle w:val="BodyText"/>
        <w:rPr>
          <w:rFonts w:cs="Arial"/>
        </w:rPr>
      </w:pPr>
      <w:r w:rsidRPr="00B51436">
        <w:rPr>
          <w:rFonts w:cs="Arial"/>
        </w:rPr>
        <w:t xml:space="preserve">The following scenario describes a typical exchange of clinical information using </w:t>
      </w:r>
      <w:r w:rsidR="00177EFB" w:rsidRPr="00B51436">
        <w:rPr>
          <w:rFonts w:cs="Arial"/>
        </w:rPr>
        <w:t>MHDS</w:t>
      </w:r>
      <w:r w:rsidRPr="00B51436">
        <w:rPr>
          <w:rFonts w:cs="Arial"/>
        </w:rPr>
        <w:t xml:space="preserve">. Dr. </w:t>
      </w:r>
      <w:proofErr w:type="spellStart"/>
      <w:r w:rsidRPr="00B51436">
        <w:rPr>
          <w:rFonts w:cs="Arial"/>
        </w:rPr>
        <w:t>Suwati</w:t>
      </w:r>
      <w:proofErr w:type="spellEnd"/>
      <w:r w:rsidRPr="00B51436">
        <w:rPr>
          <w:rFonts w:cs="Arial"/>
        </w:rPr>
        <w:t xml:space="preserve"> works for New Hope Medical Partners which provides her with an EMR system. Her patient, Mary Gomez, just explained to the doctor that she was recently hospitalized at Norwalk General Hospital. Dr. </w:t>
      </w:r>
      <w:proofErr w:type="spellStart"/>
      <w:r w:rsidRPr="00B51436">
        <w:rPr>
          <w:rFonts w:cs="Arial"/>
        </w:rPr>
        <w:t>Suwati</w:t>
      </w:r>
      <w:proofErr w:type="spellEnd"/>
      <w:r w:rsidRPr="00B51436">
        <w:rPr>
          <w:rFonts w:cs="Arial"/>
        </w:rPr>
        <w:t xml:space="preserve"> would like to review the medical records that documented Mary's hospital stay. Using her EMR, Dr. </w:t>
      </w:r>
      <w:proofErr w:type="spellStart"/>
      <w:r w:rsidRPr="00B51436">
        <w:rPr>
          <w:rFonts w:cs="Arial"/>
        </w:rPr>
        <w:t>Suwati</w:t>
      </w:r>
      <w:proofErr w:type="spellEnd"/>
      <w:r w:rsidRPr="00B51436">
        <w:rPr>
          <w:rFonts w:cs="Arial"/>
        </w:rPr>
        <w:t xml:space="preserve"> searches for recent documents for Mary Gomez created by Norwalk General Hospital's EHR. Having found several documents (lab results, radiology reports, a discharge summary, etc.), Dr. </w:t>
      </w:r>
      <w:proofErr w:type="spellStart"/>
      <w:r w:rsidRPr="00B51436">
        <w:rPr>
          <w:rFonts w:cs="Arial"/>
        </w:rPr>
        <w:t>Suwati</w:t>
      </w:r>
      <w:proofErr w:type="spellEnd"/>
      <w:r w:rsidRPr="00B51436">
        <w:rPr>
          <w:rFonts w:cs="Arial"/>
        </w:rPr>
        <w:t xml:space="preserve"> chooses first to view Mary's radiology reports. Having read the reports, she discards them. However, Dr. </w:t>
      </w:r>
      <w:proofErr w:type="spellStart"/>
      <w:r w:rsidRPr="00B51436">
        <w:rPr>
          <w:rFonts w:cs="Arial"/>
        </w:rPr>
        <w:t>Suwati</w:t>
      </w:r>
      <w:proofErr w:type="spellEnd"/>
      <w:r w:rsidRPr="00B51436">
        <w:rPr>
          <w:rFonts w:cs="Arial"/>
        </w:rPr>
        <w:t xml:space="preserve"> reads the discharge summary and then saves it to Mary's record in the local EMR. </w:t>
      </w:r>
    </w:p>
    <w:p w14:paraId="6F887181" w14:textId="6B9644CA" w:rsidR="00C625FC" w:rsidRPr="00B51436" w:rsidRDefault="00C625FC" w:rsidP="00C625FC">
      <w:pPr>
        <w:pStyle w:val="BodyText"/>
        <w:rPr>
          <w:rFonts w:cs="Arial"/>
        </w:rPr>
      </w:pPr>
      <w:r w:rsidRPr="00B51436">
        <w:rPr>
          <w:rFonts w:cs="Arial"/>
        </w:rPr>
        <w:t xml:space="preserve">In this scenario of health information exchange, the </w:t>
      </w:r>
      <w:r w:rsidR="00066856" w:rsidRPr="00B51436">
        <w:rPr>
          <w:rFonts w:cs="Arial"/>
        </w:rPr>
        <w:t>primary</w:t>
      </w:r>
      <w:r w:rsidRPr="00B51436">
        <w:rPr>
          <w:rFonts w:cs="Arial"/>
        </w:rPr>
        <w:t xml:space="preserve"> player (Dr. </w:t>
      </w:r>
      <w:proofErr w:type="spellStart"/>
      <w:r w:rsidRPr="00B51436">
        <w:rPr>
          <w:rFonts w:cs="Arial"/>
        </w:rPr>
        <w:t>Suwati</w:t>
      </w:r>
      <w:proofErr w:type="spellEnd"/>
      <w:r w:rsidRPr="00B51436">
        <w:rPr>
          <w:rFonts w:cs="Arial"/>
        </w:rPr>
        <w:t xml:space="preserve">)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w:t>
      </w:r>
      <w:r w:rsidR="00177EFB" w:rsidRPr="00B51436">
        <w:rPr>
          <w:rFonts w:cs="Arial"/>
        </w:rPr>
        <w:t>MHDS</w:t>
      </w:r>
      <w:r w:rsidRPr="00B51436">
        <w:rPr>
          <w:rFonts w:cs="Arial"/>
        </w:rPr>
        <w:t xml:space="preserve"> </w:t>
      </w:r>
      <w:r w:rsidR="00C10DDE">
        <w:rPr>
          <w:rFonts w:cs="Arial"/>
        </w:rPr>
        <w:t>Profile</w:t>
      </w:r>
      <w:r w:rsidRPr="00B51436">
        <w:rPr>
          <w:rFonts w:cs="Arial"/>
        </w:rPr>
        <w:t xml:space="preserve">, a method to coordinate the authorized discovery and sharing of medical documents among disparate information systems. </w:t>
      </w:r>
    </w:p>
    <w:p w14:paraId="60774F68" w14:textId="1CCA50F4" w:rsidR="00C625FC" w:rsidRPr="00B51436" w:rsidRDefault="00177EFB" w:rsidP="00C625FC">
      <w:pPr>
        <w:pStyle w:val="BodyText"/>
        <w:rPr>
          <w:rFonts w:cs="Arial"/>
        </w:rPr>
      </w:pPr>
      <w:r w:rsidRPr="00B51436">
        <w:rPr>
          <w:rFonts w:cs="Arial"/>
        </w:rPr>
        <w:t>MHDS</w:t>
      </w:r>
      <w:r w:rsidR="00C625FC" w:rsidRPr="00B51436">
        <w:rPr>
          <w:rFonts w:cs="Arial"/>
        </w:rPr>
        <w:t xml:space="preserve"> minimizes the burden imposed on the document sources and consumers when sharing documents by establishing the use of two infrastructure components (the document registry and 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p>
    <w:p w14:paraId="5C2E3833" w14:textId="49A1DDEB" w:rsidR="00C625FC" w:rsidRPr="00B51436" w:rsidRDefault="00C625FC" w:rsidP="00C625FC">
      <w:pPr>
        <w:pStyle w:val="Heading5"/>
        <w:rPr>
          <w:noProof w:val="0"/>
        </w:rPr>
      </w:pPr>
      <w:bookmarkStart w:id="375" w:name="_Toc314820385"/>
      <w:bookmarkStart w:id="376" w:name="_Toc30498496"/>
      <w:r w:rsidRPr="00B51436">
        <w:rPr>
          <w:noProof w:val="0"/>
        </w:rPr>
        <w:lastRenderedPageBreak/>
        <w:t>X.4.3.2.1 Document Publishing</w:t>
      </w:r>
      <w:bookmarkEnd w:id="375"/>
      <w:bookmarkEnd w:id="376"/>
    </w:p>
    <w:p w14:paraId="742EDA2F" w14:textId="1CA4AF89" w:rsidR="00C625FC" w:rsidRPr="00B51436" w:rsidRDefault="00C625FC" w:rsidP="00C625FC">
      <w:pPr>
        <w:pStyle w:val="BodyText"/>
        <w:rPr>
          <w:rFonts w:cs="Arial"/>
        </w:rPr>
      </w:pPr>
      <w:r w:rsidRPr="00B51436">
        <w:rPr>
          <w:rFonts w:cs="Arial"/>
        </w:rPr>
        <w:t xml:space="preserve">The </w:t>
      </w:r>
      <w:r w:rsidR="004F38C2" w:rsidRPr="00B51436">
        <w:rPr>
          <w:rFonts w:cs="Arial"/>
        </w:rPr>
        <w:t>MHD system acts like a Library for books</w:t>
      </w:r>
      <w:r w:rsidRPr="00B51436">
        <w:rPr>
          <w:rFonts w:cs="Arial"/>
        </w:rPr>
        <w:t xml:space="preserve">. The document </w:t>
      </w:r>
      <w:r w:rsidR="004F38C2" w:rsidRPr="00B51436">
        <w:rPr>
          <w:rFonts w:cs="Arial"/>
        </w:rPr>
        <w:t>may be made available within the document registry or at the source organization</w:t>
      </w:r>
      <w:r w:rsidRPr="00B51436">
        <w:rPr>
          <w:rFonts w:cs="Arial"/>
        </w:rPr>
        <w:t xml:space="preserve">,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w:t>
      </w:r>
      <w:proofErr w:type="gramStart"/>
      <w:r w:rsidRPr="00B51436">
        <w:rPr>
          <w:rFonts w:cs="Arial"/>
        </w:rPr>
        <w:t>thus</w:t>
      </w:r>
      <w:proofErr w:type="gramEnd"/>
      <w:r w:rsidRPr="00B51436">
        <w:rPr>
          <w:rFonts w:cs="Arial"/>
        </w:rPr>
        <w:t xml:space="preserve"> the books are controlled by the original organization until the moment that another organization requests a copy.</w:t>
      </w:r>
    </w:p>
    <w:p w14:paraId="44753F3A" w14:textId="71F5ED49" w:rsidR="00C625FC" w:rsidRPr="00B51436" w:rsidRDefault="00C625FC" w:rsidP="00C625FC">
      <w:pPr>
        <w:pStyle w:val="BodyText"/>
        <w:rPr>
          <w:rFonts w:cs="Arial"/>
        </w:rPr>
      </w:pPr>
      <w:r w:rsidRPr="00B51436">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p>
    <w:p w14:paraId="53B51689" w14:textId="77777777" w:rsidR="00C625FC" w:rsidRPr="00B51436" w:rsidRDefault="00C625FC" w:rsidP="00C625FC">
      <w:pPr>
        <w:pStyle w:val="BodyText"/>
      </w:pPr>
      <w:r w:rsidRPr="00B51436">
        <w:t xml:space="preserve">The actual location of the document repository will depend on the local deployment. IHE provides flexibility to enable many different deployment approaches. </w:t>
      </w:r>
    </w:p>
    <w:p w14:paraId="5C06C156" w14:textId="77777777" w:rsidR="00C625FC" w:rsidRPr="00B51436" w:rsidRDefault="00C625FC" w:rsidP="00A15C2E">
      <w:pPr>
        <w:pStyle w:val="ListBullet2"/>
      </w:pPr>
      <w:r w:rsidRPr="00B51436">
        <w:t>The document repository may be combined with the document registry, allowing for an integrated environment where no external “update registry” transaction is needed.</w:t>
      </w:r>
    </w:p>
    <w:p w14:paraId="652E568A" w14:textId="67462AA7" w:rsidR="00C625FC" w:rsidRPr="00B51436" w:rsidRDefault="00C625FC" w:rsidP="00A15C2E">
      <w:pPr>
        <w:pStyle w:val="ListBullet3"/>
      </w:pPr>
      <w:r w:rsidRPr="00B51436">
        <w:t xml:space="preserve">In this case the Document Source includes the document in a FHIR Binary Resource within the “Provide Document Resources” [ITI-65] transaction </w:t>
      </w:r>
    </w:p>
    <w:p w14:paraId="3DBAE4FE" w14:textId="09DF2C07" w:rsidR="00C625FC" w:rsidRPr="00B51436" w:rsidRDefault="00C625FC" w:rsidP="00A15C2E">
      <w:pPr>
        <w:pStyle w:val="ListBullet2"/>
      </w:pPr>
      <w:r w:rsidRPr="00B51436">
        <w:t>The document repository could be combined with a document source allowing a large hospital system to enable its local EMR system to also act as a document repository. In this case there is no externally recognized “provide and register” transaction, but simply the “update registry” transaction from the hospital system to the central document registry.</w:t>
      </w:r>
    </w:p>
    <w:p w14:paraId="51A8B679" w14:textId="3071D9F5" w:rsidR="00C625FC" w:rsidRPr="00B51436" w:rsidRDefault="00C625FC" w:rsidP="00A15C2E">
      <w:pPr>
        <w:pStyle w:val="ListBullet3"/>
      </w:pPr>
      <w:r w:rsidRPr="00B51436">
        <w:t>In this case the Document Source stores the document in an accessible server and includes the URL to that location in the “Provide Document Resources” [ITI-65] transaction</w:t>
      </w:r>
    </w:p>
    <w:p w14:paraId="45EFBD97" w14:textId="0448978D" w:rsidR="00C625FC" w:rsidRPr="00B51436" w:rsidRDefault="00C625FC" w:rsidP="00A15C2E">
      <w:pPr>
        <w:pStyle w:val="ListBullet2"/>
      </w:pPr>
      <w:r w:rsidRPr="00B51436">
        <w:t xml:space="preserve">There is no restriction on how many document repositories can be associated with a single document registry. </w:t>
      </w:r>
      <w:proofErr w:type="gramStart"/>
      <w:r w:rsidRPr="00B51436">
        <w:t>However</w:t>
      </w:r>
      <w:proofErr w:type="gramEnd"/>
      <w:r w:rsidRPr="00B51436">
        <w:t xml:space="preserve"> any document repository must be made available for authorized retrieval of the documents contained and referenced within the Document Registry.</w:t>
      </w:r>
    </w:p>
    <w:p w14:paraId="1949111D" w14:textId="77777777" w:rsidR="00C625FC" w:rsidRPr="00B51436" w:rsidRDefault="00C625FC" w:rsidP="00A15C2E">
      <w:pPr>
        <w:pStyle w:val="ListBullet2"/>
      </w:pPr>
      <w:r w:rsidRPr="00B51436">
        <w:t>There are no constraints on where a document repository is hosted, the decision is based on many implementation considerations. For instance, a hospital may want to keep its 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p>
    <w:p w14:paraId="23225569" w14:textId="70F2F1A3" w:rsidR="00C625FC" w:rsidRPr="00B51436" w:rsidRDefault="00C625FC" w:rsidP="00C625FC">
      <w:pPr>
        <w:pStyle w:val="Heading5"/>
        <w:rPr>
          <w:noProof w:val="0"/>
        </w:rPr>
      </w:pPr>
      <w:bookmarkStart w:id="377" w:name="_Toc314042060"/>
      <w:bookmarkStart w:id="378" w:name="_Toc314820386"/>
      <w:bookmarkStart w:id="379" w:name="_Toc30498497"/>
      <w:bookmarkEnd w:id="377"/>
      <w:r w:rsidRPr="00B51436">
        <w:rPr>
          <w:noProof w:val="0"/>
        </w:rPr>
        <w:lastRenderedPageBreak/>
        <w:t>X.4.3.2.2 Document Discovery</w:t>
      </w:r>
      <w:bookmarkEnd w:id="378"/>
      <w:bookmarkEnd w:id="379"/>
    </w:p>
    <w:p w14:paraId="773368BE" w14:textId="7ED9DB89" w:rsidR="00C625FC" w:rsidRPr="00B51436" w:rsidRDefault="00C625FC" w:rsidP="00C625FC">
      <w:pPr>
        <w:pStyle w:val="BodyText"/>
      </w:pPr>
      <w:r w:rsidRPr="00B51436">
        <w:t xml:space="preserve">To complete our analogy, we must consider the library patron (Dr. </w:t>
      </w:r>
      <w:proofErr w:type="spellStart"/>
      <w:r w:rsidRPr="00B51436">
        <w:t>Suwati</w:t>
      </w:r>
      <w:proofErr w:type="spellEnd"/>
      <w:r w:rsidRPr="00B51436">
        <w:t xml:space="preserve"> in our case), whose goal is to find specific books. The patron interacts with the catalog; sometimes searching for specific books, other times browsing what is available. Once the locations of interesting books are discovered, the patron fetches them from the shelves. In our </w:t>
      </w:r>
      <w:r w:rsidR="00177EFB" w:rsidRPr="00B51436">
        <w:t>MHDS</w:t>
      </w:r>
      <w:r w:rsidRPr="00B51436">
        <w:t xml:space="preserve"> drama, the document consumer (our library patron) interacts with the Document Registry through the Document Responder to find medical records of interest. This process is known as the "Find Document Manifest”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p>
    <w:p w14:paraId="0A464BCB" w14:textId="5FBBB1E4" w:rsidR="00C625FC" w:rsidRPr="00B51436" w:rsidRDefault="00C625FC" w:rsidP="00C625FC">
      <w:pPr>
        <w:pStyle w:val="Heading5"/>
        <w:rPr>
          <w:noProof w:val="0"/>
        </w:rPr>
      </w:pPr>
      <w:bookmarkStart w:id="380" w:name="_Toc314820387"/>
      <w:bookmarkStart w:id="381" w:name="_Toc30498498"/>
      <w:r w:rsidRPr="00B51436">
        <w:rPr>
          <w:noProof w:val="0"/>
        </w:rPr>
        <w:t>X.4.3.2.3 Governance</w:t>
      </w:r>
      <w:bookmarkEnd w:id="380"/>
      <w:bookmarkEnd w:id="381"/>
    </w:p>
    <w:p w14:paraId="45D66D82" w14:textId="06C8152D" w:rsidR="00C625FC" w:rsidRPr="00B51436" w:rsidRDefault="00C625FC" w:rsidP="00C625FC">
      <w:pPr>
        <w:pStyle w:val="BodyText"/>
        <w:rPr>
          <w:rFonts w:cs="Arial"/>
        </w:rPr>
      </w:pPr>
      <w:r w:rsidRPr="00B51436">
        <w:t>As described in Section</w:t>
      </w:r>
      <w:r w:rsidR="00CD7F26">
        <w:t xml:space="preserve"> </w:t>
      </w:r>
      <w:r w:rsidRPr="00B51436">
        <w:t xml:space="preserve">X.4.2: </w:t>
      </w:r>
      <w:r w:rsidRPr="00B51436">
        <w:rPr>
          <w:i/>
        </w:rPr>
        <w:fldChar w:fldCharType="begin"/>
      </w:r>
      <w:r w:rsidRPr="00B51436">
        <w:rPr>
          <w:i/>
        </w:rPr>
        <w:instrText xml:space="preserve"> REF _Ref307920239 \h  \* MERGEFORMAT </w:instrText>
      </w:r>
      <w:r w:rsidRPr="00B51436">
        <w:rPr>
          <w:i/>
        </w:rPr>
      </w:r>
      <w:r w:rsidRPr="00B51436">
        <w:rPr>
          <w:i/>
        </w:rPr>
        <w:fldChar w:fldCharType="separate"/>
      </w:r>
      <w:r w:rsidRPr="00B51436">
        <w:rPr>
          <w:i/>
        </w:rPr>
        <w:t>Principles of IHE for Health Document Sharing</w:t>
      </w:r>
      <w:r w:rsidRPr="00B51436">
        <w:rPr>
          <w:i/>
        </w:rPr>
        <w:fldChar w:fldCharType="end"/>
      </w:r>
      <w:r w:rsidRPr="00B51436">
        <w:t xml:space="preserve"> section, the </w:t>
      </w:r>
      <w:r w:rsidR="00177EFB" w:rsidRPr="00B51436">
        <w:t>MHDS</w:t>
      </w:r>
      <w:r w:rsidRPr="00B51436">
        <w:t xml:space="preserve"> </w:t>
      </w:r>
      <w:r w:rsidR="00C10DDE">
        <w:t>Profile</w:t>
      </w:r>
      <w:r w:rsidRPr="00B51436">
        <w:t xml:space="preserve"> is </w:t>
      </w:r>
      <w:r w:rsidRPr="00B51436">
        <w:rPr>
          <w:rFonts w:cs="Arial"/>
        </w:rPr>
        <w:t>document content neutral; uses document metadata that are represented in a structured, standard format; and supports longevity of document storage.</w:t>
      </w:r>
    </w:p>
    <w:p w14:paraId="4E33E7FF" w14:textId="6CD70743" w:rsidR="00C625FC" w:rsidRPr="00B51436" w:rsidRDefault="00177EFB" w:rsidP="00C625FC">
      <w:pPr>
        <w:pStyle w:val="BodyText"/>
      </w:pPr>
      <w:r w:rsidRPr="00B51436">
        <w:t>MHDS</w:t>
      </w:r>
      <w:r w:rsidR="00C625FC" w:rsidRPr="00B51436">
        <w:t xml:space="preserve"> requires a governance structure as described in Section X.4.2.2 and defines the </w:t>
      </w:r>
      <w:r w:rsidRPr="00B51436">
        <w:t>MHDS</w:t>
      </w:r>
      <w:r w:rsidR="00C625FC" w:rsidRPr="00B51436">
        <w:t xml:space="preserve"> Community as the agent for that governance. An </w:t>
      </w:r>
      <w:r w:rsidRPr="00B51436">
        <w:t>MHDS</w:t>
      </w:r>
      <w:r w:rsidR="00C625FC" w:rsidRPr="00B51436">
        <w:t xml:space="preserve"> Community is a group of healthcare enterprises that have agreed to work together using a common set of policies and </w:t>
      </w:r>
      <w:r w:rsidRPr="00B51436">
        <w:t>MHDS</w:t>
      </w:r>
      <w:r w:rsidR="00C625FC" w:rsidRPr="00B51436">
        <w:t xml:space="preserve"> infrastructures for sharing patient clinical documents. Some examples are:</w:t>
      </w:r>
    </w:p>
    <w:p w14:paraId="3857FE53" w14:textId="77777777" w:rsidR="00C625FC" w:rsidRPr="00B51436" w:rsidRDefault="00C625FC" w:rsidP="00A15C2E">
      <w:pPr>
        <w:pStyle w:val="ListBullet2"/>
      </w:pPr>
      <w:r w:rsidRPr="00B51436">
        <w:t>Regional community of care</w:t>
      </w:r>
    </w:p>
    <w:p w14:paraId="22C48414" w14:textId="77777777" w:rsidR="00C625FC" w:rsidRPr="00B51436" w:rsidRDefault="00C625FC" w:rsidP="00A15C2E">
      <w:pPr>
        <w:pStyle w:val="ListBullet2"/>
      </w:pPr>
      <w:r w:rsidRPr="00B51436">
        <w:t>Nationwide EHR</w:t>
      </w:r>
    </w:p>
    <w:p w14:paraId="680BC982" w14:textId="77777777" w:rsidR="00C625FC" w:rsidRPr="00B51436" w:rsidRDefault="00C625FC" w:rsidP="00A15C2E">
      <w:pPr>
        <w:pStyle w:val="ListBullet2"/>
      </w:pPr>
      <w:r w:rsidRPr="00B51436">
        <w:t>Specialist (cardiology, oncology) or disease-oriented (diabetes) care networks</w:t>
      </w:r>
    </w:p>
    <w:p w14:paraId="273E5CB1" w14:textId="77777777" w:rsidR="00C625FC" w:rsidRPr="00B51436" w:rsidRDefault="00C625FC" w:rsidP="00A15C2E">
      <w:pPr>
        <w:pStyle w:val="ListBullet2"/>
      </w:pPr>
      <w:r w:rsidRPr="00B51436">
        <w:t>Government-sponsored or federation of enterprises</w:t>
      </w:r>
    </w:p>
    <w:p w14:paraId="1E76AB53" w14:textId="77777777" w:rsidR="00C625FC" w:rsidRPr="00B51436" w:rsidRDefault="00C625FC" w:rsidP="00A15C2E">
      <w:pPr>
        <w:pStyle w:val="ListBullet2"/>
      </w:pPr>
      <w:r w:rsidRPr="00B51436">
        <w:t>Insurance provider supported communities</w:t>
      </w:r>
    </w:p>
    <w:p w14:paraId="49974B65" w14:textId="0C145DE0" w:rsidR="00C625FC" w:rsidRPr="00B51436" w:rsidRDefault="00C625FC" w:rsidP="00C625FC">
      <w:pPr>
        <w:pStyle w:val="BodyText"/>
      </w:pPr>
      <w:r w:rsidRPr="00B51436">
        <w:t xml:space="preserve">The </w:t>
      </w:r>
      <w:r w:rsidR="00177EFB" w:rsidRPr="00B51436">
        <w:t>MHDS</w:t>
      </w:r>
      <w:r w:rsidRPr="00B51436">
        <w:t xml:space="preserve"> </w:t>
      </w:r>
      <w:r w:rsidR="00C10DDE">
        <w:t>Profile</w:t>
      </w:r>
      <w:r w:rsidRPr="00B51436">
        <w:t xml:space="preserve"> is patient centric thus requires that a </w:t>
      </w:r>
      <w:r w:rsidR="004F38C2" w:rsidRPr="00B51436">
        <w:t>p</w:t>
      </w:r>
      <w:r w:rsidRPr="00B51436">
        <w:t xml:space="preserve">atient </w:t>
      </w:r>
      <w:r w:rsidR="004F38C2" w:rsidRPr="00B51436">
        <w:t xml:space="preserve">identity is managed centrally as well. The PIMR </w:t>
      </w:r>
      <w:r w:rsidR="00C10DDE">
        <w:t>Profile</w:t>
      </w:r>
      <w:r w:rsidR="004F38C2" w:rsidRPr="00B51436">
        <w:t xml:space="preserve"> enables this patient identity m</w:t>
      </w:r>
      <w:r w:rsidRPr="00B51436">
        <w:t xml:space="preserve">anagement </w:t>
      </w:r>
      <w:r w:rsidR="004F38C2" w:rsidRPr="00B51436">
        <w:t>d</w:t>
      </w:r>
      <w:r w:rsidRPr="00B51436">
        <w:t xml:space="preserve">omain to use a single Patient Identification Domain called a </w:t>
      </w:r>
      <w:r w:rsidR="00177EFB" w:rsidRPr="00B51436">
        <w:t>PMIR</w:t>
      </w:r>
      <w:r w:rsidRPr="00B51436">
        <w:t xml:space="preserve"> Golden Domain Patient. This ensures that, for example, when submitting documents for Mary Gomez the same unique patient identifier is associated with each document for Mary Gomez, and thus a search can reliably find all of Mary’s documents by using this single unique identifier. </w:t>
      </w:r>
      <w:r w:rsidR="00177EFB" w:rsidRPr="00B51436">
        <w:t>MHDS</w:t>
      </w:r>
      <w:r w:rsidRPr="00B51436">
        <w:t xml:space="preserve"> species that PIXm or PDQm shall be used by document source and document consumer systems find the unique patient identifier assigned, see Section </w:t>
      </w:r>
      <w:r w:rsidRPr="00B51436">
        <w:fldChar w:fldCharType="begin"/>
      </w:r>
      <w:r w:rsidRPr="00B51436">
        <w:instrText xml:space="preserve"> REF _Ref307918280 \r \h </w:instrText>
      </w:r>
      <w:r w:rsidRPr="00B51436">
        <w:fldChar w:fldCharType="separate"/>
      </w:r>
      <w:r w:rsidRPr="00B51436">
        <w:t>4</w:t>
      </w:r>
      <w:r w:rsidRPr="00B51436">
        <w:fldChar w:fldCharType="end"/>
      </w:r>
      <w:r w:rsidRPr="00B51436">
        <w:t>.</w:t>
      </w:r>
    </w:p>
    <w:p w14:paraId="4C343D07" w14:textId="5F70CAE6" w:rsidR="00C625FC" w:rsidRPr="00B51436" w:rsidRDefault="00C625FC" w:rsidP="00C625FC">
      <w:pPr>
        <w:pStyle w:val="BodyText"/>
      </w:pPr>
      <w:r w:rsidRPr="00B51436">
        <w:t xml:space="preserve">Further detail regarding deployment of an </w:t>
      </w:r>
      <w:r w:rsidR="00177EFB" w:rsidRPr="00B51436">
        <w:t>MHDS</w:t>
      </w:r>
      <w:r w:rsidRPr="00B51436">
        <w:t xml:space="preserve"> Community may be found in the “Template for XDS Affinity Domain Deployment Planning” IHE ITI White Paper.</w:t>
      </w:r>
    </w:p>
    <w:p w14:paraId="6BDC2C0A" w14:textId="04621B7E" w:rsidR="00C625FC" w:rsidRPr="00B51436" w:rsidRDefault="00C625FC" w:rsidP="00C625FC">
      <w:pPr>
        <w:pStyle w:val="Heading5"/>
        <w:rPr>
          <w:noProof w:val="0"/>
        </w:rPr>
      </w:pPr>
      <w:bookmarkStart w:id="382" w:name="_Toc312076562"/>
      <w:bookmarkStart w:id="383" w:name="_Toc312076623"/>
      <w:bookmarkStart w:id="384" w:name="_Toc312076684"/>
      <w:bookmarkStart w:id="385" w:name="_Toc312076745"/>
      <w:bookmarkStart w:id="386" w:name="_Toc312076806"/>
      <w:bookmarkStart w:id="387" w:name="_Toc312076563"/>
      <w:bookmarkStart w:id="388" w:name="_Toc312076624"/>
      <w:bookmarkStart w:id="389" w:name="_Toc312076685"/>
      <w:bookmarkStart w:id="390" w:name="_Toc312076746"/>
      <w:bookmarkStart w:id="391" w:name="_Toc312076807"/>
      <w:bookmarkStart w:id="392" w:name="_Ref309318865"/>
      <w:bookmarkStart w:id="393" w:name="_Toc314820388"/>
      <w:bookmarkStart w:id="394" w:name="_Toc30498499"/>
      <w:bookmarkEnd w:id="382"/>
      <w:bookmarkEnd w:id="383"/>
      <w:bookmarkEnd w:id="384"/>
      <w:bookmarkEnd w:id="385"/>
      <w:bookmarkEnd w:id="386"/>
      <w:bookmarkEnd w:id="387"/>
      <w:bookmarkEnd w:id="388"/>
      <w:bookmarkEnd w:id="389"/>
      <w:bookmarkEnd w:id="390"/>
      <w:bookmarkEnd w:id="391"/>
      <w:r w:rsidRPr="00B51436">
        <w:rPr>
          <w:noProof w:val="0"/>
        </w:rPr>
        <w:lastRenderedPageBreak/>
        <w:t>X.4.3.2.4 Notifications</w:t>
      </w:r>
      <w:bookmarkEnd w:id="392"/>
      <w:bookmarkEnd w:id="393"/>
      <w:bookmarkEnd w:id="394"/>
    </w:p>
    <w:p w14:paraId="1F45695B" w14:textId="42C55E54" w:rsidR="00C625FC" w:rsidRPr="00B51436" w:rsidRDefault="00C625FC" w:rsidP="00C625FC">
      <w:pPr>
        <w:pStyle w:val="BodyText"/>
      </w:pPr>
      <w:r w:rsidRPr="00B51436">
        <w:t xml:space="preserve">The </w:t>
      </w:r>
      <w:r w:rsidR="00177EFB" w:rsidRPr="00B51436">
        <w:t>MHDS</w:t>
      </w:r>
      <w:r w:rsidRPr="00B51436">
        <w:t xml:space="preserve"> environment does not yet have a Notification mechanism like found in XDS in the DSUB </w:t>
      </w:r>
      <w:r w:rsidR="00C10DDE">
        <w:t>Profile</w:t>
      </w:r>
      <w:r w:rsidRPr="00B51436">
        <w:t>.</w:t>
      </w:r>
    </w:p>
    <w:p w14:paraId="44E77BD6" w14:textId="00E20BFD" w:rsidR="00C625FC" w:rsidRPr="00B51436" w:rsidRDefault="00C625FC" w:rsidP="00C625FC">
      <w:pPr>
        <w:pStyle w:val="Heading4"/>
        <w:rPr>
          <w:noProof w:val="0"/>
        </w:rPr>
      </w:pPr>
      <w:bookmarkStart w:id="395" w:name="_Ref313877904"/>
      <w:bookmarkStart w:id="396" w:name="_Toc314820389"/>
      <w:bookmarkStart w:id="397" w:name="_Toc30498500"/>
      <w:r w:rsidRPr="00B51436">
        <w:rPr>
          <w:noProof w:val="0"/>
        </w:rPr>
        <w:t>X.4.3.3 Federated Discovery and Retrieve</w:t>
      </w:r>
      <w:bookmarkEnd w:id="395"/>
      <w:bookmarkEnd w:id="396"/>
      <w:bookmarkEnd w:id="397"/>
    </w:p>
    <w:p w14:paraId="586C21DB" w14:textId="6C9874A3" w:rsidR="00C625FC" w:rsidRPr="00B51436" w:rsidRDefault="00177EFB" w:rsidP="00C625FC">
      <w:pPr>
        <w:pStyle w:val="BodyText"/>
      </w:pPr>
      <w:r w:rsidRPr="00B51436">
        <w:t>MHDS</w:t>
      </w:r>
      <w:r w:rsidR="00C625FC" w:rsidRPr="00B51436">
        <w:t xml:space="preserve"> has not yet addressed multiple communities federating. Where federation is critical the use of XDS and XCA are recommended.</w:t>
      </w:r>
    </w:p>
    <w:p w14:paraId="475BA76C" w14:textId="4460F8E6" w:rsidR="00C625FC" w:rsidRPr="00B51436" w:rsidRDefault="00D6438D" w:rsidP="00D6438D">
      <w:pPr>
        <w:pStyle w:val="Heading3"/>
        <w:numPr>
          <w:ilvl w:val="0"/>
          <w:numId w:val="0"/>
        </w:numPr>
        <w:rPr>
          <w:noProof w:val="0"/>
        </w:rPr>
      </w:pPr>
      <w:bookmarkStart w:id="398" w:name="_Ref307918280"/>
      <w:bookmarkStart w:id="399" w:name="_Ref307921240"/>
      <w:bookmarkStart w:id="400" w:name="_Toc314820390"/>
      <w:bookmarkStart w:id="401" w:name="_Toc30498501"/>
      <w:r w:rsidRPr="00B51436">
        <w:rPr>
          <w:noProof w:val="0"/>
        </w:rPr>
        <w:t xml:space="preserve">X.4.4 </w:t>
      </w:r>
      <w:r w:rsidR="00C625FC" w:rsidRPr="00B51436">
        <w:rPr>
          <w:noProof w:val="0"/>
        </w:rPr>
        <w:t>Patient identity management</w:t>
      </w:r>
      <w:bookmarkEnd w:id="398"/>
      <w:bookmarkEnd w:id="399"/>
      <w:bookmarkEnd w:id="400"/>
      <w:bookmarkEnd w:id="401"/>
    </w:p>
    <w:p w14:paraId="2232C469" w14:textId="2812C162" w:rsidR="00C625FC" w:rsidRPr="00B51436" w:rsidRDefault="00C625FC" w:rsidP="00C625FC">
      <w:pPr>
        <w:pStyle w:val="BodyText"/>
      </w:pPr>
      <w:r w:rsidRPr="00B51436">
        <w:t xml:space="preserve">The Document Sharing defined in this </w:t>
      </w:r>
      <w:r w:rsidR="00D6438D" w:rsidRPr="00B51436">
        <w:t>profile</w:t>
      </w:r>
      <w:r w:rsidRPr="00B51436">
        <w:t xml:space="preserv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p>
    <w:p w14:paraId="10A5B262" w14:textId="77777777" w:rsidR="00C625FC" w:rsidRPr="00B51436" w:rsidRDefault="00C625FC" w:rsidP="00C625FC">
      <w:pPr>
        <w:pStyle w:val="BodyText"/>
      </w:pPr>
      <w:r w:rsidRPr="00B51436">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p>
    <w:p w14:paraId="3FB922F5" w14:textId="0700FA21" w:rsidR="00C625FC" w:rsidRPr="00B51436" w:rsidRDefault="00C625FC" w:rsidP="00C625FC">
      <w:pPr>
        <w:pStyle w:val="BodyText"/>
      </w:pPr>
      <w:proofErr w:type="gramStart"/>
      <w:r w:rsidRPr="00B51436">
        <w:t>Thus</w:t>
      </w:r>
      <w:proofErr w:type="gramEnd"/>
      <w:r w:rsidRPr="00B51436">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nations have enabled the use of a unique patient identifier that is widely </w:t>
      </w:r>
      <w:r w:rsidR="00D6438D" w:rsidRPr="00B51436">
        <w:t>available,</w:t>
      </w:r>
      <w:r w:rsidRPr="00B51436">
        <w:t xml:space="preserve"> but many places still need profiles which aid in patient identifier discovery.</w:t>
      </w:r>
    </w:p>
    <w:p w14:paraId="3C7EE42D" w14:textId="77777777" w:rsidR="00C625FC" w:rsidRPr="00B51436" w:rsidRDefault="00C625FC" w:rsidP="00C625FC">
      <w:pPr>
        <w:pStyle w:val="BodyText"/>
      </w:pPr>
      <w:r w:rsidRPr="00B51436">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p>
    <w:p w14:paraId="6B045DA6" w14:textId="768D70D4" w:rsidR="00C625FC" w:rsidRPr="00B51436" w:rsidRDefault="00C625FC" w:rsidP="00C625FC">
      <w:pPr>
        <w:pStyle w:val="BodyText"/>
      </w:pPr>
      <w:r w:rsidRPr="00B51436">
        <w:t xml:space="preserve">The Patient </w:t>
      </w:r>
      <w:r w:rsidR="00D6438D" w:rsidRPr="00B51436">
        <w:t>Resource Identity Management (</w:t>
      </w:r>
      <w:r w:rsidR="00177EFB" w:rsidRPr="00B51436">
        <w:t>PMIR</w:t>
      </w:r>
      <w:r w:rsidRPr="00B51436">
        <w:t xml:space="preserve">) </w:t>
      </w:r>
      <w:r w:rsidR="00C10DDE">
        <w:t>Profile</w:t>
      </w:r>
      <w:r w:rsidRPr="00B51436">
        <w:t xml:space="preserve"> supports the linking of patient identifiers from multiple patient identifier domains. </w:t>
      </w:r>
      <w:r w:rsidR="00D6438D" w:rsidRPr="00B51436">
        <w:t xml:space="preserve">The Patient Identity Cross-Reference for Mobile (PIXm) </w:t>
      </w:r>
      <w:r w:rsidR="00C10DDE">
        <w:t>Profile</w:t>
      </w:r>
      <w:r w:rsidR="00D6438D" w:rsidRPr="00B51436">
        <w:t xml:space="preserve"> supports a query given one identifier known to the client to request cross-referenced identifiers known to the Patient Identity Manager. </w:t>
      </w:r>
      <w:r w:rsidRPr="00B51436">
        <w:t xml:space="preserve">The Patient Demographics Query </w:t>
      </w:r>
      <w:r w:rsidR="00D6438D" w:rsidRPr="00B51436">
        <w:t xml:space="preserve">for Mobile </w:t>
      </w:r>
      <w:r w:rsidRPr="00B51436">
        <w:t>(PDQ</w:t>
      </w:r>
      <w:r w:rsidR="00D6438D" w:rsidRPr="00B51436">
        <w:t>m</w:t>
      </w:r>
      <w:r w:rsidRPr="00B51436">
        <w:t xml:space="preserve">) </w:t>
      </w:r>
      <w:r w:rsidR="00C10DDE">
        <w:t>Profile</w:t>
      </w:r>
      <w:r w:rsidRPr="00B51436">
        <w:t xml:space="preserve"> supports the ability to query by a set of demographics and get in response a complete set of demographics, usually including patient identifiers in domains of interest. </w:t>
      </w:r>
    </w:p>
    <w:p w14:paraId="36A0AFC6" w14:textId="0A56E824" w:rsidR="00C625FC" w:rsidRPr="00B51436" w:rsidRDefault="00D6438D" w:rsidP="00D6438D">
      <w:pPr>
        <w:pStyle w:val="Heading4"/>
        <w:rPr>
          <w:noProof w:val="0"/>
        </w:rPr>
      </w:pPr>
      <w:bookmarkStart w:id="402" w:name="_Toc312076567"/>
      <w:bookmarkStart w:id="403" w:name="_Toc312076628"/>
      <w:bookmarkStart w:id="404" w:name="_Toc312076689"/>
      <w:bookmarkStart w:id="405" w:name="_Toc312076750"/>
      <w:bookmarkStart w:id="406" w:name="_Toc312076811"/>
      <w:bookmarkStart w:id="407" w:name="_Ref308162835"/>
      <w:bookmarkStart w:id="408" w:name="_Toc314820391"/>
      <w:bookmarkStart w:id="409" w:name="_Toc30498502"/>
      <w:bookmarkEnd w:id="402"/>
      <w:bookmarkEnd w:id="403"/>
      <w:bookmarkEnd w:id="404"/>
      <w:bookmarkEnd w:id="405"/>
      <w:bookmarkEnd w:id="406"/>
      <w:r w:rsidRPr="00B51436">
        <w:rPr>
          <w:noProof w:val="0"/>
        </w:rPr>
        <w:lastRenderedPageBreak/>
        <w:t xml:space="preserve">X.4.4.1 </w:t>
      </w:r>
      <w:r w:rsidR="00C625FC" w:rsidRPr="00B51436">
        <w:rPr>
          <w:noProof w:val="0"/>
        </w:rPr>
        <w:t xml:space="preserve">Patient Identity Cross-Reference </w:t>
      </w:r>
      <w:r w:rsidR="005F44AF" w:rsidRPr="00B51436">
        <w:rPr>
          <w:noProof w:val="0"/>
        </w:rPr>
        <w:t xml:space="preserve">for Mobile </w:t>
      </w:r>
      <w:r w:rsidR="00C625FC" w:rsidRPr="00B51436">
        <w:rPr>
          <w:noProof w:val="0"/>
        </w:rPr>
        <w:t>(PIX</w:t>
      </w:r>
      <w:bookmarkEnd w:id="407"/>
      <w:r w:rsidR="005F44AF" w:rsidRPr="00B51436">
        <w:rPr>
          <w:noProof w:val="0"/>
        </w:rPr>
        <w:t>m</w:t>
      </w:r>
      <w:r w:rsidR="00C625FC" w:rsidRPr="00B51436">
        <w:rPr>
          <w:noProof w:val="0"/>
        </w:rPr>
        <w:t>)</w:t>
      </w:r>
      <w:bookmarkEnd w:id="408"/>
      <w:bookmarkEnd w:id="409"/>
    </w:p>
    <w:p w14:paraId="4D841133" w14:textId="07470638" w:rsidR="00C625FC" w:rsidRPr="00B51436" w:rsidRDefault="00C625FC" w:rsidP="00C625FC">
      <w:pPr>
        <w:pStyle w:val="BodyText"/>
      </w:pPr>
      <w:r w:rsidRPr="00B51436">
        <w:t xml:space="preserve">Most health information systems assign to each patient an identifier (usually a string of letters and/or numbers) that is unique to the patient within only that information system. Thus, Gary Collins may be identified as 3562A at the office of his </w:t>
      </w:r>
      <w:r w:rsidR="00AA6729" w:rsidRPr="00B51436">
        <w:t>prim</w:t>
      </w:r>
      <w:r w:rsidRPr="00B51436">
        <w:t xml:space="preserve">ary Care Physician (PCP) and 0320 at his specialist's clinic. </w:t>
      </w:r>
    </w:p>
    <w:p w14:paraId="5E94BC4C" w14:textId="77777777" w:rsidR="00C625FC" w:rsidRPr="00B51436" w:rsidRDefault="00C625FC" w:rsidP="00C625FC">
      <w:pPr>
        <w:pStyle w:val="BodyText"/>
      </w:pPr>
      <w:r w:rsidRPr="00B51436">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p>
    <w:p w14:paraId="0B08A999" w14:textId="1B0883A4" w:rsidR="00C625FC" w:rsidRPr="00B51436" w:rsidRDefault="00C625FC" w:rsidP="00C625FC">
      <w:pPr>
        <w:pStyle w:val="BodyText"/>
        <w:rPr>
          <w:rFonts w:cs="Arial"/>
          <w:bdr w:val="single" w:sz="6" w:space="0" w:color="8DB3E2"/>
        </w:rPr>
      </w:pPr>
      <w:r w:rsidRPr="00B51436">
        <w:rPr>
          <w:rFonts w:cs="Arial"/>
          <w:noProof/>
          <w:bdr w:val="single" w:sz="6" w:space="0" w:color="8DB3E2"/>
        </w:rPr>
        <w:drawing>
          <wp:inline distT="0" distB="0" distL="0" distR="0" wp14:anchorId="50C784B1" wp14:editId="1638C5CA">
            <wp:extent cx="5476875" cy="313372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p>
    <w:p w14:paraId="665EFAF7" w14:textId="090CC458" w:rsidR="00C625FC" w:rsidRPr="00B51436" w:rsidRDefault="00C625FC" w:rsidP="00C625FC">
      <w:pPr>
        <w:pStyle w:val="FigureTitle"/>
      </w:pPr>
      <w:r w:rsidRPr="00B51436">
        <w:t xml:space="preserve">Figure </w:t>
      </w:r>
      <w:r w:rsidR="00D6438D" w:rsidRPr="00B51436">
        <w:t>X.4.4.1</w:t>
      </w:r>
      <w:r w:rsidRPr="00B51436">
        <w:t>-1: Patient identifier cross-referencing</w:t>
      </w:r>
    </w:p>
    <w:p w14:paraId="64CED242" w14:textId="2FAA35BA" w:rsidR="00C625FC" w:rsidRPr="00B51436" w:rsidRDefault="00C625FC" w:rsidP="00C625FC">
      <w:pPr>
        <w:pStyle w:val="BodyText"/>
      </w:pPr>
      <w:r w:rsidRPr="00B51436">
        <w:t xml:space="preserve">The </w:t>
      </w:r>
      <w:r w:rsidR="00177EFB" w:rsidRPr="00B51436">
        <w:t>PMIR</w:t>
      </w:r>
      <w:r w:rsidRPr="00B51436">
        <w:t xml:space="preserve"> </w:t>
      </w:r>
      <w:r w:rsidR="00C10DDE">
        <w:t>Profile</w:t>
      </w:r>
      <w:r w:rsidRPr="00B51436">
        <w:t xml:space="preserve"> is IHE's answer to the difficulty of managing an individual patient's multiple Identifiers. A </w:t>
      </w:r>
      <w:r w:rsidR="00177EFB" w:rsidRPr="00B51436">
        <w:t>PMIR</w:t>
      </w:r>
      <w:r w:rsidR="00D6438D" w:rsidRPr="00B51436">
        <w:t xml:space="preserve"> Patient Identity</w:t>
      </w:r>
      <w:r w:rsidRPr="00B51436">
        <w:t xml:space="preserve"> Manager system receives feeds from multiple patient identity domains, such as the PCP and specialist offices, and uses the demographics in those feeds to create a cross-referencing table which associates identities with matching demographics and does not associate identities found not to match. It should be noted that the </w:t>
      </w:r>
      <w:r w:rsidR="00177EFB" w:rsidRPr="00B51436">
        <w:t>PMIR</w:t>
      </w:r>
      <w:r w:rsidRPr="00B51436">
        <w:t xml:space="preserve"> </w:t>
      </w:r>
      <w:r w:rsidR="00C10DDE">
        <w:t>Profile</w:t>
      </w:r>
      <w:r w:rsidRPr="00B51436">
        <w:t xml:space="preserve"> does not specify how patient matching occurs. Each </w:t>
      </w:r>
      <w:r w:rsidR="00D6438D" w:rsidRPr="00B51436">
        <w:t>region</w:t>
      </w:r>
      <w:r w:rsidRPr="00B51436">
        <w:t xml:space="preserve"> is welcome to use their own matching algorithms to determine which IDs should be cross-referenced. The IHE profile focuses only on </w:t>
      </w:r>
      <w:r w:rsidRPr="00B51436">
        <w:lastRenderedPageBreak/>
        <w:t xml:space="preserve">the interfacing characteristics that would be consistent regardless of how the </w:t>
      </w:r>
      <w:r w:rsidR="00177EFB" w:rsidRPr="00B51436">
        <w:t>PMIR</w:t>
      </w:r>
      <w:r w:rsidR="00D6438D" w:rsidRPr="00B51436">
        <w:t xml:space="preserve"> Patient Identity</w:t>
      </w:r>
      <w:r w:rsidRPr="00B51436">
        <w:t xml:space="preserve"> Manager matches the identifiers. </w:t>
      </w:r>
    </w:p>
    <w:p w14:paraId="6D6529D5" w14:textId="2FDBDE76" w:rsidR="00C625FC" w:rsidRPr="00B51436" w:rsidRDefault="00C625FC" w:rsidP="00C625FC">
      <w:pPr>
        <w:pStyle w:val="BodyText"/>
      </w:pPr>
      <w:r w:rsidRPr="00B51436">
        <w:t xml:space="preserve">A consumer system may query the </w:t>
      </w:r>
      <w:r w:rsidR="00177EFB" w:rsidRPr="00B51436">
        <w:t>PMIR</w:t>
      </w:r>
      <w:r w:rsidR="00D6438D" w:rsidRPr="00B51436">
        <w:t xml:space="preserve"> Patient Identity</w:t>
      </w:r>
      <w:r w:rsidRPr="00B51436">
        <w:t xml:space="preserve"> Manager to receive a list of identifiers which are cross-referenced with the identifier specified in the query</w:t>
      </w:r>
      <w:r w:rsidR="00D6438D" w:rsidRPr="00B51436">
        <w:t xml:space="preserve"> sing the PIXm </w:t>
      </w:r>
      <w:r w:rsidR="00C10DDE">
        <w:t>Profile</w:t>
      </w:r>
      <w:r w:rsidRPr="00B51436">
        <w:t xml:space="preserve">. In this way the PCP office can discover the identifier used by the specialist’s system and thus can communicate with that system using a known patient identifier. </w:t>
      </w:r>
    </w:p>
    <w:p w14:paraId="5D02B3E2" w14:textId="062A651A" w:rsidR="00C625FC" w:rsidRPr="00B51436" w:rsidRDefault="00C625FC" w:rsidP="00C625FC">
      <w:pPr>
        <w:pStyle w:val="BodyText"/>
      </w:pPr>
      <w:r w:rsidRPr="00B51436">
        <w:t xml:space="preserve">A </w:t>
      </w:r>
      <w:r w:rsidR="00AA6729" w:rsidRPr="00B51436">
        <w:t>prim</w:t>
      </w:r>
      <w:r w:rsidRPr="00B51436">
        <w:t>ary use of the PIX</w:t>
      </w:r>
      <w:r w:rsidR="00D6438D" w:rsidRPr="00B51436">
        <w:t>m</w:t>
      </w:r>
      <w:r w:rsidRPr="00B51436">
        <w:t xml:space="preserve"> </w:t>
      </w:r>
      <w:r w:rsidR="00C10DDE">
        <w:t>Profile</w:t>
      </w:r>
      <w:r w:rsidRPr="00B51436">
        <w:t xml:space="preserve"> is to enable document consumers and document sources using the </w:t>
      </w:r>
      <w:r w:rsidR="00177EFB" w:rsidRPr="00B51436">
        <w:t>MHDS</w:t>
      </w:r>
      <w:r w:rsidRPr="00B51436">
        <w:t xml:space="preserve"> </w:t>
      </w:r>
      <w:r w:rsidR="00C10DDE">
        <w:t>Profile</w:t>
      </w:r>
      <w:r w:rsidRPr="00B51436">
        <w:t xml:space="preserve"> to find the patient’s identifier in that </w:t>
      </w:r>
      <w:r w:rsidR="00D6438D" w:rsidRPr="00B51436">
        <w:t>Community</w:t>
      </w:r>
      <w:r w:rsidRPr="00B51436">
        <w:t xml:space="preserve"> Patient Identifier Domain. See Section</w:t>
      </w:r>
      <w:r w:rsidR="00D6438D" w:rsidRPr="00B51436">
        <w:t xml:space="preserve"> X.4.3.2</w:t>
      </w:r>
      <w:r w:rsidRPr="00B51436">
        <w:t xml:space="preserve">. </w:t>
      </w:r>
    </w:p>
    <w:p w14:paraId="4BBBC755" w14:textId="0D1F2E2E" w:rsidR="00C625FC" w:rsidRPr="00B51436" w:rsidRDefault="00D6438D" w:rsidP="00D6438D">
      <w:pPr>
        <w:pStyle w:val="Heading4"/>
        <w:rPr>
          <w:noProof w:val="0"/>
        </w:rPr>
      </w:pPr>
      <w:bookmarkStart w:id="410" w:name="_Toc312076570"/>
      <w:bookmarkStart w:id="411" w:name="_Toc312076631"/>
      <w:bookmarkStart w:id="412" w:name="_Toc312076692"/>
      <w:bookmarkStart w:id="413" w:name="_Toc312076753"/>
      <w:bookmarkStart w:id="414" w:name="_Toc312076814"/>
      <w:bookmarkStart w:id="415" w:name="_Toc312076571"/>
      <w:bookmarkStart w:id="416" w:name="_Toc312076632"/>
      <w:bookmarkStart w:id="417" w:name="_Toc312076693"/>
      <w:bookmarkStart w:id="418" w:name="_Toc312076754"/>
      <w:bookmarkStart w:id="419" w:name="_Toc312076815"/>
      <w:bookmarkStart w:id="420" w:name="_Toc312076573"/>
      <w:bookmarkStart w:id="421" w:name="_Toc312076634"/>
      <w:bookmarkStart w:id="422" w:name="_Toc312076695"/>
      <w:bookmarkStart w:id="423" w:name="_Toc312076756"/>
      <w:bookmarkStart w:id="424" w:name="_Toc312076817"/>
      <w:bookmarkStart w:id="425" w:name="_Toc314820392"/>
      <w:bookmarkStart w:id="426" w:name="_Toc30498503"/>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r w:rsidRPr="00B51436">
        <w:rPr>
          <w:noProof w:val="0"/>
        </w:rPr>
        <w:t xml:space="preserve">X.4.4.2 </w:t>
      </w:r>
      <w:r w:rsidR="00C625FC" w:rsidRPr="00B51436">
        <w:rPr>
          <w:noProof w:val="0"/>
        </w:rPr>
        <w:t>Patient Demographics Query</w:t>
      </w:r>
      <w:r w:rsidRPr="00B51436">
        <w:rPr>
          <w:noProof w:val="0"/>
        </w:rPr>
        <w:t xml:space="preserve"> for Mobile</w:t>
      </w:r>
      <w:r w:rsidR="00C625FC" w:rsidRPr="00B51436">
        <w:rPr>
          <w:noProof w:val="0"/>
        </w:rPr>
        <w:t xml:space="preserve"> (PDQ</w:t>
      </w:r>
      <w:r w:rsidRPr="00B51436">
        <w:rPr>
          <w:noProof w:val="0"/>
        </w:rPr>
        <w:t>m</w:t>
      </w:r>
      <w:r w:rsidR="00C625FC" w:rsidRPr="00B51436">
        <w:rPr>
          <w:noProof w:val="0"/>
        </w:rPr>
        <w:t>)</w:t>
      </w:r>
      <w:bookmarkEnd w:id="425"/>
      <w:bookmarkEnd w:id="426"/>
    </w:p>
    <w:p w14:paraId="7DDAE6BC" w14:textId="23754C05" w:rsidR="00C625FC" w:rsidRPr="00B51436" w:rsidRDefault="00C625FC" w:rsidP="00C625FC">
      <w:pPr>
        <w:pStyle w:val="BodyText"/>
      </w:pPr>
      <w:r w:rsidRPr="00B51436">
        <w:t xml:space="preserve">Demographics (information describing the patient in general) are used to help identify the patient. With information on dates of birth and sex, information about Leslie </w:t>
      </w:r>
      <w:proofErr w:type="spellStart"/>
      <w:r w:rsidRPr="00B51436">
        <w:t>Ramsi</w:t>
      </w:r>
      <w:proofErr w:type="spellEnd"/>
      <w:r w:rsidRPr="00B51436">
        <w:t xml:space="preserve">, a male born on May-2-1968, can be distinguished from that of Leslie </w:t>
      </w:r>
      <w:proofErr w:type="spellStart"/>
      <w:r w:rsidRPr="00B51436">
        <w:t>Ramsi</w:t>
      </w:r>
      <w:proofErr w:type="spellEnd"/>
      <w:r w:rsidRPr="00B51436">
        <w:t>, a female born on July-23-1987. To help information systems improve their management of patient demographic information, IHE defines a profile called patient demographics query (PDQ</w:t>
      </w:r>
      <w:r w:rsidR="00D6438D" w:rsidRPr="00B51436">
        <w:t>m</w:t>
      </w:r>
      <w:r w:rsidRPr="00B51436">
        <w:t>). The premise of this profile is that some information systems will have more comprehensive and more accurate demographic information about a patient than other systems. The following paragraph describes a typical use of the PDQ</w:t>
      </w:r>
      <w:r w:rsidR="00D6438D" w:rsidRPr="00B51436">
        <w:t>m</w:t>
      </w:r>
      <w:r w:rsidRPr="00B51436">
        <w:t xml:space="preserve"> </w:t>
      </w:r>
      <w:r w:rsidR="00C10DDE">
        <w:t>Profile</w:t>
      </w:r>
      <w:r w:rsidRPr="00B51436">
        <w:t xml:space="preserve">. </w:t>
      </w:r>
    </w:p>
    <w:p w14:paraId="51D2B8DA" w14:textId="1746681D" w:rsidR="00C625FC" w:rsidRPr="00B51436" w:rsidRDefault="00C625FC" w:rsidP="00C625FC">
      <w:pPr>
        <w:pStyle w:val="BodyText"/>
      </w:pPr>
      <w:r w:rsidRPr="00B51436">
        <w:t>A typical use of PDQ</w:t>
      </w:r>
      <w:r w:rsidR="00D6438D" w:rsidRPr="00B51436">
        <w:t>m</w:t>
      </w:r>
      <w:r w:rsidRPr="00B51436">
        <w:t xml:space="preserve"> is to discover the patient's </w:t>
      </w:r>
      <w:r w:rsidR="00D6438D" w:rsidRPr="00B51436">
        <w:t>Community</w:t>
      </w:r>
      <w:r w:rsidRPr="00B51436">
        <w:t xml:space="preserve"> Domain Patient ID. Imagine that Justin McCarthy heads to the local public health department for a vaccination. The public health department's clinical system does not assign local patient identifiers and thus cannot use the PIX</w:t>
      </w:r>
      <w:r w:rsidR="00D6438D" w:rsidRPr="00B51436">
        <w:t>m</w:t>
      </w:r>
      <w:r w:rsidRPr="00B51436">
        <w:t xml:space="preserve"> </w:t>
      </w:r>
      <w:r w:rsidR="00C10DDE">
        <w:t>Profile</w:t>
      </w:r>
      <w:r w:rsidRPr="00B51436">
        <w:t xml:space="preserve"> to discover Justin's </w:t>
      </w:r>
      <w:r w:rsidR="00D6438D" w:rsidRPr="00B51436">
        <w:t>Community</w:t>
      </w:r>
      <w:r w:rsidRPr="00B51436">
        <w:t xml:space="preserve"> Domain Patient ID (a required element for the </w:t>
      </w:r>
      <w:r w:rsidR="00D6438D" w:rsidRPr="00B51436">
        <w:t>MHD</w:t>
      </w:r>
      <w:r w:rsidRPr="00B51436">
        <w:t xml:space="preserve"> transactions described above). The public health department can use PDQ</w:t>
      </w:r>
      <w:r w:rsidR="00D6438D" w:rsidRPr="00B51436">
        <w:t>m</w:t>
      </w:r>
      <w:r w:rsidRPr="00B51436">
        <w:t xml:space="preserve"> to find matches for Justin and will receive Justin's </w:t>
      </w:r>
      <w:r w:rsidR="00D6438D" w:rsidRPr="00B51436">
        <w:t xml:space="preserve">Community </w:t>
      </w:r>
      <w:r w:rsidRPr="00B51436">
        <w:t xml:space="preserve">Domain Patient ID as part of the demographics returned. With the knowledge of Justin's </w:t>
      </w:r>
      <w:r w:rsidR="00D6438D" w:rsidRPr="00B51436">
        <w:t xml:space="preserve">Community </w:t>
      </w:r>
      <w:r w:rsidRPr="00B51436">
        <w:t xml:space="preserve">Domain Patient ID, the public health department can now publish his vaccination record to the community via the </w:t>
      </w:r>
      <w:r w:rsidR="00177EFB" w:rsidRPr="00B51436">
        <w:t>MHDS</w:t>
      </w:r>
      <w:r w:rsidR="00D6438D" w:rsidRPr="00B51436">
        <w:t xml:space="preserve"> </w:t>
      </w:r>
      <w:r w:rsidR="00C10DDE">
        <w:t>Profile</w:t>
      </w:r>
      <w:r w:rsidRPr="00B51436">
        <w:t>.</w:t>
      </w:r>
    </w:p>
    <w:p w14:paraId="7A12BDFE" w14:textId="647F607D" w:rsidR="00C625FC" w:rsidRPr="00B51436" w:rsidRDefault="00D6438D" w:rsidP="00D6438D">
      <w:pPr>
        <w:pStyle w:val="Heading3"/>
        <w:numPr>
          <w:ilvl w:val="0"/>
          <w:numId w:val="0"/>
        </w:numPr>
        <w:rPr>
          <w:noProof w:val="0"/>
        </w:rPr>
      </w:pPr>
      <w:bookmarkStart w:id="427" w:name="_Toc312076576"/>
      <w:bookmarkStart w:id="428" w:name="_Toc312076637"/>
      <w:bookmarkStart w:id="429" w:name="_Toc312076698"/>
      <w:bookmarkStart w:id="430" w:name="_Toc312076759"/>
      <w:bookmarkStart w:id="431" w:name="_Toc312076820"/>
      <w:bookmarkStart w:id="432" w:name="_Ref307921221"/>
      <w:bookmarkStart w:id="433" w:name="_Toc314820394"/>
      <w:bookmarkStart w:id="434" w:name="_Toc30498504"/>
      <w:bookmarkEnd w:id="427"/>
      <w:bookmarkEnd w:id="428"/>
      <w:bookmarkEnd w:id="429"/>
      <w:bookmarkEnd w:id="430"/>
      <w:bookmarkEnd w:id="431"/>
      <w:r w:rsidRPr="00B51436">
        <w:rPr>
          <w:noProof w:val="0"/>
        </w:rPr>
        <w:t xml:space="preserve">X.4.5 </w:t>
      </w:r>
      <w:r w:rsidR="00C625FC" w:rsidRPr="00B51436">
        <w:rPr>
          <w:noProof w:val="0"/>
        </w:rPr>
        <w:t>Common Provider Directory</w:t>
      </w:r>
      <w:bookmarkEnd w:id="432"/>
      <w:bookmarkEnd w:id="433"/>
      <w:bookmarkEnd w:id="434"/>
    </w:p>
    <w:p w14:paraId="3C0FB1AF" w14:textId="50EB2AB3" w:rsidR="00C625FC" w:rsidRPr="00B51436" w:rsidRDefault="00C625FC" w:rsidP="00C625FC">
      <w:pPr>
        <w:pStyle w:val="BodyText"/>
      </w:pPr>
      <w:r w:rsidRPr="00B51436">
        <w:t xml:space="preserve">As with patient identity management, the management of data related to healthcare providers (both individual providers and provider organizations) is a fundamental challenge for communities. IHE has defined the </w:t>
      </w:r>
      <w:r w:rsidR="00D6438D" w:rsidRPr="00B51436">
        <w:t>Mobile Care Services Discovery (mCSD</w:t>
      </w:r>
      <w:r w:rsidRPr="00B51436">
        <w:t xml:space="preserve">) </w:t>
      </w:r>
      <w:r w:rsidR="00C10DDE">
        <w:t>Profile</w:t>
      </w:r>
      <w:r w:rsidRPr="00B51436">
        <w:t xml:space="preserve"> to addresses this challenge. There are two principal benefits of using the </w:t>
      </w:r>
      <w:r w:rsidR="00D6438D" w:rsidRPr="00B51436">
        <w:t>mCSD</w:t>
      </w:r>
      <w:r w:rsidRPr="00B51436">
        <w:t xml:space="preserve"> </w:t>
      </w:r>
      <w:r w:rsidR="00C10DDE">
        <w:t>Profile</w:t>
      </w:r>
      <w:r w:rsidRPr="00B51436">
        <w:t xml:space="preserve">. First, </w:t>
      </w:r>
      <w:r w:rsidR="00D6438D" w:rsidRPr="00B51436">
        <w:t>mCSD</w:t>
      </w:r>
      <w:r w:rsidRPr="00B51436">
        <w:t xml:space="preserve"> provides a means to disambiguate the identity of providers (i.e., allow one to distinguish between the </w:t>
      </w:r>
      <w:proofErr w:type="gramStart"/>
      <w:r w:rsidRPr="00B51436">
        <w:t>58 year-old</w:t>
      </w:r>
      <w:proofErr w:type="gramEnd"/>
      <w:r w:rsidRPr="00B51436">
        <w:t xml:space="preserve"> male pediatric nurse named Lindsay Smith and the 32 year-old female orthopedic surgeon Lindsay Smith). Second, </w:t>
      </w:r>
      <w:r w:rsidR="00D6438D" w:rsidRPr="00B51436">
        <w:t xml:space="preserve">mCSD </w:t>
      </w:r>
      <w:r w:rsidRPr="00B51436">
        <w:t xml:space="preserve">offers a method to discover a provider's contact information (e.g., phone numbers, street address, etc., as well as an electronic endpoint and digital certificate that may be used for trusted communication). </w:t>
      </w:r>
    </w:p>
    <w:p w14:paraId="41205C84" w14:textId="68D205DF" w:rsidR="00C625FC" w:rsidRPr="00B51436" w:rsidRDefault="00C625FC" w:rsidP="00C625FC">
      <w:pPr>
        <w:pStyle w:val="BodyText"/>
      </w:pPr>
      <w:r w:rsidRPr="00B51436">
        <w:lastRenderedPageBreak/>
        <w:t xml:space="preserve">The referral process (one provider referring a patient to the care of another provider) is one of the most common uses of the </w:t>
      </w:r>
      <w:r w:rsidR="00D6438D" w:rsidRPr="00B51436">
        <w:t xml:space="preserve">mCSD </w:t>
      </w:r>
      <w:r w:rsidR="00C10DDE">
        <w:t>Profile</w:t>
      </w:r>
      <w:r w:rsidRPr="00B51436">
        <w:t xml:space="preserv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w:t>
      </w:r>
      <w:r w:rsidR="00D6438D" w:rsidRPr="00B51436">
        <w:t>Document Registry</w:t>
      </w:r>
      <w:r w:rsidRPr="00B51436">
        <w:t xml:space="preserve"> endpoint) so that he may forward some of Mr. Reed's medical records to the hospital in advance of his visit. </w:t>
      </w:r>
    </w:p>
    <w:p w14:paraId="118A1AE8" w14:textId="5C381B9E" w:rsidR="00C625FC" w:rsidRPr="00B51436" w:rsidRDefault="00C625FC" w:rsidP="00C625FC">
      <w:pPr>
        <w:pStyle w:val="BodyText"/>
      </w:pPr>
      <w:r w:rsidRPr="00B51436">
        <w:t xml:space="preserve">The </w:t>
      </w:r>
      <w:r w:rsidR="00D6438D" w:rsidRPr="00B51436">
        <w:t xml:space="preserve">mCSD </w:t>
      </w:r>
      <w:r w:rsidR="00C10DDE">
        <w:t>Profile</w:t>
      </w:r>
      <w:r w:rsidRPr="00B51436">
        <w:t xml:space="preserve"> describes both how to store data regarding healthcare providers </w:t>
      </w:r>
      <w:proofErr w:type="gramStart"/>
      <w:r w:rsidRPr="00B51436">
        <w:t>and also</w:t>
      </w:r>
      <w:proofErr w:type="gramEnd"/>
      <w:r w:rsidRPr="00B51436">
        <w:t xml:space="preserve"> how to subsequently access that information. Within the directory, one may also store relationships between providers. For example, Nurse Joe may be an individual provider who belongs to the organizational provider General Hospital. </w:t>
      </w:r>
    </w:p>
    <w:p w14:paraId="6CCA34D6" w14:textId="412641BB" w:rsidR="00C625FC" w:rsidRPr="00B51436" w:rsidRDefault="00D6438D" w:rsidP="00C625FC">
      <w:pPr>
        <w:pStyle w:val="BodyText"/>
      </w:pPr>
      <w:r w:rsidRPr="00B51436">
        <w:t xml:space="preserve">mCSD </w:t>
      </w:r>
      <w:r w:rsidR="00C625FC" w:rsidRPr="00B51436">
        <w:t>does not support attributes intended directly for Access Control.</w:t>
      </w:r>
    </w:p>
    <w:p w14:paraId="4D7D9C5A" w14:textId="6F8873E8" w:rsidR="00C625FC" w:rsidRPr="00B51436" w:rsidRDefault="004F38C2" w:rsidP="00C625FC">
      <w:pPr>
        <w:pStyle w:val="BodyText"/>
      </w:pPr>
      <w:r w:rsidRPr="00B51436">
        <w:t xml:space="preserve">Where mCSD is used to manage a set of identities, these managed identities can be used for the author in the metadata, </w:t>
      </w:r>
      <w:r w:rsidR="00B24ED6" w:rsidRPr="00B51436">
        <w:t>whereas</w:t>
      </w:r>
      <w:r w:rsidRPr="00B51436">
        <w:t xml:space="preserve"> when these identities are not </w:t>
      </w:r>
      <w:proofErr w:type="gramStart"/>
      <w:r w:rsidRPr="00B51436">
        <w:t>managed</w:t>
      </w:r>
      <w:proofErr w:type="gramEnd"/>
      <w:r w:rsidRPr="00B51436">
        <w:t xml:space="preserve"> they must be included within the metadata as contained resources.</w:t>
      </w:r>
    </w:p>
    <w:p w14:paraId="286C7C06" w14:textId="05264CFA" w:rsidR="00303E20" w:rsidRPr="00B51436" w:rsidRDefault="00303E20" w:rsidP="00303E20">
      <w:pPr>
        <w:pStyle w:val="Heading2"/>
        <w:numPr>
          <w:ilvl w:val="0"/>
          <w:numId w:val="0"/>
        </w:numPr>
        <w:rPr>
          <w:noProof w:val="0"/>
        </w:rPr>
      </w:pPr>
      <w:bookmarkStart w:id="435" w:name="_Toc345074664"/>
      <w:bookmarkStart w:id="436" w:name="_Toc30498505"/>
      <w:bookmarkEnd w:id="292"/>
      <w:r w:rsidRPr="00B51436">
        <w:rPr>
          <w:noProof w:val="0"/>
        </w:rPr>
        <w:t>X.</w:t>
      </w:r>
      <w:r w:rsidR="00AF472E" w:rsidRPr="00B51436">
        <w:rPr>
          <w:noProof w:val="0"/>
        </w:rPr>
        <w:t>5</w:t>
      </w:r>
      <w:r w:rsidR="005F21E7" w:rsidRPr="00B51436">
        <w:rPr>
          <w:noProof w:val="0"/>
        </w:rPr>
        <w:t xml:space="preserve"> </w:t>
      </w:r>
      <w:r w:rsidR="00177EFB" w:rsidRPr="00B51436">
        <w:rPr>
          <w:noProof w:val="0"/>
        </w:rPr>
        <w:t>MHDS</w:t>
      </w:r>
      <w:r w:rsidRPr="00B51436">
        <w:rPr>
          <w:noProof w:val="0"/>
        </w:rPr>
        <w:t xml:space="preserve"> Security Considerations</w:t>
      </w:r>
      <w:bookmarkEnd w:id="435"/>
      <w:bookmarkEnd w:id="436"/>
    </w:p>
    <w:p w14:paraId="44DCD9FF" w14:textId="60D3809E" w:rsidR="00D6438D" w:rsidRPr="00B51436" w:rsidRDefault="00C82ED4" w:rsidP="009C6F21">
      <w:pPr>
        <w:pStyle w:val="BodyText"/>
        <w:rPr>
          <w:iCs/>
        </w:rPr>
      </w:pPr>
      <w:r w:rsidRPr="00B51436">
        <w:rPr>
          <w:iCs/>
        </w:rPr>
        <w:t>The security considerations for a content module are dependent upon the security provisions defined by the grouped actor</w:t>
      </w:r>
      <w:r w:rsidR="006E5767" w:rsidRPr="00B51436">
        <w:rPr>
          <w:iCs/>
        </w:rPr>
        <w:t>(s).</w:t>
      </w:r>
    </w:p>
    <w:p w14:paraId="3DE18255" w14:textId="0E23BB61" w:rsidR="00D6438D" w:rsidRPr="00B51436" w:rsidRDefault="00D6438D" w:rsidP="00D6438D">
      <w:pPr>
        <w:pStyle w:val="BodyText"/>
        <w:rPr>
          <w:strike/>
        </w:rPr>
      </w:pPr>
      <w:r w:rsidRPr="00B51436">
        <w:t xml:space="preserve">This section will discuss how a community that leverages the </w:t>
      </w:r>
      <w:r w:rsidR="00177EFB" w:rsidRPr="00B51436">
        <w:t>MHDS</w:t>
      </w:r>
      <w:r w:rsidRPr="00B51436">
        <w:t xml:space="preserve"> Profiles for document sharing can protect patient privacy and information security. </w:t>
      </w:r>
    </w:p>
    <w:p w14:paraId="0F51CDE0" w14:textId="77777777" w:rsidR="00D6438D" w:rsidRPr="00B51436" w:rsidRDefault="00D6438D" w:rsidP="00D6438D">
      <w:pPr>
        <w:pStyle w:val="BodyText"/>
      </w:pPr>
      <w:r w:rsidRPr="00B51436">
        <w:t xml:space="preserve">A very important aspect that is beyond the scope of IHE is the definition of the overall Policies of the community. There is guidance in the IHE Technical Framework, but there is no single policy that must be put in place by an IHE based community to ensure privacy and security. In this section we will discuss potential policy decisions and positions </w:t>
      </w:r>
      <w:proofErr w:type="gramStart"/>
      <w:r w:rsidRPr="00B51436">
        <w:t>with regard to</w:t>
      </w:r>
      <w:proofErr w:type="gramEnd"/>
      <w:r w:rsidRPr="00B51436">
        <w:t xml:space="preserve">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B51436" w:rsidRDefault="00D6438D" w:rsidP="00D6438D">
      <w:pPr>
        <w:pStyle w:val="BodyText"/>
      </w:pPr>
      <w:r w:rsidRPr="00B51436">
        <w:t xml:space="preserve">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w:t>
      </w:r>
      <w:r w:rsidRPr="00B51436">
        <w:lastRenderedPageBreak/>
        <w:t>technology policies. As shown in this section, the IHE Profiles offer not only the means to exchange information, but to do so in a way that is supportive of many of the policies mentioned.</w:t>
      </w:r>
    </w:p>
    <w:p w14:paraId="36FD8D80" w14:textId="77777777" w:rsidR="00D6438D" w:rsidRPr="00B51436" w:rsidRDefault="00D6438D" w:rsidP="00D6438D">
      <w:pPr>
        <w:pStyle w:val="BodyText"/>
      </w:pPr>
      <w:r w:rsidRPr="00B51436">
        <w:t>The policy landscape that the community is built on needs to be defined well before the community is built.</w:t>
      </w:r>
    </w:p>
    <w:p w14:paraId="382A277D" w14:textId="275AC75A" w:rsidR="00D6438D" w:rsidRPr="00B51436" w:rsidRDefault="00D6438D" w:rsidP="00D6438D">
      <w:pPr>
        <w:pStyle w:val="Heading3"/>
        <w:numPr>
          <w:ilvl w:val="0"/>
          <w:numId w:val="0"/>
        </w:numPr>
        <w:rPr>
          <w:noProof w:val="0"/>
        </w:rPr>
      </w:pPr>
      <w:bookmarkStart w:id="437" w:name="_Toc312786272"/>
      <w:bookmarkStart w:id="438" w:name="_Toc313450990"/>
      <w:bookmarkStart w:id="439" w:name="_Toc314042074"/>
      <w:bookmarkStart w:id="440" w:name="_Toc204505713"/>
      <w:bookmarkStart w:id="441" w:name="_Ref308178186"/>
      <w:bookmarkStart w:id="442" w:name="_Toc314820396"/>
      <w:bookmarkStart w:id="443" w:name="_Toc30498506"/>
      <w:bookmarkEnd w:id="437"/>
      <w:bookmarkEnd w:id="438"/>
      <w:bookmarkEnd w:id="439"/>
      <w:r w:rsidRPr="00B51436">
        <w:rPr>
          <w:noProof w:val="0"/>
        </w:rPr>
        <w:t>X.5.1 Policies and Risk Management</w:t>
      </w:r>
      <w:bookmarkEnd w:id="440"/>
      <w:bookmarkEnd w:id="441"/>
      <w:bookmarkEnd w:id="442"/>
      <w:bookmarkEnd w:id="443"/>
    </w:p>
    <w:p w14:paraId="4439C4E5" w14:textId="77777777" w:rsidR="00D6438D" w:rsidRPr="00B51436" w:rsidRDefault="00D6438D" w:rsidP="00D6438D">
      <w:pPr>
        <w:pStyle w:val="BodyText"/>
      </w:pPr>
      <w:r w:rsidRPr="00B51436">
        <w:t xml:space="preserve">IHE solves Interoperability problems via the implementation of technology standards. It does not </w:t>
      </w:r>
      <w:r w:rsidRPr="00B51436">
        <w:rPr>
          <w:b/>
          <w:i/>
        </w:rPr>
        <w:t>define</w:t>
      </w:r>
      <w:r w:rsidRPr="00B51436">
        <w:t xml:space="preserve"> Privacy or Security Policies, Risk Management, Healthcare Application Functionality, Operating System Functionality, Physical Controls, or even general Network Controls. </w:t>
      </w:r>
    </w:p>
    <w:p w14:paraId="774360E7" w14:textId="3ADF3B4F" w:rsidR="00D6438D" w:rsidRPr="00B51436" w:rsidRDefault="00D6438D" w:rsidP="00D6438D">
      <w:pPr>
        <w:pStyle w:val="BodyText"/>
      </w:pPr>
      <w:r w:rsidRPr="00B51436">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B51436" w:rsidRDefault="00D6438D" w:rsidP="00D6438D">
      <w:pPr>
        <w:pStyle w:val="BodyText"/>
      </w:pPr>
      <w:r w:rsidRPr="00B51436">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B51436" w:rsidRDefault="00D6438D" w:rsidP="00A15C2E">
      <w:pPr>
        <w:pStyle w:val="ListBullet2"/>
      </w:pPr>
      <w:r w:rsidRPr="00B51436">
        <w:t>Policies for who has access to what type of documents in the community</w:t>
      </w:r>
    </w:p>
    <w:p w14:paraId="52CB0BC5" w14:textId="77777777" w:rsidR="00D6438D" w:rsidRPr="00B51436" w:rsidRDefault="00D6438D" w:rsidP="00A15C2E">
      <w:pPr>
        <w:pStyle w:val="ListBullet2"/>
      </w:pPr>
      <w:r w:rsidRPr="00B51436">
        <w:t xml:space="preserve">Policies for who </w:t>
      </w:r>
      <w:proofErr w:type="gramStart"/>
      <w:r w:rsidRPr="00B51436">
        <w:t>is allowed to</w:t>
      </w:r>
      <w:proofErr w:type="gramEnd"/>
      <w:r w:rsidRPr="00B51436">
        <w:t xml:space="preserve"> publish documents into the community</w:t>
      </w:r>
    </w:p>
    <w:p w14:paraId="528F6E37" w14:textId="77777777" w:rsidR="00D6438D" w:rsidRPr="00B51436" w:rsidRDefault="00D6438D" w:rsidP="00A15C2E">
      <w:pPr>
        <w:pStyle w:val="ListBullet2"/>
      </w:pPr>
      <w:r w:rsidRPr="00B51436">
        <w:t>Policies on the acceptable types of documents that can be published into the community</w:t>
      </w:r>
    </w:p>
    <w:p w14:paraId="6384122A" w14:textId="77777777" w:rsidR="00D6438D" w:rsidRPr="00B51436" w:rsidRDefault="00D6438D" w:rsidP="00A15C2E">
      <w:pPr>
        <w:pStyle w:val="ListBullet2"/>
      </w:pPr>
      <w:r w:rsidRPr="00B51436">
        <w:t>Policies that indicate acceptable levels of risk within community</w:t>
      </w:r>
    </w:p>
    <w:p w14:paraId="5CB9BB75" w14:textId="77777777" w:rsidR="00D6438D" w:rsidRPr="00B51436" w:rsidRDefault="00D6438D" w:rsidP="00A15C2E">
      <w:pPr>
        <w:pStyle w:val="ListBullet2"/>
      </w:pPr>
      <w:r w:rsidRPr="00B51436">
        <w:t>Policies that indicate what sanctions will be imposed on individuals that violate the community policies</w:t>
      </w:r>
    </w:p>
    <w:p w14:paraId="5C596E6A" w14:textId="77777777" w:rsidR="00D6438D" w:rsidRPr="00B51436" w:rsidRDefault="00D6438D" w:rsidP="00A15C2E">
      <w:pPr>
        <w:pStyle w:val="ListBullet2"/>
      </w:pPr>
      <w:r w:rsidRPr="00B51436">
        <w:t xml:space="preserve">Policies on training and awareness </w:t>
      </w:r>
    </w:p>
    <w:p w14:paraId="6DEDBC76" w14:textId="77777777" w:rsidR="00D6438D" w:rsidRPr="00B51436" w:rsidRDefault="00D6438D" w:rsidP="00A15C2E">
      <w:pPr>
        <w:pStyle w:val="ListBullet2"/>
      </w:pPr>
      <w:r w:rsidRPr="00B51436">
        <w:t>Policies on user provisioning and de-provisioning within the community and local operation</w:t>
      </w:r>
    </w:p>
    <w:p w14:paraId="5463E08B" w14:textId="77777777" w:rsidR="00D6438D" w:rsidRPr="00B51436" w:rsidRDefault="00D6438D" w:rsidP="00A15C2E">
      <w:pPr>
        <w:pStyle w:val="ListBullet2"/>
      </w:pPr>
      <w:r w:rsidRPr="00B51436">
        <w:t>Policies on emergency mode operations</w:t>
      </w:r>
    </w:p>
    <w:p w14:paraId="16AA2112" w14:textId="77777777" w:rsidR="00D6438D" w:rsidRPr="00B51436" w:rsidRDefault="00D6438D" w:rsidP="00A15C2E">
      <w:pPr>
        <w:pStyle w:val="ListBullet2"/>
      </w:pPr>
      <w:r w:rsidRPr="00B51436">
        <w:t xml:space="preserve">Policies on acceptable network use (browser, decency, external-email access, etc.) </w:t>
      </w:r>
    </w:p>
    <w:p w14:paraId="17C36A96" w14:textId="77777777" w:rsidR="00D6438D" w:rsidRPr="00B51436" w:rsidRDefault="00D6438D" w:rsidP="00A15C2E">
      <w:pPr>
        <w:pStyle w:val="ListBullet2"/>
      </w:pPr>
      <w:r w:rsidRPr="00B51436">
        <w:t>Policies on user authentication methods that are acceptable</w:t>
      </w:r>
    </w:p>
    <w:p w14:paraId="3EDCB510" w14:textId="77777777" w:rsidR="00D6438D" w:rsidRPr="00B51436" w:rsidRDefault="00D6438D" w:rsidP="00A15C2E">
      <w:pPr>
        <w:pStyle w:val="ListBullet2"/>
      </w:pPr>
      <w:r w:rsidRPr="00B51436">
        <w:t>Policies on backup and recovery planning</w:t>
      </w:r>
    </w:p>
    <w:p w14:paraId="341B05F9" w14:textId="77777777" w:rsidR="00D6438D" w:rsidRPr="00B51436" w:rsidRDefault="00D6438D" w:rsidP="00A15C2E">
      <w:pPr>
        <w:pStyle w:val="ListBullet2"/>
      </w:pPr>
      <w:r w:rsidRPr="00B51436">
        <w:t xml:space="preserve">Policies on acceptable </w:t>
      </w:r>
      <w:proofErr w:type="gramStart"/>
      <w:r w:rsidRPr="00B51436">
        <w:t>third party</w:t>
      </w:r>
      <w:proofErr w:type="gramEnd"/>
      <w:r w:rsidRPr="00B51436">
        <w:t xml:space="preserve"> access</w:t>
      </w:r>
    </w:p>
    <w:p w14:paraId="0BC0EF29" w14:textId="77777777" w:rsidR="00D6438D" w:rsidRPr="00B51436" w:rsidRDefault="00D6438D" w:rsidP="00A15C2E">
      <w:pPr>
        <w:pStyle w:val="ListBullet2"/>
      </w:pPr>
      <w:r w:rsidRPr="00B51436">
        <w:t>Policies on secondary use of the information in the community</w:t>
      </w:r>
    </w:p>
    <w:p w14:paraId="03A3B93C" w14:textId="77777777" w:rsidR="00D6438D" w:rsidRPr="00B51436" w:rsidRDefault="00D6438D" w:rsidP="00A15C2E">
      <w:pPr>
        <w:pStyle w:val="ListBullet2"/>
      </w:pPr>
      <w:r w:rsidRPr="00B51436">
        <w:lastRenderedPageBreak/>
        <w:t>Policies on the availability of the community systems (are the community systems considered life critical, normal, or low priority)</w:t>
      </w:r>
    </w:p>
    <w:p w14:paraId="3B05F542" w14:textId="77777777" w:rsidR="00D6438D" w:rsidRPr="00B51436" w:rsidRDefault="00D6438D" w:rsidP="00A15C2E">
      <w:pPr>
        <w:pStyle w:val="ListBullet2"/>
      </w:pPr>
      <w:r w:rsidRPr="00B51436">
        <w:t>Policies for maintenance downtime</w:t>
      </w:r>
    </w:p>
    <w:p w14:paraId="6E9EC33C" w14:textId="77777777" w:rsidR="00D6438D" w:rsidRPr="00B51436" w:rsidRDefault="00D6438D" w:rsidP="00A15C2E">
      <w:pPr>
        <w:pStyle w:val="ListBullet2"/>
      </w:pPr>
      <w:r w:rsidRPr="00B51436">
        <w:t>Policies for length of time that information will be maintained in the community</w:t>
      </w:r>
    </w:p>
    <w:p w14:paraId="5BB4C1F7" w14:textId="77777777" w:rsidR="00D6438D" w:rsidRPr="00B51436" w:rsidRDefault="00D6438D" w:rsidP="00D6438D">
      <w:pPr>
        <w:pStyle w:val="BodyText"/>
      </w:pPr>
      <w:r w:rsidRPr="00B51436">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77777777" w:rsidR="00D6438D" w:rsidRPr="00B51436" w:rsidRDefault="00D6438D" w:rsidP="00A15C2E">
      <w:pPr>
        <w:pStyle w:val="ListBullet2"/>
      </w:pPr>
      <w:r w:rsidRPr="00B51436">
        <w:t xml:space="preserve">Natural or manmade catastrophic disaster (e.g., Hurricane, </w:t>
      </w:r>
      <w:proofErr w:type="gramStart"/>
      <w:r w:rsidRPr="00B51436">
        <w:t>Earth Quake</w:t>
      </w:r>
      <w:proofErr w:type="gramEnd"/>
      <w:r w:rsidRPr="00B51436">
        <w:t>) – often times additional workforce migrates into the area from other places to help out. These individuals need to quickly be screened and provisioned with appropriate access.</w:t>
      </w:r>
    </w:p>
    <w:p w14:paraId="59369984" w14:textId="77777777" w:rsidR="00D6438D" w:rsidRPr="00B51436" w:rsidRDefault="00D6438D" w:rsidP="00A15C2E">
      <w:pPr>
        <w:pStyle w:val="ListBullet2"/>
      </w:pPr>
      <w:r w:rsidRPr="00B51436">
        <w:t>Utility failure (e.g., electric failure) – this situation is common and easily handled through uninterruptible power supplies and backup generation</w:t>
      </w:r>
    </w:p>
    <w:p w14:paraId="1EAC3AFE" w14:textId="77777777" w:rsidR="00D6438D" w:rsidRPr="00B51436" w:rsidRDefault="00D6438D" w:rsidP="00A15C2E">
      <w:pPr>
        <w:pStyle w:val="ListBullet2"/>
      </w:pPr>
      <w:r w:rsidRPr="00B51436">
        <w:t>IT infrastructure failure (e.g., hard drive crash) – this situation is also common and handled through common infrastructural redundancy</w:t>
      </w:r>
    </w:p>
    <w:p w14:paraId="505FD42D" w14:textId="77777777" w:rsidR="00D6438D" w:rsidRPr="00B51436" w:rsidRDefault="00D6438D" w:rsidP="00A15C2E">
      <w:pPr>
        <w:pStyle w:val="ListBullet2"/>
      </w:pPr>
      <w:r w:rsidRPr="00B51436">
        <w:t xml:space="preserve">Need to elevate privileges due to a patient emergency, often called break-glass (e.g., nurse needs to prescribe) </w:t>
      </w:r>
    </w:p>
    <w:p w14:paraId="075B9B24" w14:textId="77777777" w:rsidR="00D6438D" w:rsidRPr="00B51436" w:rsidRDefault="00D6438D" w:rsidP="00A15C2E">
      <w:pPr>
        <w:pStyle w:val="ListBullet2"/>
      </w:pPr>
      <w:r w:rsidRPr="00B51436">
        <w:t>Need to override a patient specified privacy block due to eminent danger to that patient – this override is not a breaking of the policy but would need to be an explicit condition within the policy.</w:t>
      </w:r>
    </w:p>
    <w:p w14:paraId="605B70EB" w14:textId="77777777" w:rsidR="00D6438D" w:rsidRPr="00B51436" w:rsidRDefault="00D6438D" w:rsidP="00D6438D">
      <w:pPr>
        <w:pStyle w:val="BodyText"/>
      </w:pPr>
      <w:proofErr w:type="gramStart"/>
      <w:r w:rsidRPr="00B51436">
        <w:t>Often times</w:t>
      </w:r>
      <w:proofErr w:type="gramEnd"/>
      <w:r w:rsidRPr="00B51436">
        <w:t xml:space="preserve">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4A13A6B4" w:rsidR="00D6438D" w:rsidRPr="00B51436" w:rsidRDefault="00D6438D" w:rsidP="00D6438D">
      <w:pPr>
        <w:pStyle w:val="BodyText"/>
      </w:pPr>
      <w:r w:rsidRPr="00B51436">
        <w:t>Policy development often is frustrated by apparent conflicts in policies. These conflicts are often only on the surface and can be addressed upfront once the details of the policy are understood. This superficial conflict might be addressed by recording genetic markers instead of race. Another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5BDBA118" w:rsidR="00D6438D" w:rsidRPr="00B51436" w:rsidRDefault="00D6438D" w:rsidP="00D6438D">
      <w:pPr>
        <w:pStyle w:val="Heading3"/>
        <w:numPr>
          <w:ilvl w:val="0"/>
          <w:numId w:val="0"/>
        </w:numPr>
        <w:rPr>
          <w:noProof w:val="0"/>
        </w:rPr>
      </w:pPr>
      <w:bookmarkStart w:id="444" w:name="_Toc204505714"/>
      <w:bookmarkStart w:id="445" w:name="_Ref308697152"/>
      <w:bookmarkStart w:id="446" w:name="_Toc314820397"/>
      <w:bookmarkStart w:id="447" w:name="_Toc30498507"/>
      <w:r w:rsidRPr="00B51436">
        <w:rPr>
          <w:noProof w:val="0"/>
        </w:rPr>
        <w:t>X.5.2 Technical Security and Privacy controls</w:t>
      </w:r>
      <w:bookmarkEnd w:id="444"/>
      <w:bookmarkEnd w:id="445"/>
      <w:bookmarkEnd w:id="446"/>
      <w:bookmarkEnd w:id="447"/>
    </w:p>
    <w:p w14:paraId="3F2A5AB8" w14:textId="77777777" w:rsidR="00D6438D" w:rsidRPr="00B51436" w:rsidRDefault="00D6438D" w:rsidP="00D6438D">
      <w:pPr>
        <w:pStyle w:val="BodyText"/>
      </w:pPr>
      <w:r w:rsidRPr="00B51436">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w:t>
      </w:r>
      <w:r w:rsidRPr="00B51436">
        <w:lastRenderedPageBreak/>
        <w:t xml:space="preserve">elsewhere. Together, these principles and laws provide a useful framework for developing general data protection requirements for health information systems. For more information see </w:t>
      </w:r>
      <w:hyperlink r:id="rId52" w:history="1">
        <w:r w:rsidRPr="00B51436">
          <w:rPr>
            <w:rStyle w:val="Hyperlink"/>
          </w:rPr>
          <w:t>http://oecdprivacy.org</w:t>
        </w:r>
      </w:hyperlink>
      <w:r w:rsidRPr="00B51436">
        <w:t xml:space="preserve">. </w:t>
      </w:r>
    </w:p>
    <w:p w14:paraId="56E724C0" w14:textId="77777777" w:rsidR="00D6438D" w:rsidRPr="00B51436" w:rsidRDefault="00D6438D" w:rsidP="00D6438D">
      <w:pPr>
        <w:pStyle w:val="BodyText"/>
      </w:pPr>
      <w:r w:rsidRPr="00B51436">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B51436" w:rsidRDefault="00D6438D" w:rsidP="00D6438D">
      <w:pPr>
        <w:pStyle w:val="BodyText"/>
      </w:pPr>
      <w:r w:rsidRPr="00B51436">
        <w:t xml:space="preserve">These security and privacy controls are: </w:t>
      </w:r>
    </w:p>
    <w:p w14:paraId="66CB586B" w14:textId="77777777" w:rsidR="00D6438D" w:rsidRPr="00B51436" w:rsidRDefault="00D6438D" w:rsidP="00A15C2E">
      <w:pPr>
        <w:pStyle w:val="ListNumber2"/>
        <w:numPr>
          <w:ilvl w:val="0"/>
          <w:numId w:val="41"/>
        </w:numPr>
      </w:pPr>
      <w:r w:rsidRPr="00B51436">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B51436" w:rsidRDefault="00D6438D" w:rsidP="00A15C2E">
      <w:pPr>
        <w:pStyle w:val="ListNumber2"/>
      </w:pPr>
      <w:r w:rsidRPr="00B51436">
        <w:t xml:space="preserve">Identification and Authentication Controls – The controls that prove that a system or person is who they say that they are. For example: personal interactions, </w:t>
      </w:r>
      <w:proofErr w:type="spellStart"/>
      <w:r w:rsidR="00FD3FBD" w:rsidRPr="00B51436">
        <w:t>Oauth</w:t>
      </w:r>
      <w:proofErr w:type="spellEnd"/>
      <w:r w:rsidR="00FD3FBD" w:rsidRPr="00B51436">
        <w:t>, OpenID-Connect</w:t>
      </w:r>
    </w:p>
    <w:p w14:paraId="3EA6A933" w14:textId="47C8414D" w:rsidR="00D6438D" w:rsidRPr="00B51436" w:rsidRDefault="00D6438D" w:rsidP="00A15C2E">
      <w:pPr>
        <w:pStyle w:val="ListNumber2"/>
      </w:pPr>
      <w:r w:rsidRPr="00B51436">
        <w:t>Data Access Controls – The controls that limit access by an authenticated entity to the information and functions that they are authorized to have access to. These controls are often implemented using Role Based Access Controls</w:t>
      </w:r>
      <w:r w:rsidR="00FD3FBD" w:rsidRPr="00B51436">
        <w:t xml:space="preserve"> (RBAC), or Attribute Based Access Controls (ABAC)</w:t>
      </w:r>
      <w:r w:rsidRPr="00B51436">
        <w:t>.</w:t>
      </w:r>
    </w:p>
    <w:p w14:paraId="1AB5E039" w14:textId="77777777" w:rsidR="00D6438D" w:rsidRPr="00B51436" w:rsidRDefault="00D6438D" w:rsidP="00A15C2E">
      <w:pPr>
        <w:pStyle w:val="ListNumber2"/>
      </w:pPr>
      <w:r w:rsidRPr="00B51436">
        <w:t>Secrecy Controls– As sensitive information is created, stored, communicated, and modified; this control protects the information from being exposed. For example: encryption or access controls.</w:t>
      </w:r>
    </w:p>
    <w:p w14:paraId="4E67A440" w14:textId="77777777" w:rsidR="00D6438D" w:rsidRPr="00B51436" w:rsidRDefault="00D6438D" w:rsidP="00A15C2E">
      <w:pPr>
        <w:pStyle w:val="ListNumber2"/>
      </w:pPr>
      <w:r w:rsidRPr="00B51436">
        <w:t xml:space="preserve">Data Integrity Controls – The controls that prove that the data has not changed in an unauthorized way. For example: digital signatures, secure hash algorithms, CRC, and checksum. </w:t>
      </w:r>
    </w:p>
    <w:p w14:paraId="79151844" w14:textId="384D74CD" w:rsidR="00D6438D" w:rsidRPr="00B51436" w:rsidRDefault="00D6438D" w:rsidP="00A15C2E">
      <w:pPr>
        <w:pStyle w:val="ListNumber2"/>
      </w:pPr>
      <w:r w:rsidRPr="00B51436">
        <w:t xml:space="preserve">Non-Repudiation Controls – The controls that ensure that an entity cannot later refute that they participated in an act. For </w:t>
      </w:r>
      <w:r w:rsidR="00FD3FBD" w:rsidRPr="00B51436">
        <w:t>example,</w:t>
      </w:r>
      <w:r w:rsidRPr="00B51436">
        <w:t xml:space="preserve"> author of a document, order of a test, prescribe of medications.</w:t>
      </w:r>
    </w:p>
    <w:p w14:paraId="3950F3EC" w14:textId="77777777" w:rsidR="00D6438D" w:rsidRPr="00B51436" w:rsidRDefault="00D6438D" w:rsidP="00A15C2E">
      <w:pPr>
        <w:pStyle w:val="ListNumber2"/>
      </w:pPr>
      <w:r w:rsidRPr="00B51436">
        <w:t xml:space="preserve">Patient Privacy Controls – The controls that enforce patient specific handling instructions. </w:t>
      </w:r>
    </w:p>
    <w:p w14:paraId="71AA6B17" w14:textId="77777777" w:rsidR="00D6438D" w:rsidRPr="00B51436" w:rsidRDefault="00D6438D" w:rsidP="00A15C2E">
      <w:pPr>
        <w:pStyle w:val="ListNumber2"/>
      </w:pPr>
      <w:r w:rsidRPr="00B51436">
        <w:t>Availability Controls – The controls that ensure that information is available when needed. For example: backup, replication, fault tolerance, RAID, trusted recovery, uninterruptible power supplies, etc. (not an area where Interoperability applies)</w:t>
      </w:r>
    </w:p>
    <w:p w14:paraId="31DB40B3" w14:textId="1459D096" w:rsidR="00D6438D" w:rsidRPr="00B51436" w:rsidRDefault="00D6438D" w:rsidP="00D6438D">
      <w:pPr>
        <w:pStyle w:val="Heading3"/>
        <w:numPr>
          <w:ilvl w:val="0"/>
          <w:numId w:val="0"/>
        </w:numPr>
        <w:rPr>
          <w:noProof w:val="0"/>
        </w:rPr>
      </w:pPr>
      <w:bookmarkStart w:id="448" w:name="_Toc204505715"/>
      <w:bookmarkStart w:id="449" w:name="_Toc314820398"/>
      <w:bookmarkStart w:id="450" w:name="_Toc30498508"/>
      <w:r w:rsidRPr="00B51436">
        <w:rPr>
          <w:noProof w:val="0"/>
        </w:rPr>
        <w:t xml:space="preserve">X.5.3 Applying Security and Privacy to </w:t>
      </w:r>
      <w:bookmarkEnd w:id="448"/>
      <w:r w:rsidRPr="00B51436">
        <w:rPr>
          <w:noProof w:val="0"/>
        </w:rPr>
        <w:t>Document Sharing</w:t>
      </w:r>
      <w:bookmarkEnd w:id="449"/>
      <w:bookmarkEnd w:id="450"/>
    </w:p>
    <w:p w14:paraId="434DE9DF" w14:textId="3915F58F" w:rsidR="00D6438D" w:rsidRPr="00B51436" w:rsidRDefault="00D6438D" w:rsidP="00D6438D">
      <w:pPr>
        <w:pStyle w:val="BodyText"/>
      </w:pPr>
      <w:r w:rsidRPr="00B51436">
        <w:t xml:space="preserve">IHE does not set policies but is policy sensitive. </w:t>
      </w:r>
      <w:r w:rsidR="00FD3FBD" w:rsidRPr="00B51436">
        <w:t>Therefore,</w:t>
      </w:r>
      <w:r w:rsidRPr="00B51436">
        <w:t xml:space="preserve"> we now discuss the policy enabling technologies and not the policies themselves.</w:t>
      </w:r>
    </w:p>
    <w:p w14:paraId="1F11D77F" w14:textId="77777777" w:rsidR="00D6438D" w:rsidRPr="00B51436" w:rsidRDefault="00D6438D" w:rsidP="00D6438D">
      <w:pPr>
        <w:pStyle w:val="BodyText"/>
      </w:pPr>
      <w:r w:rsidRPr="00B51436">
        <w:lastRenderedPageBreak/>
        <w:t xml:space="preserve">This section shows how the existing security controls in the local health IT system are leveraged and extended when they become interconnected through document sharing. </w:t>
      </w:r>
    </w:p>
    <w:p w14:paraId="0A84E18E" w14:textId="493F6E99" w:rsidR="00D6438D" w:rsidRPr="00B51436" w:rsidRDefault="00D6438D" w:rsidP="00D6438D">
      <w:pPr>
        <w:pStyle w:val="Heading4"/>
        <w:rPr>
          <w:noProof w:val="0"/>
        </w:rPr>
      </w:pPr>
      <w:bookmarkStart w:id="451" w:name="_Toc314820399"/>
      <w:bookmarkStart w:id="452" w:name="_Toc30498509"/>
      <w:bookmarkStart w:id="453" w:name="_Toc204505716"/>
      <w:r w:rsidRPr="00B51436">
        <w:rPr>
          <w:noProof w:val="0"/>
        </w:rPr>
        <w:t>X.5.3.1 Basic Security</w:t>
      </w:r>
      <w:bookmarkEnd w:id="451"/>
      <w:bookmarkEnd w:id="452"/>
    </w:p>
    <w:p w14:paraId="26CDC3D4" w14:textId="673C61B5" w:rsidR="00D6438D" w:rsidRPr="00B51436" w:rsidRDefault="00D6438D" w:rsidP="00D6438D">
      <w:pPr>
        <w:pStyle w:val="BodyText"/>
      </w:pPr>
      <w:r w:rsidRPr="00B51436">
        <w:t xml:space="preserve">IHE recognizes that in healthcare, with patient lives at stake, audit control is the </w:t>
      </w:r>
      <w:r w:rsidR="005826FD" w:rsidRPr="00B51436">
        <w:t>prim</w:t>
      </w:r>
      <w:r w:rsidRPr="00B51436">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B51436" w:rsidRDefault="00D6438D" w:rsidP="00A15C2E">
      <w:pPr>
        <w:pStyle w:val="ListNumber2"/>
        <w:numPr>
          <w:ilvl w:val="0"/>
          <w:numId w:val="42"/>
        </w:numPr>
      </w:pPr>
      <w:r w:rsidRPr="00B51436">
        <w:t xml:space="preserve">User authentication and Access Controls are enforced accordingly, </w:t>
      </w:r>
    </w:p>
    <w:p w14:paraId="735CD245" w14:textId="77777777" w:rsidR="00D6438D" w:rsidRPr="00B51436" w:rsidRDefault="00D6438D" w:rsidP="00A15C2E">
      <w:pPr>
        <w:pStyle w:val="ListNumber2"/>
      </w:pPr>
      <w:r w:rsidRPr="00B51436">
        <w:t>Security Audit Logs are recorded, and</w:t>
      </w:r>
    </w:p>
    <w:p w14:paraId="4AFB83BF" w14:textId="77777777" w:rsidR="00D6438D" w:rsidRPr="00B51436" w:rsidRDefault="00D6438D" w:rsidP="00A15C2E">
      <w:pPr>
        <w:pStyle w:val="ListNumber2"/>
      </w:pPr>
      <w:r w:rsidRPr="00B51436">
        <w:t>Strong network authentication and encryption for all communications of sensitive patient data</w:t>
      </w:r>
    </w:p>
    <w:p w14:paraId="2DFA18C5" w14:textId="2CFA189F" w:rsidR="00D6438D" w:rsidRPr="00B51436" w:rsidRDefault="00D6438D" w:rsidP="00D6438D">
      <w:pPr>
        <w:pStyle w:val="BodyText"/>
      </w:pPr>
      <w:r w:rsidRPr="00B51436">
        <w:t xml:space="preserve">The Security Audit Logging includes a set of security relevant events that must be audited. When one of these events happens the record of the event must be described a specific way. The systems are expected to support the recording of </w:t>
      </w:r>
      <w:proofErr w:type="gramStart"/>
      <w:r w:rsidRPr="00B51436">
        <w:t>all of</w:t>
      </w:r>
      <w:proofErr w:type="gramEnd"/>
      <w:r w:rsidRPr="00B51436">
        <w:t xml:space="preserve"> the security relevant events that might happen in the system. The ATNA </w:t>
      </w:r>
      <w:r w:rsidR="00C10DDE">
        <w:t>Profile</w:t>
      </w:r>
      <w:r w:rsidRPr="00B51436">
        <w:t xml:space="preserve"> offloads the recording, filtering, alerting, and reporting to an audit service. The more centralized this audit log analysis can be, the </w:t>
      </w:r>
      <w:r w:rsidR="005826FD" w:rsidRPr="00B51436">
        <w:t>easier</w:t>
      </w:r>
      <w:r w:rsidRPr="00B51436">
        <w:t xml:space="preserve"> it is to prove accountability across the whole Document Sharing exchange. </w:t>
      </w:r>
    </w:p>
    <w:p w14:paraId="6E9503FF" w14:textId="77777777" w:rsidR="00D6438D" w:rsidRPr="00B51436" w:rsidRDefault="00D6438D" w:rsidP="00D6438D">
      <w:pPr>
        <w:pStyle w:val="BodyText"/>
      </w:pPr>
      <w:r w:rsidRPr="00B51436">
        <w:t xml:space="preserve">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w:t>
      </w:r>
      <w:proofErr w:type="gramStart"/>
      <w:r w:rsidRPr="00B51436">
        <w:t>all of</w:t>
      </w:r>
      <w:proofErr w:type="gramEnd"/>
      <w:r w:rsidRPr="00B51436">
        <w:t xml:space="preserve"> the systems participating in the Document Sharing exchange. The communications between these trusted systems is also encrypted.</w:t>
      </w:r>
    </w:p>
    <w:p w14:paraId="288693ED" w14:textId="41C759CE" w:rsidR="00D6438D" w:rsidRPr="00B51436" w:rsidRDefault="00D6438D" w:rsidP="00D6438D">
      <w:pPr>
        <w:pStyle w:val="Heading4"/>
        <w:rPr>
          <w:noProof w:val="0"/>
        </w:rPr>
      </w:pPr>
      <w:bookmarkStart w:id="454" w:name="_Ref314296423"/>
      <w:bookmarkStart w:id="455" w:name="_Toc314820400"/>
      <w:bookmarkStart w:id="456" w:name="_Toc30498510"/>
      <w:r w:rsidRPr="00B51436">
        <w:rPr>
          <w:noProof w:val="0"/>
        </w:rPr>
        <w:t>X.5.3.2 Protecting different types of documents</w:t>
      </w:r>
      <w:bookmarkEnd w:id="454"/>
      <w:bookmarkEnd w:id="455"/>
      <w:bookmarkEnd w:id="456"/>
    </w:p>
    <w:p w14:paraId="2E56D4A6" w14:textId="18B02BBF" w:rsidR="004B7FEA" w:rsidRDefault="00D6438D" w:rsidP="00D6438D">
      <w:pPr>
        <w:pStyle w:val="BodyText"/>
      </w:pPr>
      <w:r w:rsidRPr="00B51436">
        <w:t xml:space="preserve">The IHE Document Sharing profiles, like </w:t>
      </w:r>
      <w:r w:rsidR="00177EFB" w:rsidRPr="00B51436">
        <w:t>MHDS</w:t>
      </w:r>
      <w:r w:rsidRPr="00B51436">
        <w:t xml:space="preserve">,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X.5.3.2-1: Sample Access Control Policies </w:t>
      </w:r>
    </w:p>
    <w:p w14:paraId="398B057F" w14:textId="396FFBBF" w:rsidR="004B7FEA" w:rsidRDefault="004B7FEA" w:rsidP="00D6438D">
      <w:pPr>
        <w:pStyle w:val="BodyText"/>
      </w:pPr>
    </w:p>
    <w:p w14:paraId="1819B20B" w14:textId="69F5DF4B" w:rsidR="004B7FEA" w:rsidRDefault="004B7FEA" w:rsidP="00D6438D">
      <w:pPr>
        <w:pStyle w:val="BodyText"/>
      </w:pPr>
    </w:p>
    <w:p w14:paraId="18843164" w14:textId="0EFA5D18" w:rsidR="004B7FEA" w:rsidRDefault="004B7FEA" w:rsidP="00D6438D">
      <w:pPr>
        <w:pStyle w:val="BodyText"/>
      </w:pPr>
    </w:p>
    <w:p w14:paraId="35D2187E" w14:textId="6FD54E51" w:rsidR="004B7FEA" w:rsidRDefault="004B7FEA" w:rsidP="00D6438D">
      <w:pPr>
        <w:pStyle w:val="BodyText"/>
      </w:pPr>
    </w:p>
    <w:p w14:paraId="652A7E7F" w14:textId="03F9CC2E" w:rsidR="004B7FEA" w:rsidRDefault="004B7FEA" w:rsidP="00D6438D">
      <w:pPr>
        <w:pStyle w:val="BodyText"/>
      </w:pPr>
    </w:p>
    <w:p w14:paraId="211AC0ED" w14:textId="2565C7FA" w:rsidR="004B7FEA" w:rsidRDefault="004B7FEA" w:rsidP="00D6438D">
      <w:pPr>
        <w:pStyle w:val="BodyText"/>
      </w:pPr>
    </w:p>
    <w:p w14:paraId="4CB58302" w14:textId="77777777" w:rsidR="004B7FEA" w:rsidRPr="00B51436" w:rsidRDefault="004B7FEA" w:rsidP="00D6438D">
      <w:pPr>
        <w:pStyle w:val="BodyText"/>
      </w:pPr>
    </w:p>
    <w:p w14:paraId="69A253FD" w14:textId="198C9586" w:rsidR="004B7FEA" w:rsidRPr="008C6864" w:rsidRDefault="004B7FEA">
      <w:pPr>
        <w:pStyle w:val="TableTitle"/>
      </w:pPr>
      <w:r w:rsidRPr="008C6864">
        <w:t xml:space="preserve">Table </w:t>
      </w:r>
      <w:r w:rsidRPr="008C6864">
        <w:fldChar w:fldCharType="begin"/>
      </w:r>
      <w:r w:rsidRPr="008C6864">
        <w:instrText xml:space="preserve"> REF _Ref314296423 \r \h  \* MERGEFORMAT </w:instrText>
      </w:r>
      <w:r w:rsidRPr="008C6864">
        <w:fldChar w:fldCharType="separate"/>
      </w:r>
      <w:r w:rsidRPr="008C6864">
        <w:t>X.5.3.2</w:t>
      </w:r>
      <w:r w:rsidRPr="008C6864">
        <w:fldChar w:fldCharType="end"/>
      </w:r>
      <w:r w:rsidRPr="008C6864">
        <w:noBreakHyphen/>
      </w:r>
      <w:fldSimple w:instr=" SEQ Table \* ARABIC \s 2 ">
        <w:r w:rsidRPr="008C6864">
          <w:t>1</w:t>
        </w:r>
      </w:fldSimple>
      <w:r w:rsidR="00C10DDE">
        <w:t>:</w:t>
      </w:r>
      <w:r w:rsidRPr="008C6864">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B51436"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B51436" w:rsidRDefault="004F38C2" w:rsidP="004F38C2">
            <w:pPr>
              <w:pStyle w:val="TableEntryHeader"/>
            </w:pPr>
            <w:r w:rsidRPr="00B51436">
              <w:t>Sensitivity</w:t>
            </w:r>
          </w:p>
          <w:p w14:paraId="251140C5" w14:textId="77777777" w:rsidR="004F38C2" w:rsidRPr="00B51436" w:rsidRDefault="004F38C2" w:rsidP="004F38C2">
            <w:pPr>
              <w:pStyle w:val="TableEntryHeader"/>
            </w:pPr>
            <w:r w:rsidRPr="00B51436">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B51436" w:rsidRDefault="004F38C2" w:rsidP="004F38C2">
            <w:pPr>
              <w:pStyle w:val="TableEntryHeader"/>
            </w:pPr>
            <w:r w:rsidRPr="00B51436">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B51436" w:rsidRDefault="004F38C2" w:rsidP="004F38C2">
            <w:pPr>
              <w:pStyle w:val="TableEntryHeader"/>
            </w:pPr>
            <w:r w:rsidRPr="00B51436">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B51436" w:rsidRDefault="004F38C2" w:rsidP="004F38C2">
            <w:pPr>
              <w:pStyle w:val="TableEntryHeader"/>
            </w:pPr>
            <w:r w:rsidRPr="00B51436">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B51436" w:rsidRDefault="004F38C2" w:rsidP="004F38C2">
            <w:pPr>
              <w:pStyle w:val="TableEntryHeader"/>
            </w:pPr>
            <w:r w:rsidRPr="00B51436">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B51436" w:rsidRDefault="004F38C2" w:rsidP="004F38C2">
            <w:pPr>
              <w:pStyle w:val="TableEntryHeader"/>
            </w:pPr>
            <w:r w:rsidRPr="00B51436">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B51436" w:rsidRDefault="004F38C2" w:rsidP="004F38C2">
            <w:pPr>
              <w:pStyle w:val="TableEntryHeader"/>
            </w:pPr>
            <w:r w:rsidRPr="00B51436">
              <w:t>Mediated by</w:t>
            </w:r>
            <w:r w:rsidRPr="00B51436">
              <w:br/>
              <w:t xml:space="preserve">Direct Care Provider </w:t>
            </w:r>
          </w:p>
        </w:tc>
      </w:tr>
      <w:tr w:rsidR="001B4C9D" w:rsidRPr="00B51436"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B51436" w:rsidRDefault="004F38C2" w:rsidP="004F38C2">
            <w:pPr>
              <w:pStyle w:val="TableEntryHeader"/>
            </w:pPr>
            <w:r w:rsidRPr="00B51436">
              <w:t xml:space="preserve">HL7 </w:t>
            </w:r>
            <w:proofErr w:type="spellStart"/>
            <w:r w:rsidRPr="00B51436">
              <w:t>confidentialityCode</w:t>
            </w:r>
            <w:proofErr w:type="spellEnd"/>
            <w:r w:rsidRPr="00B51436">
              <w:t xml:space="preserv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B51436" w:rsidRDefault="004F38C2" w:rsidP="004F38C2">
            <w:pPr>
              <w:pStyle w:val="TableEntryHeader"/>
            </w:pPr>
            <w:r w:rsidRPr="00B51436">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B51436" w:rsidRDefault="004F38C2" w:rsidP="004F38C2">
            <w:pPr>
              <w:pStyle w:val="TableEntryHeader"/>
            </w:pPr>
            <w:r w:rsidRPr="00B51436">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B51436" w:rsidRDefault="004F38C2" w:rsidP="004F38C2">
            <w:pPr>
              <w:pStyle w:val="TableEntryHeader"/>
            </w:pPr>
            <w:r w:rsidRPr="00B51436">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B51436" w:rsidRDefault="004F38C2" w:rsidP="004F38C2">
            <w:pPr>
              <w:pStyle w:val="TableEntryHeader"/>
            </w:pPr>
            <w:r w:rsidRPr="00B51436">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B51436" w:rsidRDefault="004F38C2" w:rsidP="004F38C2">
            <w:pPr>
              <w:pStyle w:val="TableEntryHeader"/>
            </w:pPr>
            <w:r w:rsidRPr="00B51436">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B51436" w:rsidRDefault="004F38C2" w:rsidP="004F38C2">
            <w:pPr>
              <w:pStyle w:val="TableEntryHeader"/>
            </w:pPr>
            <w:r w:rsidRPr="00B51436">
              <w:t>V</w:t>
            </w:r>
          </w:p>
        </w:tc>
      </w:tr>
      <w:tr w:rsidR="001B4C9D" w:rsidRPr="00B51436"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B51436" w:rsidRDefault="004F38C2" w:rsidP="004F38C2">
            <w:pPr>
              <w:pStyle w:val="TableEntry"/>
            </w:pPr>
            <w:r w:rsidRPr="00B51436">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708395B6" w:rsidR="004F38C2" w:rsidRPr="00B51436" w:rsidRDefault="004F38C2" w:rsidP="004F38C2">
            <w:pPr>
              <w:pStyle w:val="TableEntry"/>
              <w:rPr>
                <w:bCs/>
              </w:rPr>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588704BE" w:rsidR="004F38C2" w:rsidRPr="00B51436" w:rsidRDefault="004F38C2" w:rsidP="004F38C2">
            <w:pPr>
              <w:pStyle w:val="TableEntry"/>
            </w:pPr>
            <w:r w:rsidRPr="00B51436">
              <w:rPr>
                <w:bCs/>
              </w:rPr>
              <w:t>X</w:t>
            </w: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7777777" w:rsidR="004F38C2" w:rsidRPr="00B51436" w:rsidRDefault="004F38C2" w:rsidP="004F38C2">
            <w:pPr>
              <w:pStyle w:val="TableEntry"/>
            </w:pPr>
            <w:r w:rsidRPr="00B51436">
              <w:t xml:space="preserve">  </w:t>
            </w:r>
          </w:p>
        </w:tc>
      </w:tr>
      <w:tr w:rsidR="001B4C9D" w:rsidRPr="00B51436"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B51436" w:rsidRDefault="004F38C2" w:rsidP="004F38C2">
            <w:pPr>
              <w:pStyle w:val="TableEntry"/>
            </w:pPr>
            <w:r w:rsidRPr="00B51436">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031348FA"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4B7D4DFA"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7777777" w:rsidR="004F38C2" w:rsidRPr="00B51436" w:rsidRDefault="004F38C2" w:rsidP="004F38C2">
            <w:pPr>
              <w:pStyle w:val="TableEntry"/>
            </w:pPr>
            <w:r w:rsidRPr="00B51436">
              <w:t xml:space="preserve">  </w:t>
            </w:r>
          </w:p>
        </w:tc>
      </w:tr>
      <w:tr w:rsidR="001B4C9D" w:rsidRPr="00B51436"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B51436" w:rsidRDefault="004F38C2" w:rsidP="004F38C2">
            <w:pPr>
              <w:pStyle w:val="TableEntry"/>
            </w:pPr>
            <w:r w:rsidRPr="00B51436">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15E35AFE"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2F4E0125"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77777777" w:rsidR="004F38C2" w:rsidRPr="00B51436" w:rsidRDefault="004F38C2" w:rsidP="004F38C2">
            <w:pPr>
              <w:pStyle w:val="TableEntry"/>
            </w:pPr>
            <w:r w:rsidRPr="00B51436">
              <w:t xml:space="preserve">  </w:t>
            </w:r>
          </w:p>
        </w:tc>
      </w:tr>
      <w:tr w:rsidR="001B4C9D" w:rsidRPr="00B51436"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B51436" w:rsidRDefault="004F38C2" w:rsidP="004F38C2">
            <w:pPr>
              <w:pStyle w:val="TableEntry"/>
            </w:pPr>
            <w:r w:rsidRPr="00B51436">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E267048"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35051E5"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77777777" w:rsidR="004F38C2" w:rsidRPr="00B51436" w:rsidRDefault="004F38C2" w:rsidP="004F38C2">
            <w:pPr>
              <w:pStyle w:val="TableEntry"/>
            </w:pPr>
            <w:r w:rsidRPr="00B51436">
              <w:rPr>
                <w:bCs/>
              </w:rPr>
              <w:t>X</w:t>
            </w: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77777777" w:rsidR="004F38C2" w:rsidRPr="00B51436" w:rsidRDefault="004F38C2" w:rsidP="004F38C2">
            <w:pPr>
              <w:pStyle w:val="TableEntry"/>
            </w:pPr>
            <w:r w:rsidRPr="00B51436">
              <w:rPr>
                <w:bCs/>
              </w:rPr>
              <w:t>X</w:t>
            </w:r>
            <w:r w:rsidRPr="00B51436">
              <w:t xml:space="preserve"> </w:t>
            </w:r>
          </w:p>
        </w:tc>
      </w:tr>
      <w:tr w:rsidR="001B4C9D" w:rsidRPr="00B51436"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77777777" w:rsidR="004F38C2" w:rsidRPr="00B51436" w:rsidRDefault="004F38C2" w:rsidP="004F38C2">
            <w:pPr>
              <w:pStyle w:val="TableEntry"/>
            </w:pPr>
            <w:r w:rsidRPr="00B51436">
              <w:t xml:space="preserve">Emergency Care </w:t>
            </w:r>
            <w:proofErr w:type="gramStart"/>
            <w:r w:rsidRPr="00B51436">
              <w:t>Provider  (</w:t>
            </w:r>
            <w:proofErr w:type="gramEnd"/>
            <w:r w:rsidRPr="00B51436">
              <w:t>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33AE58DE"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6C674B01"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B51436" w:rsidRDefault="004F38C2" w:rsidP="004F38C2">
            <w:pPr>
              <w:pStyle w:val="TableEntry"/>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B51436" w:rsidRDefault="004F38C2" w:rsidP="004F38C2">
            <w:pPr>
              <w:pStyle w:val="TableEntry"/>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B51436" w:rsidRDefault="004F38C2" w:rsidP="004F38C2">
            <w:pPr>
              <w:pStyle w:val="TableEntry"/>
            </w:pPr>
          </w:p>
        </w:tc>
      </w:tr>
      <w:tr w:rsidR="001B4C9D" w:rsidRPr="00B51436"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B51436" w:rsidRDefault="004F38C2" w:rsidP="004F38C2">
            <w:pPr>
              <w:pStyle w:val="TableEntry"/>
            </w:pPr>
            <w:r w:rsidRPr="00B51436">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429406E7" w:rsidR="004F38C2" w:rsidRPr="00B51436" w:rsidRDefault="004F38C2" w:rsidP="004F38C2">
            <w:pPr>
              <w:pStyle w:val="TableEntry"/>
            </w:pPr>
            <w:r w:rsidRPr="00B51436">
              <w:rPr>
                <w:bCs/>
              </w:rPr>
              <w:t>X</w:t>
            </w: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3473FB1D"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77777777" w:rsidR="004F38C2" w:rsidRPr="00B51436" w:rsidRDefault="004F38C2" w:rsidP="004F38C2">
            <w:pPr>
              <w:pStyle w:val="TableEntry"/>
            </w:pP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77777777" w:rsidR="004F38C2" w:rsidRPr="00B51436" w:rsidRDefault="004F38C2" w:rsidP="004F38C2">
            <w:pPr>
              <w:pStyle w:val="TableEntry"/>
            </w:pPr>
            <w:r w:rsidRPr="00B51436">
              <w:t xml:space="preserve">  </w:t>
            </w:r>
          </w:p>
        </w:tc>
      </w:tr>
      <w:tr w:rsidR="001B4C9D" w:rsidRPr="00B51436"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B51436" w:rsidRDefault="004F38C2" w:rsidP="004F38C2">
            <w:pPr>
              <w:pStyle w:val="TableEntry"/>
            </w:pPr>
            <w:r w:rsidRPr="00B51436">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3D9A5FB" w:rsidR="004F38C2" w:rsidRPr="00B51436" w:rsidRDefault="004F38C2" w:rsidP="004F38C2">
            <w:pPr>
              <w:pStyle w:val="TableEntry"/>
              <w:rPr>
                <w:bCs/>
              </w:rPr>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DD94C8" w:rsidR="004F38C2" w:rsidRPr="00B51436" w:rsidRDefault="004F38C2" w:rsidP="004F38C2">
            <w:pPr>
              <w:pStyle w:val="TableEntry"/>
            </w:pPr>
            <w:r w:rsidRPr="00B51436">
              <w:rPr>
                <w:bCs/>
              </w:rPr>
              <w:t>X</w:t>
            </w: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7777777" w:rsidR="004F38C2" w:rsidRPr="00B51436" w:rsidRDefault="004F38C2" w:rsidP="004F38C2">
            <w:pPr>
              <w:pStyle w:val="TableEntry"/>
            </w:pPr>
            <w:r w:rsidRPr="00B51436">
              <w:rPr>
                <w:bCs/>
              </w:rPr>
              <w:t>X</w:t>
            </w: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7777777" w:rsidR="004F38C2" w:rsidRPr="00B51436" w:rsidRDefault="004F38C2" w:rsidP="004F38C2">
            <w:pPr>
              <w:pStyle w:val="TableEntry"/>
            </w:pPr>
            <w:r w:rsidRPr="00B51436">
              <w:t xml:space="preserve">  </w:t>
            </w:r>
          </w:p>
        </w:tc>
      </w:tr>
    </w:tbl>
    <w:p w14:paraId="7F8FE999" w14:textId="77777777" w:rsidR="004B7FEA" w:rsidRDefault="004B7FEA" w:rsidP="00D6438D">
      <w:pPr>
        <w:pStyle w:val="BodyText"/>
      </w:pPr>
    </w:p>
    <w:p w14:paraId="006BE82F" w14:textId="10BEB76F" w:rsidR="00D6438D" w:rsidRPr="00B51436" w:rsidRDefault="00D6438D" w:rsidP="00D6438D">
      <w:pPr>
        <w:pStyle w:val="BodyText"/>
      </w:pPr>
      <w:r w:rsidRPr="00B51436">
        <w:t xml:space="preserve">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w:t>
      </w:r>
      <w:proofErr w:type="spellStart"/>
      <w:r w:rsidRPr="00B51436">
        <w:t>confidentialityCode</w:t>
      </w:r>
      <w:proofErr w:type="spellEnd"/>
      <w:r w:rsidRPr="00B51436">
        <w:t>.</w:t>
      </w:r>
    </w:p>
    <w:p w14:paraId="46B6FCA9" w14:textId="695A149E" w:rsidR="00D6438D" w:rsidRPr="00B51436" w:rsidRDefault="00D6438D" w:rsidP="00D6438D">
      <w:pPr>
        <w:pStyle w:val="BodyText"/>
      </w:pPr>
      <w:r w:rsidRPr="00B51436">
        <w:t xml:space="preserve">In the same way that the </w:t>
      </w:r>
      <w:r w:rsidR="00FD3FBD" w:rsidRPr="00B51436">
        <w:t>Document Sharing</w:t>
      </w:r>
      <w:r w:rsidRPr="00B51436">
        <w:t xml:space="preserve"> metadata ‘doctype’ defines what the document is in terms of the clinical/administrative content, the </w:t>
      </w:r>
      <w:proofErr w:type="spellStart"/>
      <w:r w:rsidRPr="00B51436">
        <w:t>confidentialityCode</w:t>
      </w:r>
      <w:proofErr w:type="spellEnd"/>
      <w:r w:rsidRPr="00B51436">
        <w:t xml:space="preserve"> defines what the document is in terms of privacy/security content, sometimes referred to as sensitivity. The </w:t>
      </w:r>
      <w:proofErr w:type="spellStart"/>
      <w:r w:rsidRPr="00B51436">
        <w:t>confidentialityCodes</w:t>
      </w:r>
      <w:proofErr w:type="spellEnd"/>
      <w:r w:rsidRPr="00B51436">
        <w:t xml:space="preserve"> should be looked at as a relatively static assessment of the document content privacy/security characteristics. Some documents are so sensitive in nature that they simply should not be shared or published.</w:t>
      </w:r>
    </w:p>
    <w:p w14:paraId="7507B1F7" w14:textId="1F9E710A" w:rsidR="00D6438D" w:rsidRPr="00B51436" w:rsidRDefault="00D6438D" w:rsidP="00D6438D">
      <w:pPr>
        <w:pStyle w:val="BodyText"/>
      </w:pPr>
      <w:r w:rsidRPr="00B51436">
        <w:t xml:space="preserve">The rows are showing a set of functional roles. These roles would be conveyed from the requesting organization </w:t>
      </w:r>
      <w:proofErr w:type="gramStart"/>
      <w:r w:rsidRPr="00B51436">
        <w:t>through the use of</w:t>
      </w:r>
      <w:proofErr w:type="gramEnd"/>
      <w:r w:rsidRPr="00B51436">
        <w:t xml:space="preserve"> the </w:t>
      </w:r>
      <w:r w:rsidR="003D7A49" w:rsidRPr="00B51436">
        <w:t>Internet</w:t>
      </w:r>
      <w:r w:rsidRPr="00B51436">
        <w:t xml:space="preserve"> User Assertion (</w:t>
      </w:r>
      <w:r w:rsidR="003D7A49" w:rsidRPr="00B51436">
        <w:t>IUA</w:t>
      </w:r>
      <w:r w:rsidRPr="00B51436">
        <w:t xml:space="preserve">) </w:t>
      </w:r>
      <w:r w:rsidR="00C10DDE">
        <w:t>Profile</w:t>
      </w:r>
      <w:r w:rsidRPr="00B51436">
        <w:t xml:space="preserve">. This profile defines how a user and the security/privacy context of the request is defined. Additional information can be carried such as the </w:t>
      </w:r>
      <w:proofErr w:type="spellStart"/>
      <w:r w:rsidRPr="00B51436">
        <w:t>purposeOfUse</w:t>
      </w:r>
      <w:proofErr w:type="spellEnd"/>
      <w:r w:rsidRPr="00B51436">
        <w:t xml:space="preserve">, what the user intends to use the data for. </w:t>
      </w:r>
      <w:r w:rsidRPr="00B51436">
        <w:lastRenderedPageBreak/>
        <w:t>Note that Privacy Policies and Access Control rules can leverage any of the user context, patient identity, or document metadata discussed above.</w:t>
      </w:r>
    </w:p>
    <w:p w14:paraId="0573F5F5" w14:textId="4D2B3DD4" w:rsidR="00D6438D" w:rsidRPr="00B51436" w:rsidRDefault="00D6438D" w:rsidP="00D6438D">
      <w:pPr>
        <w:pStyle w:val="Heading4"/>
        <w:rPr>
          <w:noProof w:val="0"/>
        </w:rPr>
      </w:pPr>
      <w:bookmarkStart w:id="457" w:name="_Toc314820401"/>
      <w:bookmarkStart w:id="458" w:name="_Toc30498511"/>
      <w:r w:rsidRPr="00B51436">
        <w:rPr>
          <w:noProof w:val="0"/>
        </w:rPr>
        <w:t xml:space="preserve">X.5.3.3 Patient Privacy Consent to participate in </w:t>
      </w:r>
      <w:bookmarkEnd w:id="453"/>
      <w:r w:rsidRPr="00B51436">
        <w:rPr>
          <w:noProof w:val="0"/>
        </w:rPr>
        <w:t>Document Sharing</w:t>
      </w:r>
      <w:bookmarkEnd w:id="457"/>
      <w:bookmarkEnd w:id="458"/>
    </w:p>
    <w:p w14:paraId="4CAF5F1E" w14:textId="28CA0AE3" w:rsidR="00D6438D" w:rsidRPr="00B51436" w:rsidRDefault="00D6438D" w:rsidP="00D6438D">
      <w:pPr>
        <w:pStyle w:val="BodyText"/>
      </w:pPr>
      <w:r w:rsidRPr="00B51436">
        <w:t xml:space="preserve">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w:t>
      </w:r>
      <w:proofErr w:type="gramStart"/>
      <w:r w:rsidRPr="00B51436">
        <w:t>cases</w:t>
      </w:r>
      <w:proofErr w:type="gramEnd"/>
      <w:r w:rsidRPr="00B51436">
        <w:t xml:space="preserve"> the use of user identity context, as discussed above around the </w:t>
      </w:r>
      <w:r w:rsidR="00FD3FBD" w:rsidRPr="00B51436">
        <w:t>IUA</w:t>
      </w:r>
      <w:r w:rsidRPr="00B51436">
        <w:t xml:space="preserve"> </w:t>
      </w:r>
      <w:r w:rsidR="00C10DDE">
        <w:t>Profile</w:t>
      </w:r>
      <w:r w:rsidRPr="00B51436">
        <w:t xml:space="preserve">, is sufficient to make the Access Control decision. The trust relationship of the Document Sharing exchange includes background governance on appropriate use, as discussed above around the ATNA </w:t>
      </w:r>
      <w:r w:rsidR="00C10DDE">
        <w:t>Profile</w:t>
      </w:r>
      <w:r w:rsidRPr="00B51436">
        <w:t xml:space="preserve">. </w:t>
      </w:r>
    </w:p>
    <w:p w14:paraId="75F84396" w14:textId="0C8A5560" w:rsidR="00FD3FBD" w:rsidRPr="00B51436" w:rsidRDefault="00D6438D" w:rsidP="00D6438D">
      <w:pPr>
        <w:pStyle w:val="BodyText"/>
      </w:pPr>
      <w:r w:rsidRPr="00B51436">
        <w:t>Privacy Consents may need to be expressed in a way that all parties in a Document Exchange can understand. IHE has published the Basic Patient Privacy Consents (BPPC) Profile that can be used to enable basic privacy consent controls</w:t>
      </w:r>
      <w:r w:rsidR="00FD3FBD" w:rsidRPr="00B51436">
        <w:t>, and Advanced Patient Privacy Consents (APPC) that can encode more complex rules specific to a patient consent</w:t>
      </w:r>
      <w:r w:rsidRPr="00B51436">
        <w:t>.</w:t>
      </w:r>
      <w:r w:rsidR="00FD3FBD" w:rsidRPr="00B51436">
        <w:t xml:space="preserve"> The encoding of Consent and advanced rules in FHIR “Consent” resource is possible but has not yet been profiled by IHE.</w:t>
      </w:r>
    </w:p>
    <w:p w14:paraId="7EE0D4B1" w14:textId="53F21119" w:rsidR="00D6438D" w:rsidRPr="00B51436" w:rsidRDefault="00D6438D" w:rsidP="00D6438D">
      <w:pPr>
        <w:pStyle w:val="BodyText"/>
      </w:pPr>
      <w:r w:rsidRPr="00B51436">
        <w:t xml:space="preserve">Some examples of the type of policy that </w:t>
      </w:r>
      <w:r w:rsidR="00FD3FBD" w:rsidRPr="00B51436">
        <w:t xml:space="preserve">can be necessary for Patient Privacy Consents </w:t>
      </w:r>
      <w:r w:rsidRPr="00B51436">
        <w:t>are:</w:t>
      </w:r>
    </w:p>
    <w:p w14:paraId="124C7F7E" w14:textId="77777777" w:rsidR="00D6438D" w:rsidRPr="00B51436" w:rsidRDefault="00D6438D" w:rsidP="00A15C2E">
      <w:pPr>
        <w:pStyle w:val="ListBullet2"/>
      </w:pPr>
      <w:r w:rsidRPr="00B51436">
        <w:t>Explicit Opt-In (patient elects to have some information shared) is required which enables document sharing</w:t>
      </w:r>
    </w:p>
    <w:p w14:paraId="1BC3BB8C" w14:textId="77777777" w:rsidR="00D6438D" w:rsidRPr="00B51436" w:rsidRDefault="00D6438D" w:rsidP="00A15C2E">
      <w:pPr>
        <w:pStyle w:val="ListBullet2"/>
      </w:pPr>
      <w:r w:rsidRPr="00B51436">
        <w:t>Explicit Opt-Out (patient elects to not have information shared) stops all document sharing</w:t>
      </w:r>
    </w:p>
    <w:p w14:paraId="3EFEBB3B" w14:textId="77777777" w:rsidR="00D6438D" w:rsidRPr="00B51436" w:rsidRDefault="00D6438D" w:rsidP="00A15C2E">
      <w:pPr>
        <w:pStyle w:val="ListBullet2"/>
      </w:pPr>
      <w:r w:rsidRPr="00B51436">
        <w:t>Implicit Opt-In allows for document sharing</w:t>
      </w:r>
    </w:p>
    <w:p w14:paraId="4D61AA50" w14:textId="77777777" w:rsidR="00D6438D" w:rsidRPr="00B51436" w:rsidRDefault="00D6438D" w:rsidP="00A15C2E">
      <w:pPr>
        <w:pStyle w:val="ListBullet2"/>
      </w:pPr>
      <w:r w:rsidRPr="00B51436">
        <w:t>Explicit Opt-Out of any document sharing</w:t>
      </w:r>
    </w:p>
    <w:p w14:paraId="36CF9DC6" w14:textId="77777777" w:rsidR="00D6438D" w:rsidRPr="00B51436" w:rsidRDefault="00D6438D" w:rsidP="00A15C2E">
      <w:pPr>
        <w:pStyle w:val="ListBullet2"/>
      </w:pPr>
      <w:r w:rsidRPr="00B51436">
        <w:t>Explicit Opt-Out of sharing outside of use in local care events, but does allow emergency override</w:t>
      </w:r>
    </w:p>
    <w:p w14:paraId="55E47F2F" w14:textId="77777777" w:rsidR="00D6438D" w:rsidRPr="00B51436" w:rsidRDefault="00D6438D" w:rsidP="00A15C2E">
      <w:pPr>
        <w:pStyle w:val="ListBullet2"/>
      </w:pPr>
      <w:r w:rsidRPr="00B51436">
        <w:t xml:space="preserve">Explicit Opt-Out of sharing outside of use in local care events, but without emergency override </w:t>
      </w:r>
    </w:p>
    <w:p w14:paraId="39F00824" w14:textId="77777777" w:rsidR="00D6438D" w:rsidRPr="00B51436" w:rsidRDefault="00D6438D" w:rsidP="00A15C2E">
      <w:pPr>
        <w:pStyle w:val="ListBullet2"/>
      </w:pPr>
      <w:r w:rsidRPr="00B51436">
        <w:t xml:space="preserve">Explicit authorization captured that allows specific research project </w:t>
      </w:r>
    </w:p>
    <w:p w14:paraId="48750D4B" w14:textId="77777777" w:rsidR="00D6438D" w:rsidRPr="00B51436" w:rsidRDefault="00D6438D" w:rsidP="00A15C2E">
      <w:pPr>
        <w:pStyle w:val="ListBullet2"/>
      </w:pPr>
      <w:r w:rsidRPr="00B51436">
        <w:t xml:space="preserve">Change the consent policy (change from opt-in to opt-out) </w:t>
      </w:r>
    </w:p>
    <w:p w14:paraId="4D8BC346" w14:textId="6A1063C1" w:rsidR="00D6438D" w:rsidRPr="00B51436" w:rsidRDefault="00D6438D" w:rsidP="00D6438D">
      <w:pPr>
        <w:pStyle w:val="BodyText"/>
      </w:pPr>
      <w:r w:rsidRPr="00B51436">
        <w:t xml:space="preserve">The BPPC </w:t>
      </w:r>
      <w:r w:rsidR="00C10DDE">
        <w:t>Profile</w:t>
      </w:r>
      <w:r w:rsidRPr="00B51436">
        <w:t xml:space="preserve"> can be used as a </w:t>
      </w:r>
      <w:proofErr w:type="gramStart"/>
      <w:r w:rsidRPr="00B51436">
        <w:t>gate-keeper</w:t>
      </w:r>
      <w:proofErr w:type="gramEnd"/>
      <w:r w:rsidRPr="00B51436">
        <w:t xml:space="preserve"> to the document sharing community. BPPC does not define the </w:t>
      </w:r>
      <w:proofErr w:type="gramStart"/>
      <w:r w:rsidRPr="00B51436">
        <w:t>policies, but</w:t>
      </w:r>
      <w:proofErr w:type="gramEnd"/>
      <w:r w:rsidRPr="00B51436">
        <w:t xml:space="preserve"> does allow for a community that has defined its set of policies to capture that a patient has chosen one or more of those policies. </w:t>
      </w:r>
    </w:p>
    <w:p w14:paraId="05CF23C8" w14:textId="77777777" w:rsidR="00D6438D" w:rsidRPr="00B51436" w:rsidRDefault="00D6438D" w:rsidP="00D6438D">
      <w:pPr>
        <w:pStyle w:val="BodyText"/>
      </w:pPr>
      <w:r w:rsidRPr="00B51436">
        <w:lastRenderedPageBreak/>
        <w:t xml:space="preserve">For example: Let’s say that the above set of sample policy fragments was available to a patient sharing in a community. The patient could agree to Opt-In, </w:t>
      </w:r>
      <w:proofErr w:type="gramStart"/>
      <w:r w:rsidRPr="00B51436">
        <w:t>and also</w:t>
      </w:r>
      <w:proofErr w:type="gramEnd"/>
      <w:r w:rsidRPr="00B51436">
        <w:t xml:space="preserve"> agree to a specific research project. This set of acknowledgments would be captured as one or more BPPC documents. These documents would indicate the policy that is being acknowledged, the date it is being acknowledged, an expiration date if applicable, etc. Then the systems involved in the document 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77777777" w:rsidR="00D6438D" w:rsidRPr="00B51436" w:rsidRDefault="00D6438D" w:rsidP="00D6438D">
      <w:pPr>
        <w:pStyle w:val="BodyText"/>
      </w:pPr>
      <w:r w:rsidRPr="00B51436">
        <w:t xml:space="preserve">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w:t>
      </w:r>
      <w:proofErr w:type="gramStart"/>
      <w:r w:rsidRPr="00B51436">
        <w:t>Thus</w:t>
      </w:r>
      <w:proofErr w:type="gramEnd"/>
      <w:r w:rsidRPr="00B51436">
        <w:t xml:space="preserve"> now if that research application tries to access the patient’s data, it will be blocked as the patient does not have a current acknowledgement of the research policy.</w:t>
      </w:r>
    </w:p>
    <w:p w14:paraId="6AA1E95B" w14:textId="4586CB48" w:rsidR="00D6438D" w:rsidRPr="00B51436" w:rsidRDefault="00D6438D" w:rsidP="00D6438D">
      <w:pPr>
        <w:pStyle w:val="Heading4"/>
        <w:rPr>
          <w:noProof w:val="0"/>
        </w:rPr>
      </w:pPr>
      <w:bookmarkStart w:id="459" w:name="_Toc312786304"/>
      <w:bookmarkStart w:id="460" w:name="_Toc313451022"/>
      <w:bookmarkStart w:id="461" w:name="_Toc314042106"/>
      <w:bookmarkStart w:id="462" w:name="_Toc204505718"/>
      <w:bookmarkStart w:id="463" w:name="_Toc314820402"/>
      <w:bookmarkStart w:id="464" w:name="_Toc30498512"/>
      <w:bookmarkEnd w:id="459"/>
      <w:bookmarkEnd w:id="460"/>
      <w:bookmarkEnd w:id="461"/>
      <w:r w:rsidRPr="00B51436">
        <w:rPr>
          <w:noProof w:val="0"/>
        </w:rPr>
        <w:t>X.5.3.4 Security and Privacy in a Patient Safety Environment</w:t>
      </w:r>
      <w:bookmarkEnd w:id="462"/>
      <w:bookmarkEnd w:id="463"/>
      <w:bookmarkEnd w:id="464"/>
      <w:r w:rsidRPr="00B51436">
        <w:rPr>
          <w:noProof w:val="0"/>
        </w:rPr>
        <w:t xml:space="preserve"> </w:t>
      </w:r>
    </w:p>
    <w:p w14:paraId="60822EA2" w14:textId="77777777" w:rsidR="00D6438D" w:rsidRPr="00B51436" w:rsidRDefault="00D6438D" w:rsidP="00D6438D">
      <w:pPr>
        <w:pStyle w:val="BodyText"/>
      </w:pPr>
      <w:r w:rsidRPr="00B51436">
        <w:t xml:space="preserve">The IHE security and privacy model supports both centralized and distributed control. The entities that are allowed to participate in </w:t>
      </w:r>
      <w:proofErr w:type="gramStart"/>
      <w:r w:rsidRPr="00B51436">
        <w:t>community based</w:t>
      </w:r>
      <w:proofErr w:type="gramEnd"/>
      <w:r w:rsidRPr="00B51436">
        <w:t xml:space="preserve">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B51436" w:rsidRDefault="00D6438D" w:rsidP="00D6438D">
      <w:pPr>
        <w:pStyle w:val="BodyText"/>
      </w:pPr>
      <w:r w:rsidRPr="00B51436">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B51436">
        <w:t>prim</w:t>
      </w:r>
      <w:r w:rsidRPr="00B51436">
        <w:t xml:space="preserve">arily at this level that emergency mode can be handled in a robust way (often called break-glass). </w:t>
      </w:r>
    </w:p>
    <w:p w14:paraId="326449E0" w14:textId="77777777" w:rsidR="00D6438D" w:rsidRPr="00B51436" w:rsidRDefault="00D6438D" w:rsidP="00D6438D">
      <w:pPr>
        <w:pStyle w:val="BodyText"/>
      </w:pPr>
      <w:r w:rsidRPr="00B51436">
        <w:t xml:space="preserve">The IHE security and privacy model is very careful to include security while allowing for flexible and safe provision of healthcare by individual participants. </w:t>
      </w:r>
    </w:p>
    <w:p w14:paraId="4C72D7A3" w14:textId="60EF707D" w:rsidR="00D6438D" w:rsidRPr="00B51436" w:rsidRDefault="00D6438D" w:rsidP="00D6438D">
      <w:pPr>
        <w:pStyle w:val="Heading3"/>
        <w:numPr>
          <w:ilvl w:val="0"/>
          <w:numId w:val="0"/>
        </w:numPr>
        <w:rPr>
          <w:noProof w:val="0"/>
        </w:rPr>
      </w:pPr>
      <w:bookmarkStart w:id="465" w:name="_Toc312786385"/>
      <w:bookmarkStart w:id="466" w:name="_Toc313451103"/>
      <w:bookmarkStart w:id="467" w:name="_Toc314042187"/>
      <w:bookmarkStart w:id="468" w:name="_Toc312786402"/>
      <w:bookmarkStart w:id="469" w:name="_Toc313451120"/>
      <w:bookmarkStart w:id="470" w:name="_Toc314042204"/>
      <w:bookmarkStart w:id="471" w:name="_Toc204505722"/>
      <w:bookmarkStart w:id="472" w:name="_Ref307929483"/>
      <w:bookmarkStart w:id="473" w:name="_Ref308179722"/>
      <w:bookmarkStart w:id="474" w:name="_Ref308179728"/>
      <w:bookmarkStart w:id="475" w:name="_Toc314820403"/>
      <w:bookmarkStart w:id="476" w:name="_Toc30498513"/>
      <w:bookmarkEnd w:id="465"/>
      <w:bookmarkEnd w:id="466"/>
      <w:bookmarkEnd w:id="467"/>
      <w:bookmarkEnd w:id="468"/>
      <w:bookmarkEnd w:id="469"/>
      <w:bookmarkEnd w:id="470"/>
      <w:r w:rsidRPr="00B51436">
        <w:rPr>
          <w:noProof w:val="0"/>
        </w:rPr>
        <w:t>X.5.4 IHE Security and Privacy Controls</w:t>
      </w:r>
      <w:bookmarkEnd w:id="471"/>
      <w:bookmarkEnd w:id="472"/>
      <w:bookmarkEnd w:id="473"/>
      <w:bookmarkEnd w:id="474"/>
      <w:bookmarkEnd w:id="475"/>
      <w:bookmarkEnd w:id="476"/>
    </w:p>
    <w:p w14:paraId="6CC76A12" w14:textId="77777777" w:rsidR="00D6438D" w:rsidRPr="00B51436" w:rsidRDefault="00D6438D" w:rsidP="00D6438D">
      <w:pPr>
        <w:pStyle w:val="BodyText"/>
        <w:rPr>
          <w:lang w:eastAsia="zh-CN" w:bidi="he-IL"/>
        </w:rPr>
      </w:pPr>
      <w:r w:rsidRPr="00B51436">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B51436">
        <w:t>√</w:t>
      </w:r>
      <w:r w:rsidRPr="00B51436">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B51436">
        <w:t>√</w:t>
      </w:r>
      <w:r w:rsidRPr="00B51436">
        <w:rPr>
          <w:lang w:eastAsia="zh-CN" w:bidi="he-IL"/>
        </w:rPr>
        <w:t>’ direct and ‘.’ Indirect relationships can be found in the profile text or through other webinars.</w:t>
      </w:r>
    </w:p>
    <w:p w14:paraId="393D16EC" w14:textId="38DD5E49" w:rsidR="00D6438D" w:rsidRPr="00B51436" w:rsidRDefault="00D6438D" w:rsidP="00D6438D">
      <w:pPr>
        <w:pStyle w:val="TableTitle"/>
      </w:pPr>
      <w:r w:rsidRPr="00B51436">
        <w:lastRenderedPageBreak/>
        <w:t xml:space="preserve">Table </w:t>
      </w:r>
      <w:r w:rsidRPr="00B51436">
        <w:fldChar w:fldCharType="begin"/>
      </w:r>
      <w:r w:rsidRPr="00B51436">
        <w:instrText xml:space="preserve"> REF _Ref308179728 \r \h </w:instrText>
      </w:r>
      <w:r w:rsidRPr="00B51436">
        <w:fldChar w:fldCharType="separate"/>
      </w:r>
      <w:r w:rsidRPr="00B51436">
        <w:t>X.5.4</w:t>
      </w:r>
      <w:r w:rsidRPr="00B51436">
        <w:fldChar w:fldCharType="end"/>
      </w:r>
      <w:r w:rsidRPr="00B51436">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B51436" w14:paraId="5A5E0643" w14:textId="77777777" w:rsidTr="00726CCE">
        <w:trPr>
          <w:trHeight w:val="1755"/>
          <w:jc w:val="center"/>
        </w:trPr>
        <w:tc>
          <w:tcPr>
            <w:tcW w:w="3145" w:type="dxa"/>
            <w:shd w:val="clear" w:color="auto" w:fill="D9D9D9"/>
          </w:tcPr>
          <w:p w14:paraId="77A5223D" w14:textId="77777777" w:rsidR="00FD3FBD" w:rsidRPr="00B51436" w:rsidRDefault="00FD3FBD" w:rsidP="00532962">
            <w:pPr>
              <w:pStyle w:val="TableEntryHeader"/>
              <w:jc w:val="right"/>
            </w:pPr>
            <w:bookmarkStart w:id="477" w:name="_Toc200899001"/>
            <w:bookmarkEnd w:id="477"/>
            <w:r w:rsidRPr="00B51436">
              <w:rPr>
                <w:bCs/>
              </w:rPr>
              <w:t xml:space="preserve">     </w:t>
            </w:r>
            <w:r w:rsidRPr="00B51436">
              <w:t>Security &amp; Privacy Controls</w:t>
            </w:r>
          </w:p>
          <w:p w14:paraId="151F7B71" w14:textId="77777777" w:rsidR="00FD3FBD" w:rsidRPr="00B51436" w:rsidRDefault="00FD3FBD" w:rsidP="00532962">
            <w:pPr>
              <w:pStyle w:val="TableEntryHeader"/>
            </w:pPr>
          </w:p>
          <w:p w14:paraId="73CF6C7F" w14:textId="77777777" w:rsidR="00FD3FBD" w:rsidRPr="00B51436" w:rsidRDefault="00FD3FBD" w:rsidP="00532962">
            <w:pPr>
              <w:pStyle w:val="TableEntryHeader"/>
            </w:pPr>
          </w:p>
          <w:p w14:paraId="77824B28" w14:textId="77777777" w:rsidR="00FD3FBD" w:rsidRPr="00B51436" w:rsidRDefault="00FD3FBD" w:rsidP="00532962">
            <w:pPr>
              <w:pStyle w:val="TableEntryHeader"/>
            </w:pPr>
          </w:p>
          <w:p w14:paraId="5C8A23A8" w14:textId="77777777" w:rsidR="00FD3FBD" w:rsidRPr="00B51436" w:rsidRDefault="00FD3FBD" w:rsidP="00532962">
            <w:pPr>
              <w:pStyle w:val="TableEntryHeader"/>
              <w:jc w:val="left"/>
            </w:pPr>
            <w:r w:rsidRPr="00B51436">
              <w:t>IHE Profile</w:t>
            </w:r>
          </w:p>
        </w:tc>
        <w:tc>
          <w:tcPr>
            <w:tcW w:w="630" w:type="dxa"/>
            <w:shd w:val="clear" w:color="auto" w:fill="D9D9D9"/>
            <w:textDirection w:val="tbRlV"/>
          </w:tcPr>
          <w:p w14:paraId="6181BF67" w14:textId="77777777" w:rsidR="00FD3FBD" w:rsidRPr="00B51436" w:rsidRDefault="00FD3FBD" w:rsidP="00532962">
            <w:pPr>
              <w:pStyle w:val="TableEntryHeader"/>
            </w:pPr>
            <w:r w:rsidRPr="00B51436">
              <w:t>Audit Log</w:t>
            </w:r>
          </w:p>
        </w:tc>
        <w:tc>
          <w:tcPr>
            <w:tcW w:w="1080" w:type="dxa"/>
            <w:shd w:val="clear" w:color="auto" w:fill="D9D9D9"/>
            <w:textDirection w:val="tbRlV"/>
          </w:tcPr>
          <w:p w14:paraId="4998B39A" w14:textId="77777777" w:rsidR="00FD3FBD" w:rsidRPr="00B51436" w:rsidRDefault="00FD3FBD" w:rsidP="00532962">
            <w:pPr>
              <w:pStyle w:val="TableEntryHeader"/>
            </w:pPr>
            <w:r w:rsidRPr="00B51436">
              <w:t>Identification and Authentication</w:t>
            </w:r>
          </w:p>
        </w:tc>
        <w:tc>
          <w:tcPr>
            <w:tcW w:w="990" w:type="dxa"/>
            <w:shd w:val="clear" w:color="auto" w:fill="D9D9D9"/>
            <w:textDirection w:val="tbRlV"/>
          </w:tcPr>
          <w:p w14:paraId="022EE4FB" w14:textId="6AE24CFF" w:rsidR="00FD3FBD" w:rsidRPr="00B51436" w:rsidRDefault="00FD3FBD" w:rsidP="00532962">
            <w:pPr>
              <w:pStyle w:val="TableEntryHeader"/>
            </w:pPr>
            <w:r w:rsidRPr="00B51436">
              <w:t>Data Access Control</w:t>
            </w:r>
            <w:r w:rsidR="007D25BB" w:rsidRPr="00B51436">
              <w:t xml:space="preserve"> (Authorization)</w:t>
            </w:r>
          </w:p>
        </w:tc>
        <w:tc>
          <w:tcPr>
            <w:tcW w:w="720" w:type="dxa"/>
            <w:shd w:val="clear" w:color="auto" w:fill="D9D9D9"/>
            <w:textDirection w:val="tbRlV"/>
          </w:tcPr>
          <w:p w14:paraId="5C130FFA" w14:textId="77777777" w:rsidR="00FD3FBD" w:rsidRPr="00B51436" w:rsidRDefault="00FD3FBD" w:rsidP="00532962">
            <w:pPr>
              <w:pStyle w:val="TableEntryHeader"/>
            </w:pPr>
            <w:r w:rsidRPr="00B51436">
              <w:t>Secrecy</w:t>
            </w:r>
          </w:p>
        </w:tc>
        <w:tc>
          <w:tcPr>
            <w:tcW w:w="720" w:type="dxa"/>
            <w:shd w:val="clear" w:color="auto" w:fill="D9D9D9"/>
            <w:textDirection w:val="tbRlV"/>
          </w:tcPr>
          <w:p w14:paraId="6258DCC3" w14:textId="77777777" w:rsidR="00FD3FBD" w:rsidRPr="00B51436" w:rsidRDefault="00FD3FBD" w:rsidP="00532962">
            <w:pPr>
              <w:pStyle w:val="TableEntryHeader"/>
            </w:pPr>
            <w:r w:rsidRPr="00B51436">
              <w:t>Data Integrity</w:t>
            </w:r>
          </w:p>
        </w:tc>
        <w:tc>
          <w:tcPr>
            <w:tcW w:w="900" w:type="dxa"/>
            <w:shd w:val="clear" w:color="auto" w:fill="D9D9D9"/>
            <w:textDirection w:val="tbRlV"/>
          </w:tcPr>
          <w:p w14:paraId="061A07C0" w14:textId="77777777" w:rsidR="00FD3FBD" w:rsidRPr="00B51436" w:rsidRDefault="00FD3FBD" w:rsidP="00532962">
            <w:pPr>
              <w:pStyle w:val="TableEntryHeader"/>
            </w:pPr>
            <w:r w:rsidRPr="00B51436">
              <w:t>Non-Repudiation</w:t>
            </w:r>
          </w:p>
        </w:tc>
        <w:tc>
          <w:tcPr>
            <w:tcW w:w="810" w:type="dxa"/>
            <w:shd w:val="clear" w:color="auto" w:fill="D9D9D9"/>
            <w:textDirection w:val="tbRlV"/>
          </w:tcPr>
          <w:p w14:paraId="2FA7FB3C" w14:textId="77777777" w:rsidR="00FD3FBD" w:rsidRPr="00B51436" w:rsidRDefault="00FD3FBD" w:rsidP="00532962">
            <w:pPr>
              <w:pStyle w:val="TableEntryHeader"/>
            </w:pPr>
            <w:r w:rsidRPr="00B51436">
              <w:t>Patient Privacy</w:t>
            </w:r>
          </w:p>
        </w:tc>
      </w:tr>
      <w:tr w:rsidR="00FD3FBD" w:rsidRPr="00B51436" w14:paraId="5F47FFA9" w14:textId="77777777" w:rsidTr="00A15C2E">
        <w:trPr>
          <w:trHeight w:val="385"/>
          <w:jc w:val="center"/>
        </w:trPr>
        <w:tc>
          <w:tcPr>
            <w:tcW w:w="3145" w:type="dxa"/>
            <w:shd w:val="clear" w:color="auto" w:fill="auto"/>
          </w:tcPr>
          <w:p w14:paraId="64230D88" w14:textId="77777777" w:rsidR="00FD3FBD" w:rsidRPr="00B51436" w:rsidRDefault="00FD3FBD" w:rsidP="00532962">
            <w:pPr>
              <w:pStyle w:val="TableEntry"/>
            </w:pPr>
            <w:r w:rsidRPr="00B51436">
              <w:t>Audit Trails and Node Authentication</w:t>
            </w:r>
          </w:p>
        </w:tc>
        <w:tc>
          <w:tcPr>
            <w:tcW w:w="630" w:type="dxa"/>
            <w:shd w:val="clear" w:color="auto" w:fill="auto"/>
          </w:tcPr>
          <w:p w14:paraId="1B0E23C6" w14:textId="77777777" w:rsidR="00FD3FBD" w:rsidRPr="00B51436" w:rsidRDefault="00FD3FBD" w:rsidP="00532962">
            <w:pPr>
              <w:pStyle w:val="TableEntry"/>
            </w:pPr>
            <w:r w:rsidRPr="00B51436">
              <w:t>√</w:t>
            </w:r>
          </w:p>
        </w:tc>
        <w:tc>
          <w:tcPr>
            <w:tcW w:w="1080" w:type="dxa"/>
            <w:shd w:val="clear" w:color="auto" w:fill="auto"/>
          </w:tcPr>
          <w:p w14:paraId="087F19EE" w14:textId="77777777" w:rsidR="00FD3FBD" w:rsidRPr="00B51436" w:rsidRDefault="00FD3FBD" w:rsidP="00532962">
            <w:pPr>
              <w:pStyle w:val="TableEntry"/>
            </w:pPr>
            <w:r w:rsidRPr="00B51436">
              <w:t>√</w:t>
            </w:r>
          </w:p>
        </w:tc>
        <w:tc>
          <w:tcPr>
            <w:tcW w:w="990" w:type="dxa"/>
            <w:shd w:val="clear" w:color="auto" w:fill="auto"/>
          </w:tcPr>
          <w:p w14:paraId="0F127F61" w14:textId="77777777" w:rsidR="00FD3FBD" w:rsidRPr="00B51436" w:rsidRDefault="00FD3FBD" w:rsidP="00532962">
            <w:pPr>
              <w:pStyle w:val="TableEntry"/>
            </w:pPr>
            <w:r w:rsidRPr="00B51436">
              <w:t>√</w:t>
            </w:r>
          </w:p>
        </w:tc>
        <w:tc>
          <w:tcPr>
            <w:tcW w:w="720" w:type="dxa"/>
            <w:shd w:val="clear" w:color="auto" w:fill="auto"/>
          </w:tcPr>
          <w:p w14:paraId="53AD5D64" w14:textId="77777777" w:rsidR="00FD3FBD" w:rsidRPr="00B51436" w:rsidRDefault="00FD3FBD" w:rsidP="00532962">
            <w:pPr>
              <w:pStyle w:val="TableEntry"/>
            </w:pPr>
            <w:r w:rsidRPr="00B51436">
              <w:t>√</w:t>
            </w:r>
          </w:p>
        </w:tc>
        <w:tc>
          <w:tcPr>
            <w:tcW w:w="720" w:type="dxa"/>
            <w:shd w:val="clear" w:color="auto" w:fill="auto"/>
          </w:tcPr>
          <w:p w14:paraId="3CE4A529" w14:textId="77777777" w:rsidR="00FD3FBD" w:rsidRPr="00B51436" w:rsidRDefault="00FD3FBD" w:rsidP="00532962">
            <w:pPr>
              <w:pStyle w:val="TableEntry"/>
            </w:pPr>
            <w:r w:rsidRPr="00B51436">
              <w:t>√</w:t>
            </w:r>
          </w:p>
        </w:tc>
        <w:tc>
          <w:tcPr>
            <w:tcW w:w="900" w:type="dxa"/>
            <w:shd w:val="clear" w:color="auto" w:fill="auto"/>
          </w:tcPr>
          <w:p w14:paraId="2AA0FBF3" w14:textId="77777777" w:rsidR="00FD3FBD" w:rsidRPr="00B51436" w:rsidRDefault="00FD3FBD" w:rsidP="00532962">
            <w:pPr>
              <w:pStyle w:val="TableEntry"/>
            </w:pPr>
            <w:r w:rsidRPr="00B51436">
              <w:t>√</w:t>
            </w:r>
          </w:p>
        </w:tc>
        <w:tc>
          <w:tcPr>
            <w:tcW w:w="810" w:type="dxa"/>
            <w:shd w:val="clear" w:color="auto" w:fill="auto"/>
          </w:tcPr>
          <w:p w14:paraId="7CEE5BE3" w14:textId="77777777" w:rsidR="00FD3FBD" w:rsidRPr="00B51436" w:rsidRDefault="00FD3FBD" w:rsidP="00532962">
            <w:pPr>
              <w:pStyle w:val="TableEntry"/>
            </w:pPr>
            <w:r w:rsidRPr="00B51436">
              <w:t>√</w:t>
            </w:r>
          </w:p>
        </w:tc>
      </w:tr>
      <w:tr w:rsidR="00FD3FBD" w:rsidRPr="00B51436" w14:paraId="63D8D855" w14:textId="77777777" w:rsidTr="00A15C2E">
        <w:trPr>
          <w:trHeight w:val="196"/>
          <w:jc w:val="center"/>
        </w:trPr>
        <w:tc>
          <w:tcPr>
            <w:tcW w:w="3145" w:type="dxa"/>
            <w:shd w:val="clear" w:color="auto" w:fill="auto"/>
          </w:tcPr>
          <w:p w14:paraId="6827DB52" w14:textId="77777777" w:rsidR="00FD3FBD" w:rsidRPr="00B51436" w:rsidRDefault="00FD3FBD" w:rsidP="00532962">
            <w:pPr>
              <w:pStyle w:val="TableEntry"/>
            </w:pPr>
            <w:r w:rsidRPr="00B51436">
              <w:t>Consistent Time</w:t>
            </w:r>
          </w:p>
        </w:tc>
        <w:tc>
          <w:tcPr>
            <w:tcW w:w="630" w:type="dxa"/>
            <w:shd w:val="clear" w:color="auto" w:fill="auto"/>
          </w:tcPr>
          <w:p w14:paraId="4B4C8FCD" w14:textId="77777777" w:rsidR="00FD3FBD" w:rsidRPr="00B51436" w:rsidRDefault="00FD3FBD" w:rsidP="00532962">
            <w:pPr>
              <w:pStyle w:val="TableEntry"/>
            </w:pPr>
            <w:r w:rsidRPr="00B51436">
              <w:t>√</w:t>
            </w:r>
          </w:p>
        </w:tc>
        <w:tc>
          <w:tcPr>
            <w:tcW w:w="1080" w:type="dxa"/>
            <w:shd w:val="clear" w:color="auto" w:fill="auto"/>
          </w:tcPr>
          <w:p w14:paraId="53358AC8" w14:textId="77777777" w:rsidR="00FD3FBD" w:rsidRPr="00B51436" w:rsidRDefault="00FD3FBD" w:rsidP="00532962">
            <w:pPr>
              <w:pStyle w:val="TableEntry"/>
            </w:pPr>
            <w:r w:rsidRPr="00B51436">
              <w:t>∙</w:t>
            </w:r>
          </w:p>
        </w:tc>
        <w:tc>
          <w:tcPr>
            <w:tcW w:w="990" w:type="dxa"/>
            <w:shd w:val="clear" w:color="auto" w:fill="auto"/>
          </w:tcPr>
          <w:p w14:paraId="4819F64B" w14:textId="77777777" w:rsidR="00FD3FBD" w:rsidRPr="00B51436" w:rsidRDefault="00FD3FBD" w:rsidP="00532962">
            <w:pPr>
              <w:pStyle w:val="TableEntry"/>
            </w:pPr>
          </w:p>
        </w:tc>
        <w:tc>
          <w:tcPr>
            <w:tcW w:w="720" w:type="dxa"/>
            <w:shd w:val="clear" w:color="auto" w:fill="auto"/>
          </w:tcPr>
          <w:p w14:paraId="270A7AB5" w14:textId="77777777" w:rsidR="00FD3FBD" w:rsidRPr="00B51436" w:rsidRDefault="00FD3FBD" w:rsidP="00532962">
            <w:pPr>
              <w:pStyle w:val="TableEntry"/>
            </w:pPr>
          </w:p>
        </w:tc>
        <w:tc>
          <w:tcPr>
            <w:tcW w:w="720" w:type="dxa"/>
            <w:shd w:val="clear" w:color="auto" w:fill="auto"/>
          </w:tcPr>
          <w:p w14:paraId="581234F7" w14:textId="77777777" w:rsidR="00FD3FBD" w:rsidRPr="00B51436" w:rsidRDefault="00FD3FBD" w:rsidP="00532962">
            <w:pPr>
              <w:pStyle w:val="TableEntry"/>
            </w:pPr>
          </w:p>
        </w:tc>
        <w:tc>
          <w:tcPr>
            <w:tcW w:w="900" w:type="dxa"/>
            <w:shd w:val="clear" w:color="auto" w:fill="auto"/>
          </w:tcPr>
          <w:p w14:paraId="4D86BEF2" w14:textId="77777777" w:rsidR="00FD3FBD" w:rsidRPr="00B51436" w:rsidRDefault="00FD3FBD" w:rsidP="00532962">
            <w:pPr>
              <w:pStyle w:val="TableEntry"/>
            </w:pPr>
            <w:r w:rsidRPr="00B51436">
              <w:t>√</w:t>
            </w:r>
          </w:p>
        </w:tc>
        <w:tc>
          <w:tcPr>
            <w:tcW w:w="810" w:type="dxa"/>
            <w:shd w:val="clear" w:color="auto" w:fill="auto"/>
          </w:tcPr>
          <w:p w14:paraId="4558343D" w14:textId="77777777" w:rsidR="00FD3FBD" w:rsidRPr="00B51436" w:rsidRDefault="00FD3FBD" w:rsidP="00532962">
            <w:pPr>
              <w:pStyle w:val="TableEntry"/>
            </w:pPr>
          </w:p>
        </w:tc>
      </w:tr>
      <w:tr w:rsidR="00FD3FBD" w:rsidRPr="00B51436" w14:paraId="1E3E230D" w14:textId="77777777" w:rsidTr="00A15C2E">
        <w:trPr>
          <w:trHeight w:val="223"/>
          <w:jc w:val="center"/>
        </w:trPr>
        <w:tc>
          <w:tcPr>
            <w:tcW w:w="3145" w:type="dxa"/>
            <w:shd w:val="clear" w:color="auto" w:fill="auto"/>
          </w:tcPr>
          <w:p w14:paraId="10F01C5C" w14:textId="4E7A3F12" w:rsidR="00FD3FBD" w:rsidRPr="00B51436" w:rsidRDefault="00FD3FBD" w:rsidP="00532962">
            <w:pPr>
              <w:pStyle w:val="TableEntry"/>
            </w:pPr>
            <w:r w:rsidRPr="00B51436">
              <w:t xml:space="preserve">Internet User </w:t>
            </w:r>
            <w:r w:rsidR="007D25BB" w:rsidRPr="00B51436">
              <w:t>Authorization</w:t>
            </w:r>
          </w:p>
        </w:tc>
        <w:tc>
          <w:tcPr>
            <w:tcW w:w="630" w:type="dxa"/>
            <w:shd w:val="clear" w:color="auto" w:fill="auto"/>
          </w:tcPr>
          <w:p w14:paraId="56853B71" w14:textId="77777777" w:rsidR="00FD3FBD" w:rsidRPr="00B51436" w:rsidRDefault="00FD3FBD" w:rsidP="00532962">
            <w:pPr>
              <w:pStyle w:val="TableEntry"/>
            </w:pPr>
          </w:p>
        </w:tc>
        <w:tc>
          <w:tcPr>
            <w:tcW w:w="1080" w:type="dxa"/>
            <w:shd w:val="clear" w:color="auto" w:fill="auto"/>
          </w:tcPr>
          <w:p w14:paraId="50464A19" w14:textId="77777777" w:rsidR="00FD3FBD" w:rsidRPr="00B51436" w:rsidRDefault="00FD3FBD" w:rsidP="00532962">
            <w:pPr>
              <w:pStyle w:val="TableEntry"/>
            </w:pPr>
            <w:r w:rsidRPr="00B51436">
              <w:t>√</w:t>
            </w:r>
          </w:p>
        </w:tc>
        <w:tc>
          <w:tcPr>
            <w:tcW w:w="990" w:type="dxa"/>
            <w:shd w:val="clear" w:color="auto" w:fill="auto"/>
          </w:tcPr>
          <w:p w14:paraId="33957813" w14:textId="42D272FA" w:rsidR="00FD3FBD" w:rsidRPr="00B51436" w:rsidRDefault="007D25BB" w:rsidP="00532962">
            <w:pPr>
              <w:pStyle w:val="TableEntry"/>
            </w:pPr>
            <w:r w:rsidRPr="00B51436">
              <w:t>√</w:t>
            </w:r>
          </w:p>
        </w:tc>
        <w:tc>
          <w:tcPr>
            <w:tcW w:w="720" w:type="dxa"/>
            <w:shd w:val="clear" w:color="auto" w:fill="auto"/>
          </w:tcPr>
          <w:p w14:paraId="082C4653" w14:textId="77777777" w:rsidR="00FD3FBD" w:rsidRPr="00B51436" w:rsidRDefault="00FD3FBD" w:rsidP="00532962">
            <w:pPr>
              <w:pStyle w:val="TableEntry"/>
            </w:pPr>
          </w:p>
        </w:tc>
        <w:tc>
          <w:tcPr>
            <w:tcW w:w="720" w:type="dxa"/>
            <w:shd w:val="clear" w:color="auto" w:fill="auto"/>
          </w:tcPr>
          <w:p w14:paraId="25929454" w14:textId="77777777" w:rsidR="00FD3FBD" w:rsidRPr="00B51436" w:rsidRDefault="00FD3FBD" w:rsidP="00532962">
            <w:pPr>
              <w:pStyle w:val="TableEntry"/>
            </w:pPr>
          </w:p>
        </w:tc>
        <w:tc>
          <w:tcPr>
            <w:tcW w:w="900" w:type="dxa"/>
            <w:shd w:val="clear" w:color="auto" w:fill="auto"/>
          </w:tcPr>
          <w:p w14:paraId="03511A82" w14:textId="77777777" w:rsidR="00FD3FBD" w:rsidRPr="00B51436" w:rsidRDefault="00FD3FBD" w:rsidP="00532962">
            <w:pPr>
              <w:pStyle w:val="TableEntry"/>
            </w:pPr>
            <w:r w:rsidRPr="00B51436">
              <w:t>∙</w:t>
            </w:r>
          </w:p>
        </w:tc>
        <w:tc>
          <w:tcPr>
            <w:tcW w:w="810" w:type="dxa"/>
            <w:shd w:val="clear" w:color="auto" w:fill="auto"/>
          </w:tcPr>
          <w:p w14:paraId="5972A559" w14:textId="77777777" w:rsidR="00FD3FBD" w:rsidRPr="00B51436" w:rsidRDefault="00FD3FBD" w:rsidP="00532962">
            <w:pPr>
              <w:pStyle w:val="TableEntry"/>
            </w:pPr>
            <w:r w:rsidRPr="00B51436">
              <w:t>∙</w:t>
            </w:r>
          </w:p>
        </w:tc>
      </w:tr>
      <w:tr w:rsidR="00FD3FBD" w:rsidRPr="00B51436" w14:paraId="00BBD3E6" w14:textId="77777777" w:rsidTr="00A15C2E">
        <w:trPr>
          <w:trHeight w:val="306"/>
          <w:jc w:val="center"/>
        </w:trPr>
        <w:tc>
          <w:tcPr>
            <w:tcW w:w="3145" w:type="dxa"/>
            <w:shd w:val="clear" w:color="auto" w:fill="auto"/>
          </w:tcPr>
          <w:p w14:paraId="50D35A6D" w14:textId="77777777" w:rsidR="00FD3FBD" w:rsidRPr="00B51436" w:rsidRDefault="00FD3FBD" w:rsidP="00532962">
            <w:pPr>
              <w:pStyle w:val="TableEntry"/>
            </w:pPr>
            <w:r w:rsidRPr="00B51436">
              <w:t>Cross-Enterprise User Assertion</w:t>
            </w:r>
          </w:p>
        </w:tc>
        <w:tc>
          <w:tcPr>
            <w:tcW w:w="630" w:type="dxa"/>
            <w:shd w:val="clear" w:color="auto" w:fill="auto"/>
          </w:tcPr>
          <w:p w14:paraId="6F7712F6" w14:textId="77777777" w:rsidR="00FD3FBD" w:rsidRPr="00B51436" w:rsidRDefault="00FD3FBD" w:rsidP="00532962">
            <w:pPr>
              <w:pStyle w:val="TableEntry"/>
            </w:pPr>
          </w:p>
        </w:tc>
        <w:tc>
          <w:tcPr>
            <w:tcW w:w="1080" w:type="dxa"/>
            <w:shd w:val="clear" w:color="auto" w:fill="auto"/>
          </w:tcPr>
          <w:p w14:paraId="461F4E18" w14:textId="77777777" w:rsidR="00FD3FBD" w:rsidRPr="00B51436" w:rsidRDefault="00FD3FBD" w:rsidP="00532962">
            <w:pPr>
              <w:pStyle w:val="TableEntry"/>
            </w:pPr>
            <w:r w:rsidRPr="00B51436">
              <w:t>√</w:t>
            </w:r>
          </w:p>
        </w:tc>
        <w:tc>
          <w:tcPr>
            <w:tcW w:w="990" w:type="dxa"/>
            <w:shd w:val="clear" w:color="auto" w:fill="auto"/>
          </w:tcPr>
          <w:p w14:paraId="3A03C9C2" w14:textId="77777777" w:rsidR="00FD3FBD" w:rsidRPr="00B51436" w:rsidRDefault="00FD3FBD" w:rsidP="00532962">
            <w:pPr>
              <w:pStyle w:val="TableEntry"/>
            </w:pPr>
            <w:r w:rsidRPr="00B51436">
              <w:t>∙</w:t>
            </w:r>
          </w:p>
        </w:tc>
        <w:tc>
          <w:tcPr>
            <w:tcW w:w="720" w:type="dxa"/>
            <w:shd w:val="clear" w:color="auto" w:fill="auto"/>
          </w:tcPr>
          <w:p w14:paraId="3E5FE58D" w14:textId="77777777" w:rsidR="00FD3FBD" w:rsidRPr="00B51436" w:rsidRDefault="00FD3FBD" w:rsidP="00532962">
            <w:pPr>
              <w:pStyle w:val="TableEntry"/>
            </w:pPr>
          </w:p>
        </w:tc>
        <w:tc>
          <w:tcPr>
            <w:tcW w:w="720" w:type="dxa"/>
            <w:shd w:val="clear" w:color="auto" w:fill="auto"/>
          </w:tcPr>
          <w:p w14:paraId="7FF63666" w14:textId="77777777" w:rsidR="00FD3FBD" w:rsidRPr="00B51436" w:rsidRDefault="00FD3FBD" w:rsidP="00532962">
            <w:pPr>
              <w:pStyle w:val="TableEntry"/>
            </w:pPr>
          </w:p>
        </w:tc>
        <w:tc>
          <w:tcPr>
            <w:tcW w:w="900" w:type="dxa"/>
            <w:shd w:val="clear" w:color="auto" w:fill="auto"/>
          </w:tcPr>
          <w:p w14:paraId="2391E1A4" w14:textId="77777777" w:rsidR="00FD3FBD" w:rsidRPr="00B51436" w:rsidRDefault="00FD3FBD" w:rsidP="00532962">
            <w:pPr>
              <w:pStyle w:val="TableEntry"/>
            </w:pPr>
            <w:r w:rsidRPr="00B51436">
              <w:t>∙</w:t>
            </w:r>
          </w:p>
        </w:tc>
        <w:tc>
          <w:tcPr>
            <w:tcW w:w="810" w:type="dxa"/>
            <w:shd w:val="clear" w:color="auto" w:fill="auto"/>
          </w:tcPr>
          <w:p w14:paraId="2E8A0A59" w14:textId="77777777" w:rsidR="00FD3FBD" w:rsidRPr="00B51436" w:rsidRDefault="00FD3FBD" w:rsidP="00532962">
            <w:pPr>
              <w:pStyle w:val="TableEntry"/>
            </w:pPr>
            <w:r w:rsidRPr="00B51436">
              <w:t>∙</w:t>
            </w:r>
          </w:p>
        </w:tc>
      </w:tr>
      <w:tr w:rsidR="00FD3FBD" w:rsidRPr="00B51436" w14:paraId="12479B43" w14:textId="77777777" w:rsidTr="00A15C2E">
        <w:trPr>
          <w:trHeight w:val="306"/>
          <w:jc w:val="center"/>
        </w:trPr>
        <w:tc>
          <w:tcPr>
            <w:tcW w:w="3145" w:type="dxa"/>
            <w:shd w:val="clear" w:color="auto" w:fill="auto"/>
          </w:tcPr>
          <w:p w14:paraId="40BCD0AF" w14:textId="77777777" w:rsidR="00FD3FBD" w:rsidRPr="00B51436" w:rsidRDefault="00FD3FBD" w:rsidP="00532962">
            <w:pPr>
              <w:pStyle w:val="TableEntry"/>
            </w:pPr>
            <w:r w:rsidRPr="00B51436">
              <w:t>Basic Patient Privacy Consents</w:t>
            </w:r>
          </w:p>
        </w:tc>
        <w:tc>
          <w:tcPr>
            <w:tcW w:w="630" w:type="dxa"/>
            <w:shd w:val="clear" w:color="auto" w:fill="auto"/>
          </w:tcPr>
          <w:p w14:paraId="2C29F697" w14:textId="77777777" w:rsidR="00FD3FBD" w:rsidRPr="00B51436" w:rsidRDefault="00FD3FBD" w:rsidP="00532962">
            <w:pPr>
              <w:pStyle w:val="TableEntry"/>
            </w:pPr>
          </w:p>
        </w:tc>
        <w:tc>
          <w:tcPr>
            <w:tcW w:w="1080" w:type="dxa"/>
            <w:shd w:val="clear" w:color="auto" w:fill="auto"/>
          </w:tcPr>
          <w:p w14:paraId="60E5BE51" w14:textId="77777777" w:rsidR="00FD3FBD" w:rsidRPr="00B51436" w:rsidRDefault="00FD3FBD" w:rsidP="00532962">
            <w:pPr>
              <w:pStyle w:val="TableEntry"/>
            </w:pPr>
          </w:p>
        </w:tc>
        <w:tc>
          <w:tcPr>
            <w:tcW w:w="990" w:type="dxa"/>
            <w:shd w:val="clear" w:color="auto" w:fill="auto"/>
          </w:tcPr>
          <w:p w14:paraId="68C323DB" w14:textId="77777777" w:rsidR="00FD3FBD" w:rsidRPr="00B51436" w:rsidRDefault="00FD3FBD" w:rsidP="00532962">
            <w:pPr>
              <w:pStyle w:val="TableEntry"/>
            </w:pPr>
            <w:r w:rsidRPr="00B51436">
              <w:t>∙</w:t>
            </w:r>
          </w:p>
        </w:tc>
        <w:tc>
          <w:tcPr>
            <w:tcW w:w="720" w:type="dxa"/>
            <w:shd w:val="clear" w:color="auto" w:fill="auto"/>
          </w:tcPr>
          <w:p w14:paraId="2143811F" w14:textId="77777777" w:rsidR="00FD3FBD" w:rsidRPr="00B51436" w:rsidRDefault="00FD3FBD" w:rsidP="00532962">
            <w:pPr>
              <w:pStyle w:val="TableEntry"/>
            </w:pPr>
          </w:p>
        </w:tc>
        <w:tc>
          <w:tcPr>
            <w:tcW w:w="720" w:type="dxa"/>
            <w:shd w:val="clear" w:color="auto" w:fill="auto"/>
          </w:tcPr>
          <w:p w14:paraId="35BD3FB4" w14:textId="77777777" w:rsidR="00FD3FBD" w:rsidRPr="00B51436" w:rsidRDefault="00FD3FBD" w:rsidP="00532962">
            <w:pPr>
              <w:pStyle w:val="TableEntry"/>
            </w:pPr>
          </w:p>
        </w:tc>
        <w:tc>
          <w:tcPr>
            <w:tcW w:w="900" w:type="dxa"/>
            <w:shd w:val="clear" w:color="auto" w:fill="auto"/>
          </w:tcPr>
          <w:p w14:paraId="3841B422" w14:textId="77777777" w:rsidR="00FD3FBD" w:rsidRPr="00B51436" w:rsidRDefault="00FD3FBD" w:rsidP="00532962">
            <w:pPr>
              <w:pStyle w:val="TableEntry"/>
            </w:pPr>
          </w:p>
        </w:tc>
        <w:tc>
          <w:tcPr>
            <w:tcW w:w="810" w:type="dxa"/>
            <w:shd w:val="clear" w:color="auto" w:fill="auto"/>
          </w:tcPr>
          <w:p w14:paraId="4BA84ABA" w14:textId="77777777" w:rsidR="00FD3FBD" w:rsidRPr="00B51436" w:rsidRDefault="00FD3FBD" w:rsidP="00532962">
            <w:pPr>
              <w:pStyle w:val="TableEntry"/>
            </w:pPr>
            <w:r w:rsidRPr="00B51436">
              <w:t>√</w:t>
            </w:r>
          </w:p>
        </w:tc>
      </w:tr>
      <w:tr w:rsidR="00FD3FBD" w:rsidRPr="00B51436" w14:paraId="3A0CBF13" w14:textId="77777777" w:rsidTr="00A15C2E">
        <w:trPr>
          <w:trHeight w:val="203"/>
          <w:jc w:val="center"/>
        </w:trPr>
        <w:tc>
          <w:tcPr>
            <w:tcW w:w="3145" w:type="dxa"/>
            <w:shd w:val="clear" w:color="auto" w:fill="auto"/>
          </w:tcPr>
          <w:p w14:paraId="25ED61F8" w14:textId="1E91A7B4" w:rsidR="00FD3FBD" w:rsidRPr="00B51436" w:rsidRDefault="00FD3FBD" w:rsidP="00532962">
            <w:pPr>
              <w:pStyle w:val="TableEntry"/>
            </w:pPr>
            <w:r w:rsidRPr="00B51436">
              <w:t>mobile Care Services Directory</w:t>
            </w:r>
          </w:p>
        </w:tc>
        <w:tc>
          <w:tcPr>
            <w:tcW w:w="630" w:type="dxa"/>
            <w:shd w:val="clear" w:color="auto" w:fill="auto"/>
          </w:tcPr>
          <w:p w14:paraId="4D0022B3" w14:textId="77777777" w:rsidR="00FD3FBD" w:rsidRPr="00B51436" w:rsidRDefault="00FD3FBD" w:rsidP="00532962">
            <w:pPr>
              <w:pStyle w:val="TableEntry"/>
            </w:pPr>
          </w:p>
        </w:tc>
        <w:tc>
          <w:tcPr>
            <w:tcW w:w="1080" w:type="dxa"/>
            <w:shd w:val="clear" w:color="auto" w:fill="auto"/>
          </w:tcPr>
          <w:p w14:paraId="193FFCC1" w14:textId="77777777" w:rsidR="00FD3FBD" w:rsidRPr="00B51436" w:rsidRDefault="00FD3FBD" w:rsidP="00532962">
            <w:pPr>
              <w:pStyle w:val="TableEntry"/>
            </w:pPr>
            <w:r w:rsidRPr="00B51436">
              <w:t>√</w:t>
            </w:r>
          </w:p>
        </w:tc>
        <w:tc>
          <w:tcPr>
            <w:tcW w:w="990" w:type="dxa"/>
            <w:shd w:val="clear" w:color="auto" w:fill="auto"/>
          </w:tcPr>
          <w:p w14:paraId="46D035C7" w14:textId="77777777" w:rsidR="00FD3FBD" w:rsidRPr="00B51436" w:rsidRDefault="00FD3FBD" w:rsidP="00532962">
            <w:pPr>
              <w:pStyle w:val="TableEntry"/>
            </w:pPr>
            <w:r w:rsidRPr="00B51436">
              <w:t>∙</w:t>
            </w:r>
          </w:p>
        </w:tc>
        <w:tc>
          <w:tcPr>
            <w:tcW w:w="720" w:type="dxa"/>
            <w:shd w:val="clear" w:color="auto" w:fill="auto"/>
          </w:tcPr>
          <w:p w14:paraId="3CABFFF1" w14:textId="77777777" w:rsidR="00FD3FBD" w:rsidRPr="00B51436" w:rsidRDefault="00FD3FBD" w:rsidP="00532962">
            <w:pPr>
              <w:pStyle w:val="TableEntry"/>
            </w:pPr>
          </w:p>
        </w:tc>
        <w:tc>
          <w:tcPr>
            <w:tcW w:w="720" w:type="dxa"/>
            <w:shd w:val="clear" w:color="auto" w:fill="auto"/>
          </w:tcPr>
          <w:p w14:paraId="2D868290" w14:textId="77777777" w:rsidR="00FD3FBD" w:rsidRPr="00B51436" w:rsidRDefault="00FD3FBD" w:rsidP="00532962">
            <w:pPr>
              <w:pStyle w:val="TableEntry"/>
            </w:pPr>
          </w:p>
        </w:tc>
        <w:tc>
          <w:tcPr>
            <w:tcW w:w="900" w:type="dxa"/>
            <w:shd w:val="clear" w:color="auto" w:fill="auto"/>
          </w:tcPr>
          <w:p w14:paraId="1C4BA921" w14:textId="77777777" w:rsidR="00FD3FBD" w:rsidRPr="00B51436" w:rsidRDefault="00FD3FBD" w:rsidP="00532962">
            <w:pPr>
              <w:pStyle w:val="TableEntry"/>
            </w:pPr>
            <w:r w:rsidRPr="00B51436">
              <w:t>∙</w:t>
            </w:r>
          </w:p>
        </w:tc>
        <w:tc>
          <w:tcPr>
            <w:tcW w:w="810" w:type="dxa"/>
            <w:shd w:val="clear" w:color="auto" w:fill="auto"/>
          </w:tcPr>
          <w:p w14:paraId="1DA41029" w14:textId="77777777" w:rsidR="00FD3FBD" w:rsidRPr="00B51436" w:rsidRDefault="00FD3FBD" w:rsidP="00532962">
            <w:pPr>
              <w:pStyle w:val="TableEntry"/>
            </w:pPr>
          </w:p>
        </w:tc>
      </w:tr>
      <w:tr w:rsidR="00FD3FBD" w:rsidRPr="00B51436" w14:paraId="75E7CF5D" w14:textId="77777777" w:rsidTr="00A15C2E">
        <w:trPr>
          <w:trHeight w:val="203"/>
          <w:jc w:val="center"/>
        </w:trPr>
        <w:tc>
          <w:tcPr>
            <w:tcW w:w="3145" w:type="dxa"/>
            <w:shd w:val="clear" w:color="auto" w:fill="auto"/>
          </w:tcPr>
          <w:p w14:paraId="160B0F00" w14:textId="77777777" w:rsidR="00FD3FBD" w:rsidRPr="00B51436" w:rsidRDefault="00FD3FBD" w:rsidP="00532962">
            <w:pPr>
              <w:pStyle w:val="TableEntry"/>
            </w:pPr>
            <w:r w:rsidRPr="00B51436">
              <w:t xml:space="preserve">Document Digital Signature </w:t>
            </w:r>
          </w:p>
        </w:tc>
        <w:tc>
          <w:tcPr>
            <w:tcW w:w="630" w:type="dxa"/>
            <w:shd w:val="clear" w:color="auto" w:fill="auto"/>
          </w:tcPr>
          <w:p w14:paraId="7D96AAE4" w14:textId="77777777" w:rsidR="00FD3FBD" w:rsidRPr="00B51436" w:rsidRDefault="00FD3FBD" w:rsidP="00532962">
            <w:pPr>
              <w:pStyle w:val="TableEntry"/>
            </w:pPr>
          </w:p>
        </w:tc>
        <w:tc>
          <w:tcPr>
            <w:tcW w:w="1080" w:type="dxa"/>
            <w:shd w:val="clear" w:color="auto" w:fill="auto"/>
          </w:tcPr>
          <w:p w14:paraId="1826E611" w14:textId="77777777" w:rsidR="00FD3FBD" w:rsidRPr="00B51436" w:rsidRDefault="00FD3FBD" w:rsidP="00532962">
            <w:pPr>
              <w:pStyle w:val="TableEntry"/>
            </w:pPr>
            <w:r w:rsidRPr="00B51436">
              <w:t>√</w:t>
            </w:r>
          </w:p>
        </w:tc>
        <w:tc>
          <w:tcPr>
            <w:tcW w:w="990" w:type="dxa"/>
            <w:shd w:val="clear" w:color="auto" w:fill="auto"/>
          </w:tcPr>
          <w:p w14:paraId="2754C9C2" w14:textId="77777777" w:rsidR="00FD3FBD" w:rsidRPr="00B51436" w:rsidRDefault="00FD3FBD" w:rsidP="00532962">
            <w:pPr>
              <w:pStyle w:val="TableEntry"/>
            </w:pPr>
          </w:p>
        </w:tc>
        <w:tc>
          <w:tcPr>
            <w:tcW w:w="720" w:type="dxa"/>
            <w:shd w:val="clear" w:color="auto" w:fill="auto"/>
          </w:tcPr>
          <w:p w14:paraId="7ACCD810" w14:textId="77777777" w:rsidR="00FD3FBD" w:rsidRPr="00B51436" w:rsidRDefault="00FD3FBD" w:rsidP="00532962">
            <w:pPr>
              <w:pStyle w:val="TableEntry"/>
            </w:pPr>
          </w:p>
        </w:tc>
        <w:tc>
          <w:tcPr>
            <w:tcW w:w="720" w:type="dxa"/>
            <w:shd w:val="clear" w:color="auto" w:fill="auto"/>
          </w:tcPr>
          <w:p w14:paraId="1F89CDAF" w14:textId="77777777" w:rsidR="00FD3FBD" w:rsidRPr="00B51436" w:rsidRDefault="00FD3FBD" w:rsidP="00532962">
            <w:pPr>
              <w:pStyle w:val="TableEntry"/>
            </w:pPr>
            <w:r w:rsidRPr="00B51436">
              <w:t>√</w:t>
            </w:r>
          </w:p>
        </w:tc>
        <w:tc>
          <w:tcPr>
            <w:tcW w:w="900" w:type="dxa"/>
            <w:shd w:val="clear" w:color="auto" w:fill="auto"/>
          </w:tcPr>
          <w:p w14:paraId="04A46D66" w14:textId="77777777" w:rsidR="00FD3FBD" w:rsidRPr="00B51436" w:rsidRDefault="00FD3FBD" w:rsidP="00532962">
            <w:pPr>
              <w:pStyle w:val="TableEntry"/>
            </w:pPr>
            <w:r w:rsidRPr="00B51436">
              <w:t>√</w:t>
            </w:r>
          </w:p>
        </w:tc>
        <w:tc>
          <w:tcPr>
            <w:tcW w:w="810" w:type="dxa"/>
            <w:shd w:val="clear" w:color="auto" w:fill="auto"/>
          </w:tcPr>
          <w:p w14:paraId="330585B9" w14:textId="77777777" w:rsidR="00FD3FBD" w:rsidRPr="00B51436" w:rsidRDefault="00FD3FBD" w:rsidP="00532962">
            <w:pPr>
              <w:pStyle w:val="TableEntry"/>
            </w:pPr>
          </w:p>
        </w:tc>
      </w:tr>
      <w:tr w:rsidR="00FD3FBD" w:rsidRPr="00B51436" w14:paraId="1B41E171" w14:textId="77777777" w:rsidTr="00A15C2E">
        <w:trPr>
          <w:trHeight w:val="18"/>
          <w:jc w:val="center"/>
        </w:trPr>
        <w:tc>
          <w:tcPr>
            <w:tcW w:w="3145" w:type="dxa"/>
            <w:shd w:val="clear" w:color="auto" w:fill="auto"/>
          </w:tcPr>
          <w:p w14:paraId="590B15B9" w14:textId="54DB77C9" w:rsidR="00FD3FBD" w:rsidRPr="00B51436" w:rsidRDefault="00FD3FBD" w:rsidP="00532962">
            <w:pPr>
              <w:pStyle w:val="TableEntry"/>
            </w:pPr>
            <w:r w:rsidRPr="00B51436">
              <w:t xml:space="preserve">Document Encryption </w:t>
            </w:r>
          </w:p>
        </w:tc>
        <w:tc>
          <w:tcPr>
            <w:tcW w:w="630" w:type="dxa"/>
            <w:shd w:val="clear" w:color="auto" w:fill="auto"/>
          </w:tcPr>
          <w:p w14:paraId="4581579D" w14:textId="77777777" w:rsidR="00FD3FBD" w:rsidRPr="00B51436" w:rsidRDefault="00FD3FBD" w:rsidP="00532962">
            <w:pPr>
              <w:pStyle w:val="TableEntry"/>
            </w:pPr>
          </w:p>
        </w:tc>
        <w:tc>
          <w:tcPr>
            <w:tcW w:w="1080" w:type="dxa"/>
            <w:shd w:val="clear" w:color="auto" w:fill="auto"/>
          </w:tcPr>
          <w:p w14:paraId="0E0AF270" w14:textId="77777777" w:rsidR="00FD3FBD" w:rsidRPr="00B51436" w:rsidRDefault="00FD3FBD" w:rsidP="00532962">
            <w:pPr>
              <w:pStyle w:val="TableEntry"/>
            </w:pPr>
          </w:p>
        </w:tc>
        <w:tc>
          <w:tcPr>
            <w:tcW w:w="990" w:type="dxa"/>
            <w:shd w:val="clear" w:color="auto" w:fill="auto"/>
          </w:tcPr>
          <w:p w14:paraId="55036257" w14:textId="77777777" w:rsidR="00FD3FBD" w:rsidRPr="00B51436" w:rsidRDefault="00FD3FBD" w:rsidP="00532962">
            <w:pPr>
              <w:pStyle w:val="TableEntry"/>
            </w:pPr>
            <w:r w:rsidRPr="00B51436">
              <w:t>√</w:t>
            </w:r>
          </w:p>
        </w:tc>
        <w:tc>
          <w:tcPr>
            <w:tcW w:w="720" w:type="dxa"/>
            <w:shd w:val="clear" w:color="auto" w:fill="auto"/>
          </w:tcPr>
          <w:p w14:paraId="7DE09186" w14:textId="77777777" w:rsidR="00FD3FBD" w:rsidRPr="00B51436" w:rsidRDefault="00FD3FBD" w:rsidP="00532962">
            <w:pPr>
              <w:pStyle w:val="TableEntry"/>
            </w:pPr>
            <w:r w:rsidRPr="00B51436">
              <w:t>√</w:t>
            </w:r>
          </w:p>
        </w:tc>
        <w:tc>
          <w:tcPr>
            <w:tcW w:w="720" w:type="dxa"/>
            <w:shd w:val="clear" w:color="auto" w:fill="auto"/>
          </w:tcPr>
          <w:p w14:paraId="2B3BAD6E" w14:textId="77777777" w:rsidR="00FD3FBD" w:rsidRPr="00B51436" w:rsidRDefault="00FD3FBD" w:rsidP="00532962">
            <w:pPr>
              <w:pStyle w:val="TableEntry"/>
            </w:pPr>
            <w:r w:rsidRPr="00B51436">
              <w:t>∙</w:t>
            </w:r>
          </w:p>
        </w:tc>
        <w:tc>
          <w:tcPr>
            <w:tcW w:w="900" w:type="dxa"/>
            <w:shd w:val="clear" w:color="auto" w:fill="auto"/>
          </w:tcPr>
          <w:p w14:paraId="2B79103B" w14:textId="77777777" w:rsidR="00FD3FBD" w:rsidRPr="00B51436" w:rsidRDefault="00FD3FBD" w:rsidP="00532962">
            <w:pPr>
              <w:pStyle w:val="TableEntry"/>
            </w:pPr>
          </w:p>
        </w:tc>
        <w:tc>
          <w:tcPr>
            <w:tcW w:w="810" w:type="dxa"/>
            <w:shd w:val="clear" w:color="auto" w:fill="auto"/>
          </w:tcPr>
          <w:p w14:paraId="5E7074E8" w14:textId="77777777" w:rsidR="00FD3FBD" w:rsidRPr="00B51436" w:rsidRDefault="00FD3FBD" w:rsidP="00532962">
            <w:pPr>
              <w:pStyle w:val="TableEntry"/>
            </w:pPr>
          </w:p>
        </w:tc>
      </w:tr>
    </w:tbl>
    <w:p w14:paraId="738D1628" w14:textId="77777777" w:rsidR="00D6438D" w:rsidRPr="00B51436" w:rsidRDefault="00D6438D" w:rsidP="009C6F21">
      <w:pPr>
        <w:pStyle w:val="BodyText"/>
        <w:rPr>
          <w:iCs/>
        </w:rPr>
      </w:pPr>
    </w:p>
    <w:p w14:paraId="006A4CF9" w14:textId="028F3A3B" w:rsidR="00167DB7" w:rsidRPr="00B51436" w:rsidRDefault="00167DB7" w:rsidP="00167DB7">
      <w:pPr>
        <w:pStyle w:val="Heading2"/>
        <w:numPr>
          <w:ilvl w:val="0"/>
          <w:numId w:val="0"/>
        </w:numPr>
        <w:rPr>
          <w:noProof w:val="0"/>
        </w:rPr>
      </w:pPr>
      <w:bookmarkStart w:id="478" w:name="_Toc345074665"/>
      <w:bookmarkStart w:id="479" w:name="_Toc30498514"/>
      <w:r w:rsidRPr="00B51436">
        <w:rPr>
          <w:noProof w:val="0"/>
        </w:rPr>
        <w:t>X.</w:t>
      </w:r>
      <w:r w:rsidR="00AF472E" w:rsidRPr="00B51436">
        <w:rPr>
          <w:noProof w:val="0"/>
        </w:rPr>
        <w:t>6</w:t>
      </w:r>
      <w:r w:rsidRPr="00B51436">
        <w:rPr>
          <w:noProof w:val="0"/>
        </w:rPr>
        <w:t xml:space="preserve"> </w:t>
      </w:r>
      <w:r w:rsidR="00177EFB" w:rsidRPr="00B51436">
        <w:rPr>
          <w:noProof w:val="0"/>
        </w:rPr>
        <w:t>MHDS</w:t>
      </w:r>
      <w:r w:rsidRPr="00B51436">
        <w:rPr>
          <w:noProof w:val="0"/>
        </w:rPr>
        <w:t xml:space="preserve"> </w:t>
      </w:r>
      <w:r w:rsidR="00ED5269" w:rsidRPr="00B51436">
        <w:rPr>
          <w:noProof w:val="0"/>
        </w:rPr>
        <w:t xml:space="preserve">Cross </w:t>
      </w:r>
      <w:r w:rsidRPr="00B51436">
        <w:rPr>
          <w:noProof w:val="0"/>
        </w:rPr>
        <w:t xml:space="preserve">Profile </w:t>
      </w:r>
      <w:r w:rsidR="00ED5269" w:rsidRPr="00B51436">
        <w:rPr>
          <w:noProof w:val="0"/>
        </w:rPr>
        <w:t>Considerations</w:t>
      </w:r>
      <w:bookmarkEnd w:id="478"/>
      <w:bookmarkEnd w:id="479"/>
    </w:p>
    <w:p w14:paraId="4C61E6B5" w14:textId="6049A4FD" w:rsidR="00D164ED" w:rsidRPr="00B51436" w:rsidRDefault="000B152D" w:rsidP="00B51436">
      <w:pPr>
        <w:pStyle w:val="Heading3"/>
        <w:numPr>
          <w:ilvl w:val="0"/>
          <w:numId w:val="0"/>
        </w:numPr>
        <w:rPr>
          <w:noProof w:val="0"/>
        </w:rPr>
      </w:pPr>
      <w:bookmarkStart w:id="480" w:name="_Toc30498515"/>
      <w:bookmarkEnd w:id="72"/>
      <w:bookmarkEnd w:id="73"/>
      <w:bookmarkEnd w:id="74"/>
      <w:bookmarkEnd w:id="75"/>
      <w:bookmarkEnd w:id="76"/>
      <w:r w:rsidRPr="00B51436">
        <w:rPr>
          <w:noProof w:val="0"/>
        </w:rPr>
        <w:t xml:space="preserve">X.6.1 </w:t>
      </w:r>
      <w:r w:rsidR="00D164ED" w:rsidRPr="00B51436">
        <w:rPr>
          <w:noProof w:val="0"/>
        </w:rPr>
        <w:t>Interaction Diagram for the MHDS environment.</w:t>
      </w:r>
      <w:bookmarkEnd w:id="480"/>
    </w:p>
    <w:p w14:paraId="59785DC5" w14:textId="54F9A8F2" w:rsidR="00D164ED" w:rsidRPr="00B51436" w:rsidRDefault="00D164ED" w:rsidP="00A15C2E">
      <w:pPr>
        <w:pStyle w:val="BodyText"/>
      </w:pPr>
      <w:r w:rsidRPr="00B51436">
        <w:t xml:space="preserve">The following diagram shows a simplified view of </w:t>
      </w:r>
      <w:r w:rsidR="00806225" w:rsidRPr="00B51436">
        <w:t xml:space="preserve">a </w:t>
      </w:r>
    </w:p>
    <w:p w14:paraId="08D32622" w14:textId="08B3BD2A" w:rsidR="00806225" w:rsidRPr="00B51436" w:rsidRDefault="00806225" w:rsidP="00806225">
      <w:pPr>
        <w:pStyle w:val="ListParagraph"/>
        <w:numPr>
          <w:ilvl w:val="0"/>
          <w:numId w:val="30"/>
        </w:numPr>
      </w:pPr>
      <w:r w:rsidRPr="00B51436">
        <w:t>Patient Identity Feed</w:t>
      </w:r>
      <w:r w:rsidR="00216E05" w:rsidRPr="00B51436">
        <w:t xml:space="preserve"> representing new knowledge about the Patient at the source. Deeper details on this interaction can be found in the PMIR </w:t>
      </w:r>
      <w:r w:rsidR="00C10DDE">
        <w:t>Profile</w:t>
      </w:r>
    </w:p>
    <w:p w14:paraId="04D8E746" w14:textId="5337DDA6" w:rsidR="00216E05" w:rsidRPr="00B51436" w:rsidRDefault="00216E05" w:rsidP="00B51436">
      <w:pPr>
        <w:pStyle w:val="ListParagraph"/>
        <w:numPr>
          <w:ilvl w:val="1"/>
          <w:numId w:val="30"/>
        </w:numPr>
      </w:pPr>
      <w:r w:rsidRPr="00B51436">
        <w:t>This diagram does not show the PMIR feed out to all the community participants, but this is enabled by PMIR, where all the community participants can subscribe to the PMIR manager for feed.</w:t>
      </w:r>
    </w:p>
    <w:p w14:paraId="31C795E3" w14:textId="3A3463D9" w:rsidR="00806225" w:rsidRPr="00B51436" w:rsidRDefault="00806225" w:rsidP="00806225">
      <w:pPr>
        <w:pStyle w:val="ListParagraph"/>
        <w:numPr>
          <w:ilvl w:val="0"/>
          <w:numId w:val="30"/>
        </w:numPr>
      </w:pPr>
      <w:r w:rsidRPr="00B51436">
        <w:t>Publication of new Documents</w:t>
      </w:r>
      <w:r w:rsidR="00216E05" w:rsidRPr="00B51436">
        <w:t xml:space="preserve"> to represent a case where new data need to be published.</w:t>
      </w:r>
    </w:p>
    <w:p w14:paraId="06E74DE2" w14:textId="0A83C5C8" w:rsidR="00216E05" w:rsidRPr="00B51436" w:rsidRDefault="00216E05" w:rsidP="00216E05">
      <w:pPr>
        <w:pStyle w:val="ListParagraph"/>
        <w:numPr>
          <w:ilvl w:val="1"/>
          <w:numId w:val="30"/>
        </w:numPr>
      </w:pPr>
      <w:r w:rsidRPr="00B51436">
        <w:t xml:space="preserve">In this diagramed case the PIXm is used to get the golden patient identifier for use in the Document Registry. The PDQm transaction could also be used when a </w:t>
      </w:r>
      <w:proofErr w:type="gramStart"/>
      <w:r w:rsidRPr="00B51436">
        <w:t>more broad</w:t>
      </w:r>
      <w:proofErr w:type="gramEnd"/>
      <w:r w:rsidRPr="00B51436">
        <w:t xml:space="preserve"> lookup is needed. </w:t>
      </w:r>
      <w:proofErr w:type="gramStart"/>
      <w:r w:rsidRPr="00B51436">
        <w:t>Additionally</w:t>
      </w:r>
      <w:proofErr w:type="gramEnd"/>
      <w:r w:rsidRPr="00B51436">
        <w:t xml:space="preserve"> the Source may know the golden patient identifier because it is subscribed to the PMIR feed.</w:t>
      </w:r>
    </w:p>
    <w:p w14:paraId="7C473DBA" w14:textId="13CBAE7E" w:rsidR="00216E05" w:rsidRPr="00B51436" w:rsidRDefault="00216E05" w:rsidP="00216E05">
      <w:pPr>
        <w:pStyle w:val="ListParagraph"/>
        <w:numPr>
          <w:ilvl w:val="1"/>
          <w:numId w:val="30"/>
        </w:numPr>
      </w:pPr>
      <w:r w:rsidRPr="00B51436">
        <w:t xml:space="preserve">In this diagram the Provide transaction does not include the Binary resource containing the document, but rather the DocumentReference.content.attachment.url is populated with a full URL to where the document can be retrieved. </w:t>
      </w:r>
    </w:p>
    <w:p w14:paraId="07F1C735" w14:textId="596A231C" w:rsidR="00216E05" w:rsidRPr="00B51436" w:rsidRDefault="00216E05" w:rsidP="00B51436">
      <w:pPr>
        <w:pStyle w:val="ListParagraph"/>
        <w:numPr>
          <w:ilvl w:val="1"/>
          <w:numId w:val="30"/>
        </w:numPr>
      </w:pPr>
      <w:r w:rsidRPr="00B51436">
        <w:t>If the Provide transaction contains the Binary, the Registry will persist the Binary and update the DocumentReference.content.attachment.url to the location.</w:t>
      </w:r>
    </w:p>
    <w:p w14:paraId="45819BAF" w14:textId="32D3CFFC" w:rsidR="00806225" w:rsidRPr="00B51436" w:rsidRDefault="00806225" w:rsidP="00806225">
      <w:pPr>
        <w:pStyle w:val="ListParagraph"/>
        <w:numPr>
          <w:ilvl w:val="0"/>
          <w:numId w:val="30"/>
        </w:numPr>
      </w:pPr>
      <w:r w:rsidRPr="00B51436">
        <w:lastRenderedPageBreak/>
        <w:t>Query and Retrieve of a document</w:t>
      </w:r>
    </w:p>
    <w:p w14:paraId="02DED556" w14:textId="00459681" w:rsidR="00216E05" w:rsidRPr="00B51436" w:rsidRDefault="00216E05" w:rsidP="00216E05">
      <w:pPr>
        <w:pStyle w:val="ListParagraph"/>
        <w:numPr>
          <w:ilvl w:val="1"/>
          <w:numId w:val="30"/>
        </w:numPr>
      </w:pPr>
      <w:r w:rsidRPr="00B51436">
        <w:t xml:space="preserve">This portion starts with the patient visiting the Recipient. </w:t>
      </w:r>
      <w:proofErr w:type="gramStart"/>
      <w:r w:rsidRPr="00B51436">
        <w:t>Thus</w:t>
      </w:r>
      <w:proofErr w:type="gramEnd"/>
      <w:r w:rsidRPr="00B51436">
        <w:t xml:space="preserve"> there is a potential for a PMIR feed updating the PMIR manager. Not all visits will result in a feed.</w:t>
      </w:r>
    </w:p>
    <w:p w14:paraId="08AB8598" w14:textId="466F4DC3" w:rsidR="00216E05" w:rsidRPr="00B51436" w:rsidRDefault="00216E05" w:rsidP="00216E05">
      <w:pPr>
        <w:pStyle w:val="ListParagraph"/>
        <w:numPr>
          <w:ilvl w:val="1"/>
          <w:numId w:val="30"/>
        </w:numPr>
      </w:pPr>
      <w:r w:rsidRPr="00B51436">
        <w:t>Given that the Recipient wants to discover documents, it will first use PIXm to get the proper identity for the community. As indicated above other methods are available other than PIXm.</w:t>
      </w:r>
    </w:p>
    <w:p w14:paraId="370715DF" w14:textId="7251C731" w:rsidR="00216E05" w:rsidRPr="00B51436" w:rsidRDefault="00216E05" w:rsidP="00216E05">
      <w:pPr>
        <w:pStyle w:val="ListParagraph"/>
        <w:numPr>
          <w:ilvl w:val="1"/>
          <w:numId w:val="30"/>
        </w:numPr>
      </w:pPr>
      <w:r w:rsidRPr="00B51436">
        <w:t>The Recipient queries the Registry to find appropriate entries, and selects the one of interest</w:t>
      </w:r>
    </w:p>
    <w:p w14:paraId="4653A720" w14:textId="1780D4E1" w:rsidR="00216E05" w:rsidRPr="00B51436" w:rsidRDefault="00216E05" w:rsidP="00216E05">
      <w:pPr>
        <w:pStyle w:val="ListParagraph"/>
        <w:numPr>
          <w:ilvl w:val="1"/>
          <w:numId w:val="30"/>
        </w:numPr>
      </w:pPr>
      <w:r w:rsidRPr="00B51436">
        <w:t>The Recipient will GET the document given the DocumentReference.content.attachment.url</w:t>
      </w:r>
    </w:p>
    <w:p w14:paraId="44737FEC" w14:textId="2EAE08F1" w:rsidR="00C96EAD" w:rsidRPr="00B51436" w:rsidRDefault="00C96EAD" w:rsidP="00B51436">
      <w:pPr>
        <w:pStyle w:val="ListParagraph"/>
        <w:numPr>
          <w:ilvl w:val="1"/>
          <w:numId w:val="30"/>
        </w:numPr>
      </w:pPr>
      <w:r w:rsidRPr="00B51436">
        <w:t xml:space="preserve">The diagram shows that this GET is to the Source defined location. At that service the </w:t>
      </w:r>
      <w:r w:rsidR="002F5D96" w:rsidRPr="00B51436">
        <w:t xml:space="preserve">it is diagramed that a local inspection of consent could be used to determine if the document should be returned. This consent check is not profiled in </w:t>
      </w:r>
      <w:proofErr w:type="gramStart"/>
      <w:r w:rsidR="002F5D96" w:rsidRPr="00B51436">
        <w:t>MHDS, but</w:t>
      </w:r>
      <w:proofErr w:type="gramEnd"/>
      <w:r w:rsidR="002F5D96" w:rsidRPr="00B51436">
        <w:t xml:space="preserve"> is allowed to enable rich policies.</w:t>
      </w:r>
    </w:p>
    <w:p w14:paraId="75B42B49" w14:textId="07D0248D" w:rsidR="00D164ED" w:rsidRPr="00B51436" w:rsidRDefault="007E3E61" w:rsidP="00167DB7">
      <w:pPr>
        <w:rPr>
          <w:i/>
        </w:rPr>
      </w:pPr>
      <w:r w:rsidRPr="00B51436">
        <w:rPr>
          <w:i/>
          <w:noProof/>
        </w:rPr>
        <w:lastRenderedPageBreak/>
        <w:drawing>
          <wp:inline distT="0" distB="0" distL="0" distR="0" wp14:anchorId="1FD44EB4" wp14:editId="7DD0FCE4">
            <wp:extent cx="5943600" cy="6230620"/>
            <wp:effectExtent l="0" t="0" r="0" b="0"/>
            <wp:docPr id="2" name="Picture 2" descr="C:\Users\john.moehrke\Downloads\FHIR MHD Controlled Exchange (100% FHI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moehrke\Downloads\FHIR MHD Controlled Exchange (100% FHIR) (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230620"/>
                    </a:xfrm>
                    <a:prstGeom prst="rect">
                      <a:avLst/>
                    </a:prstGeom>
                    <a:noFill/>
                    <a:ln>
                      <a:noFill/>
                    </a:ln>
                  </pic:spPr>
                </pic:pic>
              </a:graphicData>
            </a:graphic>
          </wp:inline>
        </w:drawing>
      </w:r>
    </w:p>
    <w:p w14:paraId="0D595B02" w14:textId="4BA6327B" w:rsidR="00D164ED" w:rsidRPr="00B51436" w:rsidRDefault="00D164ED" w:rsidP="00167DB7">
      <w:pPr>
        <w:rPr>
          <w:i/>
        </w:rPr>
      </w:pPr>
      <w:r w:rsidRPr="00B51436">
        <w:rPr>
          <w:i/>
        </w:rPr>
        <w:t xml:space="preserve">Source for </w:t>
      </w:r>
      <w:proofErr w:type="spellStart"/>
      <w:r w:rsidRPr="00B51436">
        <w:rPr>
          <w:i/>
        </w:rPr>
        <w:t>WebSequence</w:t>
      </w:r>
      <w:proofErr w:type="spellEnd"/>
      <w:r w:rsidRPr="00B51436">
        <w:rPr>
          <w:i/>
        </w:rPr>
        <w:t xml:space="preserve"> diagram above</w:t>
      </w:r>
    </w:p>
    <w:p w14:paraId="2CF69777" w14:textId="6BEE1D3A" w:rsidR="007E3E61" w:rsidRPr="00B51436" w:rsidRDefault="007E3E61" w:rsidP="007E3E61">
      <w:pPr>
        <w:rPr>
          <w:rStyle w:val="XMLname"/>
        </w:rPr>
      </w:pPr>
      <w:r w:rsidRPr="00B51436">
        <w:rPr>
          <w:rStyle w:val="XMLname"/>
        </w:rPr>
        <w:t>title FHIR MHDS Controlled Exchange (100% FHIR)</w:t>
      </w:r>
    </w:p>
    <w:p w14:paraId="0B1D7BC3" w14:textId="77777777" w:rsidR="007E3E61" w:rsidRPr="00B51436" w:rsidRDefault="007E3E61" w:rsidP="007E3E61">
      <w:pPr>
        <w:rPr>
          <w:rStyle w:val="XMLname"/>
        </w:rPr>
      </w:pPr>
    </w:p>
    <w:p w14:paraId="05219EEB" w14:textId="77777777" w:rsidR="007E3E61" w:rsidRPr="00B51436" w:rsidRDefault="007E3E61" w:rsidP="007E3E61">
      <w:pPr>
        <w:rPr>
          <w:rStyle w:val="XMLname"/>
        </w:rPr>
      </w:pPr>
      <w:r w:rsidRPr="00B51436">
        <w:rPr>
          <w:rStyle w:val="XMLname"/>
        </w:rPr>
        <w:t>participant Source</w:t>
      </w:r>
    </w:p>
    <w:p w14:paraId="75DA3DE3" w14:textId="77777777" w:rsidR="007E3E61" w:rsidRPr="00B51436" w:rsidRDefault="007E3E61" w:rsidP="007E3E61">
      <w:pPr>
        <w:rPr>
          <w:rStyle w:val="XMLname"/>
        </w:rPr>
      </w:pPr>
      <w:r w:rsidRPr="00B51436">
        <w:rPr>
          <w:rStyle w:val="XMLname"/>
        </w:rPr>
        <w:t>participant Patient</w:t>
      </w:r>
    </w:p>
    <w:p w14:paraId="50852739" w14:textId="77777777" w:rsidR="007E3E61" w:rsidRPr="00B51436" w:rsidRDefault="007E3E61" w:rsidP="007E3E61">
      <w:pPr>
        <w:rPr>
          <w:rStyle w:val="XMLname"/>
        </w:rPr>
      </w:pPr>
      <w:r w:rsidRPr="00B51436">
        <w:rPr>
          <w:rStyle w:val="XMLname"/>
        </w:rPr>
        <w:lastRenderedPageBreak/>
        <w:t>participant PMIR</w:t>
      </w:r>
    </w:p>
    <w:p w14:paraId="1F3E95FE" w14:textId="77777777" w:rsidR="007E3E61" w:rsidRPr="00B51436" w:rsidRDefault="007E3E61" w:rsidP="007E3E61">
      <w:pPr>
        <w:rPr>
          <w:rStyle w:val="XMLname"/>
        </w:rPr>
      </w:pPr>
      <w:r w:rsidRPr="00B51436">
        <w:rPr>
          <w:rStyle w:val="XMLname"/>
        </w:rPr>
        <w:t>participant CA</w:t>
      </w:r>
    </w:p>
    <w:p w14:paraId="3F0CF469" w14:textId="77777777" w:rsidR="007E3E61" w:rsidRPr="00B51436" w:rsidRDefault="007E3E61" w:rsidP="007E3E61">
      <w:pPr>
        <w:rPr>
          <w:rStyle w:val="XMLname"/>
        </w:rPr>
      </w:pPr>
      <w:r w:rsidRPr="00B51436">
        <w:rPr>
          <w:rStyle w:val="XMLname"/>
        </w:rPr>
        <w:t>participant Directory</w:t>
      </w:r>
    </w:p>
    <w:p w14:paraId="6F093064" w14:textId="77777777" w:rsidR="007E3E61" w:rsidRPr="00B51436" w:rsidRDefault="007E3E61" w:rsidP="007E3E61">
      <w:pPr>
        <w:rPr>
          <w:rStyle w:val="XMLname"/>
        </w:rPr>
      </w:pPr>
      <w:r w:rsidRPr="00B51436">
        <w:rPr>
          <w:rStyle w:val="XMLname"/>
        </w:rPr>
        <w:t>participant Audit Repo</w:t>
      </w:r>
    </w:p>
    <w:p w14:paraId="4E925AC6" w14:textId="77777777" w:rsidR="007E3E61" w:rsidRPr="00B51436" w:rsidRDefault="007E3E61" w:rsidP="007E3E61">
      <w:pPr>
        <w:rPr>
          <w:rStyle w:val="XMLname"/>
        </w:rPr>
      </w:pPr>
      <w:r w:rsidRPr="00B51436">
        <w:rPr>
          <w:rStyle w:val="XMLname"/>
        </w:rPr>
        <w:t>participant Registry</w:t>
      </w:r>
    </w:p>
    <w:p w14:paraId="5FB12DE0" w14:textId="77777777" w:rsidR="007E3E61" w:rsidRPr="00B51436" w:rsidRDefault="007E3E61" w:rsidP="007E3E61">
      <w:pPr>
        <w:rPr>
          <w:rStyle w:val="XMLname"/>
        </w:rPr>
      </w:pPr>
      <w:r w:rsidRPr="00B51436">
        <w:rPr>
          <w:rStyle w:val="XMLname"/>
        </w:rPr>
        <w:t>participant Recipient</w:t>
      </w:r>
    </w:p>
    <w:p w14:paraId="2B39E350" w14:textId="77777777" w:rsidR="007E3E61" w:rsidRPr="00B51436" w:rsidRDefault="007E3E61" w:rsidP="007E3E61">
      <w:pPr>
        <w:rPr>
          <w:rStyle w:val="XMLname"/>
        </w:rPr>
      </w:pPr>
    </w:p>
    <w:p w14:paraId="66D22DFB" w14:textId="77777777" w:rsidR="007E3E61" w:rsidRPr="00B51436" w:rsidRDefault="007E3E61" w:rsidP="007E3E61">
      <w:pPr>
        <w:rPr>
          <w:rStyle w:val="XMLname"/>
        </w:rPr>
      </w:pPr>
      <w:r w:rsidRPr="00B51436">
        <w:rPr>
          <w:rStyle w:val="XMLname"/>
        </w:rPr>
        <w:t xml:space="preserve">note over CA </w:t>
      </w:r>
    </w:p>
    <w:p w14:paraId="283ADFAF" w14:textId="77777777" w:rsidR="007E3E61" w:rsidRPr="00B51436" w:rsidRDefault="007E3E61" w:rsidP="007E3E61">
      <w:pPr>
        <w:rPr>
          <w:rStyle w:val="XMLname"/>
        </w:rPr>
      </w:pPr>
      <w:r w:rsidRPr="00B51436">
        <w:rPr>
          <w:rStyle w:val="XMLname"/>
        </w:rPr>
        <w:t xml:space="preserve">All (ATNA) system </w:t>
      </w:r>
    </w:p>
    <w:p w14:paraId="75A40CD2" w14:textId="77777777" w:rsidR="007E3E61" w:rsidRPr="00B51436" w:rsidRDefault="007E3E61" w:rsidP="007E3E61">
      <w:pPr>
        <w:rPr>
          <w:rStyle w:val="XMLname"/>
        </w:rPr>
      </w:pPr>
      <w:r w:rsidRPr="00B51436">
        <w:rPr>
          <w:rStyle w:val="XMLname"/>
        </w:rPr>
        <w:t>and org identities</w:t>
      </w:r>
    </w:p>
    <w:p w14:paraId="318CC2BC" w14:textId="77777777" w:rsidR="007E3E61" w:rsidRPr="00B51436" w:rsidRDefault="007E3E61" w:rsidP="007E3E61">
      <w:pPr>
        <w:rPr>
          <w:rStyle w:val="XMLname"/>
        </w:rPr>
      </w:pPr>
      <w:r w:rsidRPr="00B51436">
        <w:rPr>
          <w:rStyle w:val="XMLname"/>
        </w:rPr>
        <w:t>chained here.</w:t>
      </w:r>
    </w:p>
    <w:p w14:paraId="00177640" w14:textId="77777777" w:rsidR="007E3E61" w:rsidRPr="00B51436" w:rsidRDefault="007E3E61" w:rsidP="007E3E61">
      <w:pPr>
        <w:rPr>
          <w:rStyle w:val="XMLname"/>
        </w:rPr>
      </w:pPr>
      <w:r w:rsidRPr="00B51436">
        <w:rPr>
          <w:rStyle w:val="XMLname"/>
        </w:rPr>
        <w:t>???</w:t>
      </w:r>
    </w:p>
    <w:p w14:paraId="1F202176" w14:textId="77777777" w:rsidR="007E3E61" w:rsidRPr="00B51436" w:rsidRDefault="007E3E61" w:rsidP="007E3E61">
      <w:pPr>
        <w:rPr>
          <w:rStyle w:val="XMLname"/>
        </w:rPr>
      </w:pPr>
      <w:r w:rsidRPr="00B51436">
        <w:rPr>
          <w:rStyle w:val="XMLname"/>
        </w:rPr>
        <w:t>end note</w:t>
      </w:r>
    </w:p>
    <w:p w14:paraId="2EB065CA" w14:textId="77777777" w:rsidR="007E3E61" w:rsidRPr="00B51436" w:rsidRDefault="007E3E61" w:rsidP="007E3E61">
      <w:pPr>
        <w:rPr>
          <w:rStyle w:val="XMLname"/>
        </w:rPr>
      </w:pPr>
    </w:p>
    <w:p w14:paraId="403DC728" w14:textId="77777777" w:rsidR="007E3E61" w:rsidRPr="00B51436" w:rsidRDefault="007E3E61" w:rsidP="007E3E61">
      <w:pPr>
        <w:rPr>
          <w:rStyle w:val="XMLname"/>
        </w:rPr>
      </w:pPr>
      <w:r w:rsidRPr="00B51436">
        <w:rPr>
          <w:rStyle w:val="XMLname"/>
        </w:rPr>
        <w:t>note over Directory</w:t>
      </w:r>
    </w:p>
    <w:p w14:paraId="1D0E1C08" w14:textId="77777777" w:rsidR="007E3E61" w:rsidRPr="00B51436" w:rsidRDefault="007E3E61" w:rsidP="007E3E61">
      <w:pPr>
        <w:rPr>
          <w:rStyle w:val="XMLname"/>
        </w:rPr>
      </w:pPr>
      <w:r w:rsidRPr="00B51436">
        <w:rPr>
          <w:rStyle w:val="XMLname"/>
        </w:rPr>
        <w:t xml:space="preserve">Only Registry and </w:t>
      </w:r>
    </w:p>
    <w:p w14:paraId="415611DC" w14:textId="77777777" w:rsidR="007E3E61" w:rsidRPr="00B51436" w:rsidRDefault="007E3E61" w:rsidP="007E3E61">
      <w:pPr>
        <w:rPr>
          <w:rStyle w:val="XMLname"/>
        </w:rPr>
      </w:pPr>
      <w:r w:rsidRPr="00B51436">
        <w:rPr>
          <w:rStyle w:val="XMLname"/>
        </w:rPr>
        <w:t xml:space="preserve">Audit Repo </w:t>
      </w:r>
    </w:p>
    <w:p w14:paraId="1DF7EC2E" w14:textId="77777777" w:rsidR="007E3E61" w:rsidRPr="00B51436" w:rsidRDefault="007E3E61" w:rsidP="007E3E61">
      <w:pPr>
        <w:rPr>
          <w:rStyle w:val="XMLname"/>
        </w:rPr>
      </w:pPr>
      <w:r w:rsidRPr="00B51436">
        <w:rPr>
          <w:rStyle w:val="XMLname"/>
        </w:rPr>
        <w:t xml:space="preserve">endpoints need </w:t>
      </w:r>
    </w:p>
    <w:p w14:paraId="4B2C7096" w14:textId="77777777" w:rsidR="007E3E61" w:rsidRPr="00B51436" w:rsidRDefault="007E3E61" w:rsidP="007E3E61">
      <w:pPr>
        <w:rPr>
          <w:rStyle w:val="XMLname"/>
        </w:rPr>
      </w:pPr>
      <w:r w:rsidRPr="00B51436">
        <w:rPr>
          <w:rStyle w:val="XMLname"/>
        </w:rPr>
        <w:t>published here</w:t>
      </w:r>
    </w:p>
    <w:p w14:paraId="02E7F619" w14:textId="77777777" w:rsidR="007E3E61" w:rsidRPr="00B51436" w:rsidRDefault="007E3E61" w:rsidP="007E3E61">
      <w:pPr>
        <w:rPr>
          <w:rStyle w:val="XMLname"/>
        </w:rPr>
      </w:pPr>
      <w:r w:rsidRPr="00B51436">
        <w:rPr>
          <w:rStyle w:val="XMLname"/>
        </w:rPr>
        <w:t>???</w:t>
      </w:r>
    </w:p>
    <w:p w14:paraId="17D8DB20" w14:textId="77777777" w:rsidR="007E3E61" w:rsidRPr="00B51436" w:rsidRDefault="007E3E61" w:rsidP="007E3E61">
      <w:pPr>
        <w:rPr>
          <w:rStyle w:val="XMLname"/>
        </w:rPr>
      </w:pPr>
      <w:r w:rsidRPr="00B51436">
        <w:rPr>
          <w:rStyle w:val="XMLname"/>
        </w:rPr>
        <w:t>end note</w:t>
      </w:r>
    </w:p>
    <w:p w14:paraId="755B1D63" w14:textId="77777777" w:rsidR="007E3E61" w:rsidRPr="00B51436" w:rsidRDefault="007E3E61" w:rsidP="007E3E61">
      <w:pPr>
        <w:rPr>
          <w:rStyle w:val="XMLname"/>
        </w:rPr>
      </w:pPr>
    </w:p>
    <w:p w14:paraId="438349BD" w14:textId="77777777" w:rsidR="007E3E61" w:rsidRPr="00B51436" w:rsidRDefault="007E3E61" w:rsidP="007E3E61">
      <w:pPr>
        <w:rPr>
          <w:rStyle w:val="XMLname"/>
        </w:rPr>
      </w:pPr>
      <w:r w:rsidRPr="00B51436">
        <w:rPr>
          <w:rStyle w:val="XMLname"/>
        </w:rPr>
        <w:t>note over Audit Repo</w:t>
      </w:r>
    </w:p>
    <w:p w14:paraId="1EB0AB5B" w14:textId="77777777" w:rsidR="007E3E61" w:rsidRPr="00B51436" w:rsidRDefault="007E3E61" w:rsidP="007E3E61">
      <w:pPr>
        <w:rPr>
          <w:rStyle w:val="XMLname"/>
        </w:rPr>
      </w:pPr>
      <w:r w:rsidRPr="00B51436">
        <w:rPr>
          <w:rStyle w:val="XMLname"/>
        </w:rPr>
        <w:t>All security</w:t>
      </w:r>
    </w:p>
    <w:p w14:paraId="7AAA97C6" w14:textId="77777777" w:rsidR="007E3E61" w:rsidRPr="00B51436" w:rsidRDefault="007E3E61" w:rsidP="007E3E61">
      <w:pPr>
        <w:rPr>
          <w:rStyle w:val="XMLname"/>
        </w:rPr>
      </w:pPr>
      <w:r w:rsidRPr="00B51436">
        <w:rPr>
          <w:rStyle w:val="XMLname"/>
        </w:rPr>
        <w:t>and privacy</w:t>
      </w:r>
    </w:p>
    <w:p w14:paraId="7D8D7F56" w14:textId="77777777" w:rsidR="007E3E61" w:rsidRPr="00B51436" w:rsidRDefault="007E3E61" w:rsidP="007E3E61">
      <w:pPr>
        <w:rPr>
          <w:rStyle w:val="XMLname"/>
        </w:rPr>
      </w:pPr>
      <w:r w:rsidRPr="00B51436">
        <w:rPr>
          <w:rStyle w:val="XMLname"/>
        </w:rPr>
        <w:t xml:space="preserve">events are </w:t>
      </w:r>
    </w:p>
    <w:p w14:paraId="385B028D" w14:textId="77777777" w:rsidR="007E3E61" w:rsidRPr="00B51436" w:rsidRDefault="007E3E61" w:rsidP="007E3E61">
      <w:pPr>
        <w:rPr>
          <w:rStyle w:val="XMLname"/>
        </w:rPr>
      </w:pPr>
      <w:r w:rsidRPr="00B51436">
        <w:rPr>
          <w:rStyle w:val="XMLname"/>
        </w:rPr>
        <w:t>logged here</w:t>
      </w:r>
    </w:p>
    <w:p w14:paraId="167D9BE3" w14:textId="77777777" w:rsidR="007E3E61" w:rsidRPr="00B51436" w:rsidRDefault="007E3E61" w:rsidP="007E3E61">
      <w:pPr>
        <w:rPr>
          <w:rStyle w:val="XMLname"/>
        </w:rPr>
      </w:pPr>
      <w:r w:rsidRPr="00B51436">
        <w:rPr>
          <w:rStyle w:val="XMLname"/>
        </w:rPr>
        <w:t>end note</w:t>
      </w:r>
    </w:p>
    <w:p w14:paraId="6BD223EF" w14:textId="77777777" w:rsidR="007E3E61" w:rsidRPr="00B51436" w:rsidRDefault="007E3E61" w:rsidP="007E3E61">
      <w:pPr>
        <w:rPr>
          <w:rStyle w:val="XMLname"/>
        </w:rPr>
      </w:pPr>
    </w:p>
    <w:p w14:paraId="77B98B2C" w14:textId="77777777" w:rsidR="007E3E61" w:rsidRPr="00B51436" w:rsidRDefault="007E3E61" w:rsidP="007E3E61">
      <w:pPr>
        <w:rPr>
          <w:rStyle w:val="XMLname"/>
        </w:rPr>
      </w:pPr>
      <w:r w:rsidRPr="00B51436">
        <w:rPr>
          <w:rStyle w:val="XMLname"/>
        </w:rPr>
        <w:t>opt Patient identity (PMIR feed)</w:t>
      </w:r>
    </w:p>
    <w:p w14:paraId="241D00DC" w14:textId="77777777" w:rsidR="007E3E61" w:rsidRPr="00B51436" w:rsidRDefault="007E3E61" w:rsidP="007E3E61">
      <w:pPr>
        <w:rPr>
          <w:rStyle w:val="XMLname"/>
        </w:rPr>
      </w:pPr>
      <w:r w:rsidRPr="00B51436">
        <w:rPr>
          <w:rStyle w:val="XMLname"/>
        </w:rPr>
        <w:t>Patient-&gt;Source: visits source</w:t>
      </w:r>
    </w:p>
    <w:p w14:paraId="07B6C4BA" w14:textId="77777777" w:rsidR="007E3E61" w:rsidRPr="00B51436" w:rsidRDefault="007E3E61" w:rsidP="007E3E61">
      <w:pPr>
        <w:rPr>
          <w:rStyle w:val="XMLname"/>
        </w:rPr>
      </w:pPr>
      <w:r w:rsidRPr="00B51436">
        <w:rPr>
          <w:rStyle w:val="XMLname"/>
        </w:rPr>
        <w:t>Source-&gt;PMIR: update Patient Identity</w:t>
      </w:r>
    </w:p>
    <w:p w14:paraId="09A5CE05" w14:textId="77777777" w:rsidR="007E3E61" w:rsidRPr="00B51436" w:rsidRDefault="007E3E61" w:rsidP="007E3E61">
      <w:pPr>
        <w:rPr>
          <w:rStyle w:val="XMLname"/>
        </w:rPr>
      </w:pPr>
      <w:r w:rsidRPr="00B51436">
        <w:rPr>
          <w:rStyle w:val="XMLname"/>
        </w:rPr>
        <w:t>PMIR-&gt;PMIR: cross-reference to Patient Master Identity</w:t>
      </w:r>
    </w:p>
    <w:p w14:paraId="38DD3D01" w14:textId="34EB415A" w:rsidR="007E3E61" w:rsidRPr="00B51436" w:rsidRDefault="007E3E61" w:rsidP="007E3E61">
      <w:pPr>
        <w:rPr>
          <w:rStyle w:val="XMLname"/>
        </w:rPr>
      </w:pPr>
      <w:r w:rsidRPr="00B51436">
        <w:rPr>
          <w:rStyle w:val="XMLname"/>
        </w:rPr>
        <w:t>PMIR-&gt;Registry: update Pa</w:t>
      </w:r>
      <w:r w:rsidR="005D56DF">
        <w:rPr>
          <w:rStyle w:val="XMLname"/>
        </w:rPr>
        <w:t>t</w:t>
      </w:r>
      <w:r w:rsidRPr="00B51436">
        <w:rPr>
          <w:rStyle w:val="XMLname"/>
        </w:rPr>
        <w:t>ient Master Identity</w:t>
      </w:r>
    </w:p>
    <w:p w14:paraId="1A7A2921" w14:textId="77777777" w:rsidR="007E3E61" w:rsidRPr="00B51436" w:rsidRDefault="007E3E61" w:rsidP="007E3E61">
      <w:pPr>
        <w:rPr>
          <w:rStyle w:val="XMLname"/>
        </w:rPr>
      </w:pPr>
      <w:r w:rsidRPr="00B51436">
        <w:rPr>
          <w:rStyle w:val="XMLname"/>
        </w:rPr>
        <w:lastRenderedPageBreak/>
        <w:t>end</w:t>
      </w:r>
    </w:p>
    <w:p w14:paraId="5B88A1B1" w14:textId="77777777" w:rsidR="007E3E61" w:rsidRPr="00B51436" w:rsidRDefault="007E3E61" w:rsidP="007E3E61">
      <w:pPr>
        <w:rPr>
          <w:rStyle w:val="XMLname"/>
        </w:rPr>
      </w:pPr>
    </w:p>
    <w:p w14:paraId="23AFE0D0" w14:textId="77777777" w:rsidR="007E3E61" w:rsidRPr="00B51436" w:rsidRDefault="007E3E61" w:rsidP="007E3E61">
      <w:pPr>
        <w:rPr>
          <w:rStyle w:val="XMLname"/>
        </w:rPr>
      </w:pPr>
      <w:r w:rsidRPr="00B51436">
        <w:rPr>
          <w:rStyle w:val="XMLname"/>
        </w:rPr>
        <w:t>opt publish new document (MHD)</w:t>
      </w:r>
    </w:p>
    <w:p w14:paraId="2D50596A" w14:textId="77777777" w:rsidR="007E3E61" w:rsidRPr="00B51436" w:rsidRDefault="007E3E61" w:rsidP="007E3E61">
      <w:pPr>
        <w:rPr>
          <w:rStyle w:val="XMLname"/>
        </w:rPr>
      </w:pPr>
      <w:r w:rsidRPr="00B51436">
        <w:rPr>
          <w:rStyle w:val="XMLname"/>
        </w:rPr>
        <w:t>Source-&gt;PMIR: discover Patient Master Identity (PIXm)</w:t>
      </w:r>
    </w:p>
    <w:p w14:paraId="7E8306C7" w14:textId="77777777" w:rsidR="007E3E61" w:rsidRPr="00B51436" w:rsidRDefault="007E3E61" w:rsidP="007E3E61">
      <w:pPr>
        <w:rPr>
          <w:rStyle w:val="XMLname"/>
        </w:rPr>
      </w:pPr>
      <w:r w:rsidRPr="00B51436">
        <w:rPr>
          <w:rStyle w:val="XMLname"/>
        </w:rPr>
        <w:t>note right of Source</w:t>
      </w:r>
    </w:p>
    <w:p w14:paraId="03A8073E" w14:textId="77777777" w:rsidR="007E3E61" w:rsidRPr="00B51436" w:rsidRDefault="007E3E61" w:rsidP="007E3E61">
      <w:pPr>
        <w:rPr>
          <w:rStyle w:val="XMLname"/>
        </w:rPr>
      </w:pPr>
      <w:r w:rsidRPr="00B51436">
        <w:rPr>
          <w:rStyle w:val="XMLname"/>
        </w:rPr>
        <w:t>keep document at Source</w:t>
      </w:r>
    </w:p>
    <w:p w14:paraId="602A8E3E" w14:textId="77777777" w:rsidR="007E3E61" w:rsidRPr="00B51436" w:rsidRDefault="007E3E61" w:rsidP="007E3E61">
      <w:pPr>
        <w:rPr>
          <w:rStyle w:val="XMLname"/>
        </w:rPr>
      </w:pPr>
      <w:r w:rsidRPr="00B51436">
        <w:rPr>
          <w:rStyle w:val="XMLname"/>
        </w:rPr>
        <w:t xml:space="preserve">i.e. MHD Provide and Register with no Binary, </w:t>
      </w:r>
    </w:p>
    <w:p w14:paraId="5B9FCD9E" w14:textId="77777777" w:rsidR="007E3E61" w:rsidRPr="00B51436" w:rsidRDefault="007E3E61" w:rsidP="007E3E61">
      <w:pPr>
        <w:rPr>
          <w:rStyle w:val="XMLname"/>
        </w:rPr>
      </w:pPr>
      <w:proofErr w:type="gramStart"/>
      <w:r w:rsidRPr="00B51436">
        <w:rPr>
          <w:rStyle w:val="XMLname"/>
        </w:rPr>
        <w:t>but .</w:t>
      </w:r>
      <w:proofErr w:type="gramEnd"/>
      <w:r w:rsidRPr="00B51436">
        <w:rPr>
          <w:rStyle w:val="XMLname"/>
        </w:rPr>
        <w:t>attachment.url to Source service</w:t>
      </w:r>
    </w:p>
    <w:p w14:paraId="1CA01239" w14:textId="77777777" w:rsidR="007E3E61" w:rsidRPr="00B51436" w:rsidRDefault="007E3E61" w:rsidP="007E3E61">
      <w:pPr>
        <w:rPr>
          <w:rStyle w:val="XMLname"/>
        </w:rPr>
      </w:pPr>
      <w:r w:rsidRPr="00B51436">
        <w:rPr>
          <w:rStyle w:val="XMLname"/>
        </w:rPr>
        <w:t xml:space="preserve">end note </w:t>
      </w:r>
    </w:p>
    <w:p w14:paraId="43E7D6CB" w14:textId="77777777" w:rsidR="007E3E61" w:rsidRPr="00B51436" w:rsidRDefault="007E3E61" w:rsidP="007E3E61">
      <w:pPr>
        <w:rPr>
          <w:rStyle w:val="XMLname"/>
        </w:rPr>
      </w:pPr>
      <w:r w:rsidRPr="00B51436">
        <w:rPr>
          <w:rStyle w:val="XMLname"/>
        </w:rPr>
        <w:t>Source-&gt;Registry: publish New Document Reference (MHD provide)</w:t>
      </w:r>
    </w:p>
    <w:p w14:paraId="30280B87" w14:textId="77777777" w:rsidR="007E3E61" w:rsidRPr="00B51436" w:rsidRDefault="007E3E61" w:rsidP="007E3E61">
      <w:pPr>
        <w:rPr>
          <w:rStyle w:val="XMLname"/>
        </w:rPr>
      </w:pPr>
      <w:r w:rsidRPr="00B51436">
        <w:rPr>
          <w:rStyle w:val="XMLname"/>
        </w:rPr>
        <w:t>end</w:t>
      </w:r>
    </w:p>
    <w:p w14:paraId="0B4F1576" w14:textId="77777777" w:rsidR="007E3E61" w:rsidRPr="00B51436" w:rsidRDefault="007E3E61" w:rsidP="007E3E61">
      <w:pPr>
        <w:rPr>
          <w:rStyle w:val="XMLname"/>
        </w:rPr>
      </w:pPr>
    </w:p>
    <w:p w14:paraId="73F6F40E" w14:textId="77777777" w:rsidR="007E3E61" w:rsidRPr="00B51436" w:rsidRDefault="007E3E61" w:rsidP="007E3E61">
      <w:pPr>
        <w:rPr>
          <w:rStyle w:val="XMLname"/>
        </w:rPr>
      </w:pPr>
      <w:r w:rsidRPr="00B51436">
        <w:rPr>
          <w:rStyle w:val="XMLname"/>
        </w:rPr>
        <w:t>opt discover Patient Master Identity and data (MHD)</w:t>
      </w:r>
    </w:p>
    <w:p w14:paraId="63FDB305" w14:textId="77777777" w:rsidR="007E3E61" w:rsidRPr="00B51436" w:rsidRDefault="007E3E61" w:rsidP="007E3E61">
      <w:pPr>
        <w:rPr>
          <w:rStyle w:val="XMLname"/>
        </w:rPr>
      </w:pPr>
      <w:r w:rsidRPr="00B51436">
        <w:rPr>
          <w:rStyle w:val="XMLname"/>
        </w:rPr>
        <w:t>Patient-&gt;Recipient: visits recipient</w:t>
      </w:r>
    </w:p>
    <w:p w14:paraId="16C9C36D" w14:textId="77777777" w:rsidR="007E3E61" w:rsidRPr="00B51436" w:rsidRDefault="007E3E61" w:rsidP="007E3E61">
      <w:pPr>
        <w:rPr>
          <w:rStyle w:val="XMLname"/>
        </w:rPr>
      </w:pPr>
      <w:r w:rsidRPr="00B51436">
        <w:rPr>
          <w:rStyle w:val="XMLname"/>
        </w:rPr>
        <w:t>Recipient-&gt;PMIR: update Patient Identity (PMIR feed)</w:t>
      </w:r>
    </w:p>
    <w:p w14:paraId="555AE2B2" w14:textId="77777777" w:rsidR="007E3E61" w:rsidRPr="00B51436" w:rsidRDefault="007E3E61" w:rsidP="007E3E61">
      <w:pPr>
        <w:rPr>
          <w:rStyle w:val="XMLname"/>
        </w:rPr>
      </w:pPr>
      <w:r w:rsidRPr="00B51436">
        <w:rPr>
          <w:rStyle w:val="XMLname"/>
        </w:rPr>
        <w:t>PMIR-&gt;PMIR: cross-reference to Patient Master Identity</w:t>
      </w:r>
    </w:p>
    <w:p w14:paraId="1AB7A60D" w14:textId="77777777" w:rsidR="007E3E61" w:rsidRPr="00B51436" w:rsidRDefault="007E3E61" w:rsidP="007E3E61">
      <w:pPr>
        <w:rPr>
          <w:rStyle w:val="XMLname"/>
        </w:rPr>
      </w:pPr>
      <w:r w:rsidRPr="00B51436">
        <w:rPr>
          <w:rStyle w:val="XMLname"/>
        </w:rPr>
        <w:t>Recipient-&gt;PMIR: discover Patient Master Identity (PIXm query)</w:t>
      </w:r>
    </w:p>
    <w:p w14:paraId="1269FCF8" w14:textId="77777777" w:rsidR="007E3E61" w:rsidRPr="00B51436" w:rsidRDefault="007E3E61" w:rsidP="007E3E61">
      <w:pPr>
        <w:rPr>
          <w:rStyle w:val="XMLname"/>
        </w:rPr>
      </w:pPr>
      <w:r w:rsidRPr="00B51436">
        <w:rPr>
          <w:rStyle w:val="XMLname"/>
        </w:rPr>
        <w:t>Recipient-&gt;+Registry: discovery Entry(s) (MHD query)</w:t>
      </w:r>
    </w:p>
    <w:p w14:paraId="071A6B12" w14:textId="77777777" w:rsidR="007E3E61" w:rsidRPr="00B51436" w:rsidRDefault="007E3E61" w:rsidP="007E3E61">
      <w:pPr>
        <w:rPr>
          <w:rStyle w:val="XMLname"/>
        </w:rPr>
      </w:pPr>
      <w:r w:rsidRPr="00B51436">
        <w:rPr>
          <w:rStyle w:val="XMLname"/>
        </w:rPr>
        <w:t>Registry-&gt;-Recipient: here are Entry(s)</w:t>
      </w:r>
    </w:p>
    <w:p w14:paraId="1B8A5520" w14:textId="77777777" w:rsidR="007E3E61" w:rsidRPr="00B51436" w:rsidRDefault="007E3E61" w:rsidP="007E3E61">
      <w:pPr>
        <w:rPr>
          <w:rStyle w:val="XMLname"/>
        </w:rPr>
      </w:pPr>
      <w:r w:rsidRPr="00B51436">
        <w:rPr>
          <w:rStyle w:val="XMLname"/>
        </w:rPr>
        <w:t>Recipient-&gt;+Source: Ask for data (MHD retrieve)</w:t>
      </w:r>
    </w:p>
    <w:p w14:paraId="24F08052" w14:textId="77777777" w:rsidR="007E3E61" w:rsidRPr="00B51436" w:rsidRDefault="007E3E61" w:rsidP="007E3E61">
      <w:pPr>
        <w:rPr>
          <w:rStyle w:val="XMLname"/>
        </w:rPr>
      </w:pPr>
      <w:r w:rsidRPr="00B51436">
        <w:rPr>
          <w:rStyle w:val="XMLname"/>
        </w:rPr>
        <w:t>Source-&gt;+Patient: is this Recipient authorized for this data?</w:t>
      </w:r>
    </w:p>
    <w:p w14:paraId="39779F82" w14:textId="77777777" w:rsidR="007E3E61" w:rsidRPr="00B51436" w:rsidRDefault="007E3E61" w:rsidP="007E3E61">
      <w:pPr>
        <w:rPr>
          <w:rStyle w:val="XMLname"/>
        </w:rPr>
      </w:pPr>
      <w:r w:rsidRPr="00B51436">
        <w:rPr>
          <w:rStyle w:val="XMLname"/>
        </w:rPr>
        <w:t>note right of Patient</w:t>
      </w:r>
    </w:p>
    <w:p w14:paraId="3D2F1046" w14:textId="02CDB4EC" w:rsidR="007E3E61" w:rsidRPr="00B51436" w:rsidRDefault="007E3E61" w:rsidP="007E3E61">
      <w:pPr>
        <w:rPr>
          <w:rStyle w:val="XMLname"/>
        </w:rPr>
      </w:pPr>
      <w:r w:rsidRPr="00B51436">
        <w:rPr>
          <w:rStyle w:val="XMLname"/>
        </w:rPr>
        <w:t>likely inte</w:t>
      </w:r>
      <w:r w:rsidR="005D56DF">
        <w:rPr>
          <w:rStyle w:val="XMLname"/>
        </w:rPr>
        <w:t>r</w:t>
      </w:r>
      <w:r w:rsidRPr="00B51436">
        <w:rPr>
          <w:rStyle w:val="XMLname"/>
        </w:rPr>
        <w:t>nal to Source</w:t>
      </w:r>
    </w:p>
    <w:p w14:paraId="5190234C" w14:textId="77777777" w:rsidR="007E3E61" w:rsidRPr="00B51436" w:rsidRDefault="007E3E61" w:rsidP="007E3E61">
      <w:pPr>
        <w:rPr>
          <w:rStyle w:val="XMLname"/>
        </w:rPr>
      </w:pPr>
      <w:r w:rsidRPr="00B51436">
        <w:rPr>
          <w:rStyle w:val="XMLname"/>
        </w:rPr>
        <w:t xml:space="preserve">could be FHIR Consent </w:t>
      </w:r>
    </w:p>
    <w:p w14:paraId="21A6FA98" w14:textId="77777777" w:rsidR="007E3E61" w:rsidRPr="00B51436" w:rsidRDefault="007E3E61" w:rsidP="007E3E61">
      <w:pPr>
        <w:rPr>
          <w:rStyle w:val="XMLname"/>
        </w:rPr>
      </w:pPr>
      <w:r w:rsidRPr="00B51436">
        <w:rPr>
          <w:rStyle w:val="XMLname"/>
        </w:rPr>
        <w:t>or HEART</w:t>
      </w:r>
    </w:p>
    <w:p w14:paraId="1DE866D9" w14:textId="77777777" w:rsidR="007E3E61" w:rsidRPr="00B51436" w:rsidRDefault="007E3E61" w:rsidP="007E3E61">
      <w:pPr>
        <w:rPr>
          <w:rStyle w:val="XMLname"/>
        </w:rPr>
      </w:pPr>
      <w:r w:rsidRPr="00B51436">
        <w:rPr>
          <w:rStyle w:val="XMLname"/>
        </w:rPr>
        <w:t>end note</w:t>
      </w:r>
    </w:p>
    <w:p w14:paraId="77BE4D33" w14:textId="77777777" w:rsidR="007E3E61" w:rsidRPr="00B51436" w:rsidRDefault="007E3E61" w:rsidP="007E3E61">
      <w:pPr>
        <w:rPr>
          <w:rStyle w:val="XMLname"/>
        </w:rPr>
      </w:pPr>
      <w:r w:rsidRPr="00B51436">
        <w:rPr>
          <w:rStyle w:val="XMLname"/>
        </w:rPr>
        <w:t>Patient-&gt;-Source: yes</w:t>
      </w:r>
    </w:p>
    <w:p w14:paraId="5AA48A79" w14:textId="77777777" w:rsidR="007E3E61" w:rsidRPr="00B51436" w:rsidRDefault="007E3E61" w:rsidP="007E3E61">
      <w:pPr>
        <w:rPr>
          <w:rStyle w:val="XMLname"/>
        </w:rPr>
      </w:pPr>
      <w:r w:rsidRPr="00B51436">
        <w:rPr>
          <w:rStyle w:val="XMLname"/>
        </w:rPr>
        <w:t>Source-&gt;-Recipient: Here are data</w:t>
      </w:r>
    </w:p>
    <w:p w14:paraId="756121FD" w14:textId="77777777" w:rsidR="007E3E61" w:rsidRPr="00B51436" w:rsidRDefault="007E3E61" w:rsidP="007E3E61">
      <w:pPr>
        <w:rPr>
          <w:rStyle w:val="XMLname"/>
        </w:rPr>
      </w:pPr>
      <w:r w:rsidRPr="00B51436">
        <w:rPr>
          <w:rStyle w:val="XMLname"/>
        </w:rPr>
        <w:t>end</w:t>
      </w:r>
    </w:p>
    <w:p w14:paraId="2A61E58A" w14:textId="77777777" w:rsidR="007E3E61" w:rsidRPr="00B51436" w:rsidRDefault="007E3E61" w:rsidP="007E3E61">
      <w:pPr>
        <w:rPr>
          <w:rStyle w:val="XMLname"/>
        </w:rPr>
      </w:pPr>
    </w:p>
    <w:p w14:paraId="08AFB814" w14:textId="77777777" w:rsidR="007E3E61" w:rsidRPr="00B51436" w:rsidRDefault="007E3E61" w:rsidP="007E3E61">
      <w:pPr>
        <w:rPr>
          <w:rStyle w:val="XMLname"/>
        </w:rPr>
      </w:pPr>
      <w:r w:rsidRPr="00B51436">
        <w:rPr>
          <w:rStyle w:val="XMLname"/>
        </w:rPr>
        <w:t>note over Recipient</w:t>
      </w:r>
    </w:p>
    <w:p w14:paraId="58357BAE" w14:textId="77777777" w:rsidR="007E3E61" w:rsidRPr="00B51436" w:rsidRDefault="007E3E61" w:rsidP="007E3E61">
      <w:pPr>
        <w:rPr>
          <w:rStyle w:val="XMLname"/>
        </w:rPr>
      </w:pPr>
      <w:r w:rsidRPr="00B51436">
        <w:rPr>
          <w:rStyle w:val="XMLname"/>
        </w:rPr>
        <w:t>Recipient might make</w:t>
      </w:r>
    </w:p>
    <w:p w14:paraId="16D6A6B1" w14:textId="77777777" w:rsidR="007E3E61" w:rsidRPr="00B51436" w:rsidRDefault="007E3E61" w:rsidP="007E3E61">
      <w:pPr>
        <w:rPr>
          <w:rStyle w:val="XMLname"/>
        </w:rPr>
      </w:pPr>
      <w:r w:rsidRPr="00B51436">
        <w:rPr>
          <w:rStyle w:val="XMLname"/>
        </w:rPr>
        <w:t>the document more</w:t>
      </w:r>
    </w:p>
    <w:p w14:paraId="43C59E08" w14:textId="77777777" w:rsidR="007E3E61" w:rsidRPr="00B51436" w:rsidRDefault="007E3E61" w:rsidP="007E3E61">
      <w:pPr>
        <w:rPr>
          <w:rStyle w:val="XMLname"/>
        </w:rPr>
      </w:pPr>
      <w:r w:rsidRPr="00B51436">
        <w:rPr>
          <w:rStyle w:val="XMLname"/>
        </w:rPr>
        <w:t xml:space="preserve">accessible like </w:t>
      </w:r>
    </w:p>
    <w:p w14:paraId="0F4C688F" w14:textId="77777777" w:rsidR="007E3E61" w:rsidRPr="00B51436" w:rsidRDefault="007E3E61" w:rsidP="007E3E61">
      <w:pPr>
        <w:rPr>
          <w:rStyle w:val="XMLname"/>
        </w:rPr>
      </w:pPr>
      <w:r w:rsidRPr="00B51436">
        <w:rPr>
          <w:rStyle w:val="XMLname"/>
        </w:rPr>
        <w:lastRenderedPageBreak/>
        <w:t>through mXDE/QEDm</w:t>
      </w:r>
    </w:p>
    <w:p w14:paraId="41A2F589" w14:textId="4A1503E7" w:rsidR="00D164ED" w:rsidRPr="00B51436" w:rsidRDefault="007E3E61" w:rsidP="007E3E61">
      <w:pPr>
        <w:rPr>
          <w:rStyle w:val="XMLname"/>
        </w:rPr>
      </w:pPr>
      <w:r w:rsidRPr="00B51436">
        <w:rPr>
          <w:rStyle w:val="XMLname"/>
        </w:rPr>
        <w:t>end note</w:t>
      </w:r>
    </w:p>
    <w:p w14:paraId="23438744" w14:textId="70A90714" w:rsidR="007E3E61" w:rsidRPr="00B51436" w:rsidRDefault="007E3E61" w:rsidP="007E3E61">
      <w:pPr>
        <w:rPr>
          <w:rStyle w:val="XMLname"/>
        </w:rPr>
      </w:pPr>
    </w:p>
    <w:p w14:paraId="715554EF" w14:textId="50B6899D" w:rsidR="000B152D" w:rsidRPr="00B51436" w:rsidRDefault="000B152D" w:rsidP="00B51436">
      <w:pPr>
        <w:pStyle w:val="Heading3"/>
        <w:numPr>
          <w:ilvl w:val="0"/>
          <w:numId w:val="0"/>
        </w:numPr>
        <w:rPr>
          <w:rStyle w:val="XMLname"/>
          <w:rFonts w:ascii="Arial" w:hAnsi="Arial" w:cs="Times New Roman"/>
          <w:b w:val="0"/>
          <w:noProof w:val="0"/>
          <w:kern w:val="0"/>
          <w:sz w:val="24"/>
        </w:rPr>
      </w:pPr>
      <w:bookmarkStart w:id="481" w:name="_Toc30498516"/>
      <w:r w:rsidRPr="00B51436">
        <w:rPr>
          <w:rStyle w:val="XMLname"/>
          <w:rFonts w:ascii="Arial" w:hAnsi="Arial" w:cs="Times New Roman"/>
          <w:noProof w:val="0"/>
          <w:sz w:val="24"/>
        </w:rPr>
        <w:t>X.6.2 Typical Client System Designs</w:t>
      </w:r>
      <w:bookmarkEnd w:id="481"/>
    </w:p>
    <w:p w14:paraId="478AD9CE" w14:textId="726C9E71" w:rsidR="000B152D" w:rsidRPr="00B51436" w:rsidRDefault="000B152D" w:rsidP="000B152D">
      <w:pPr>
        <w:pStyle w:val="BodyText"/>
      </w:pPr>
      <w:r w:rsidRPr="00B51436">
        <w:t xml:space="preserve">This section shows a typical client system design. This is informative to help explain how these various </w:t>
      </w:r>
      <w:r w:rsidR="00E25963">
        <w:t>a</w:t>
      </w:r>
      <w:r w:rsidRPr="00B51436">
        <w:t>ctors interact. The lines are shown to shown as follows:</w:t>
      </w:r>
    </w:p>
    <w:p w14:paraId="584CB788" w14:textId="2DC89B5F" w:rsidR="000B152D" w:rsidRPr="00B51436" w:rsidRDefault="000B152D" w:rsidP="00A15C2E">
      <w:pPr>
        <w:pStyle w:val="ListNumber2"/>
        <w:numPr>
          <w:ilvl w:val="0"/>
          <w:numId w:val="43"/>
        </w:numPr>
      </w:pPr>
      <w:r w:rsidRPr="00B51436">
        <w:t>Very bold white line – Most used interaction</w:t>
      </w:r>
    </w:p>
    <w:p w14:paraId="03FD650E" w14:textId="756876BC" w:rsidR="000B152D" w:rsidRPr="00B51436" w:rsidRDefault="000B152D" w:rsidP="00A15C2E">
      <w:pPr>
        <w:pStyle w:val="ListNumber2"/>
        <w:numPr>
          <w:ilvl w:val="0"/>
          <w:numId w:val="43"/>
        </w:numPr>
      </w:pPr>
      <w:r w:rsidRPr="00B51436">
        <w:t>Light bold white</w:t>
      </w:r>
      <w:r w:rsidR="005D56DF">
        <w:t xml:space="preserve"> </w:t>
      </w:r>
      <w:r w:rsidRPr="00B51436">
        <w:t>line – Used interactions for specific functions</w:t>
      </w:r>
    </w:p>
    <w:p w14:paraId="11AEFDC8" w14:textId="29DC1F2C" w:rsidR="000B152D" w:rsidRPr="00B51436" w:rsidRDefault="000B152D" w:rsidP="00A15C2E">
      <w:pPr>
        <w:pStyle w:val="ListNumber2"/>
        <w:numPr>
          <w:ilvl w:val="0"/>
          <w:numId w:val="43"/>
        </w:numPr>
      </w:pPr>
      <w:r w:rsidRPr="00B51436">
        <w:t>Dashed white line – Optional functionality for specific functions</w:t>
      </w:r>
    </w:p>
    <w:p w14:paraId="2EE5F38B" w14:textId="049BA511" w:rsidR="000B152D" w:rsidRPr="00B51436" w:rsidRDefault="000B152D" w:rsidP="000B152D">
      <w:pPr>
        <w:pStyle w:val="BodyText"/>
      </w:pPr>
      <w:r w:rsidRPr="00B51436">
        <w:t xml:space="preserve">The </w:t>
      </w:r>
      <w:r w:rsidR="00E25963">
        <w:t>a</w:t>
      </w:r>
      <w:r w:rsidRPr="00B51436">
        <w:t xml:space="preserve">ctors and </w:t>
      </w:r>
      <w:r w:rsidR="00E25963">
        <w:t>t</w:t>
      </w:r>
      <w:r w:rsidRPr="00B51436">
        <w:t xml:space="preserve">ransactions are not fully explained here, please see the formal </w:t>
      </w:r>
      <w:r w:rsidR="00E25963">
        <w:t>p</w:t>
      </w:r>
      <w:r w:rsidRPr="00B51436">
        <w:t xml:space="preserve">rofiles referenced for details on the actual </w:t>
      </w:r>
      <w:r w:rsidR="00E25963">
        <w:t>a</w:t>
      </w:r>
      <w:r w:rsidRPr="00B51436">
        <w:t xml:space="preserve">ctor and </w:t>
      </w:r>
      <w:r w:rsidR="00E25963">
        <w:t>t</w:t>
      </w:r>
      <w:r w:rsidRPr="00B51436">
        <w:t>ransaction functionality, responsibility, and interoperability.</w:t>
      </w:r>
    </w:p>
    <w:p w14:paraId="6C0FFB27" w14:textId="10A11587" w:rsidR="000B152D" w:rsidRPr="00B51436" w:rsidRDefault="000B152D" w:rsidP="000B152D">
      <w:pPr>
        <w:pStyle w:val="Heading4"/>
        <w:rPr>
          <w:noProof w:val="0"/>
        </w:rPr>
      </w:pPr>
      <w:bookmarkStart w:id="482" w:name="_Toc30498517"/>
      <w:r w:rsidRPr="00B51436">
        <w:rPr>
          <w:noProof w:val="0"/>
        </w:rPr>
        <w:t xml:space="preserve">X.6.2.1 </w:t>
      </w:r>
      <w:r w:rsidR="003D7A49" w:rsidRPr="00B51436">
        <w:rPr>
          <w:noProof w:val="0"/>
        </w:rPr>
        <w:t>System that publishes documents</w:t>
      </w:r>
      <w:r w:rsidRPr="00B51436">
        <w:rPr>
          <w:noProof w:val="0"/>
        </w:rPr>
        <w:t xml:space="preserve"> System Design</w:t>
      </w:r>
      <w:bookmarkEnd w:id="482"/>
    </w:p>
    <w:p w14:paraId="6A732737" w14:textId="62182111" w:rsidR="000B152D" w:rsidRPr="00B51436" w:rsidRDefault="00F1475C" w:rsidP="000B152D">
      <w:pPr>
        <w:pStyle w:val="BodyText"/>
      </w:pPr>
      <w:r w:rsidRPr="00B51436">
        <w:rPr>
          <w:noProof/>
        </w:rPr>
        <w:drawing>
          <wp:inline distT="0" distB="0" distL="0" distR="0" wp14:anchorId="623ABBAF" wp14:editId="54D9BB8B">
            <wp:extent cx="5943600" cy="4486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486275"/>
                    </a:xfrm>
                    <a:prstGeom prst="rect">
                      <a:avLst/>
                    </a:prstGeom>
                  </pic:spPr>
                </pic:pic>
              </a:graphicData>
            </a:graphic>
          </wp:inline>
        </w:drawing>
      </w:r>
    </w:p>
    <w:p w14:paraId="655609BE" w14:textId="6652EC5E" w:rsidR="000B152D" w:rsidRPr="00B51436" w:rsidRDefault="003D7A49" w:rsidP="00A15C2E">
      <w:pPr>
        <w:pStyle w:val="TableTitle"/>
      </w:pPr>
      <w:r w:rsidRPr="00B51436">
        <w:lastRenderedPageBreak/>
        <w:t>System that publishes d</w:t>
      </w:r>
      <w:r w:rsidR="000B152D" w:rsidRPr="00B51436">
        <w:t>ocument</w:t>
      </w:r>
      <w:r w:rsidRPr="00B51436">
        <w:t xml:space="preserve">s - </w:t>
      </w:r>
      <w:r w:rsidR="000B152D" w:rsidRPr="00B51436">
        <w:t>Integration Statement</w:t>
      </w:r>
    </w:p>
    <w:tbl>
      <w:tblPr>
        <w:tblStyle w:val="TableGrid"/>
        <w:tblW w:w="0" w:type="auto"/>
        <w:tblLook w:val="04A0" w:firstRow="1" w:lastRow="0" w:firstColumn="1" w:lastColumn="0" w:noHBand="0" w:noVBand="1"/>
      </w:tblPr>
      <w:tblGrid>
        <w:gridCol w:w="2335"/>
        <w:gridCol w:w="3898"/>
        <w:gridCol w:w="3117"/>
      </w:tblGrid>
      <w:tr w:rsidR="00263149" w:rsidRPr="00B51436" w14:paraId="268A9BC1" w14:textId="77777777" w:rsidTr="00A15C2E">
        <w:trPr>
          <w:tblHeader/>
        </w:trPr>
        <w:tc>
          <w:tcPr>
            <w:tcW w:w="2335" w:type="dxa"/>
            <w:shd w:val="clear" w:color="auto" w:fill="D0CECE" w:themeFill="background2" w:themeFillShade="E6"/>
          </w:tcPr>
          <w:p w14:paraId="469EE466" w14:textId="59E491F8" w:rsidR="00263149" w:rsidRPr="00B51436" w:rsidRDefault="00263149" w:rsidP="00A15C2E">
            <w:pPr>
              <w:pStyle w:val="TableEntryHeader"/>
            </w:pPr>
            <w:r w:rsidRPr="00B51436">
              <w:t>Profiles Implemented</w:t>
            </w:r>
          </w:p>
        </w:tc>
        <w:tc>
          <w:tcPr>
            <w:tcW w:w="3898" w:type="dxa"/>
            <w:shd w:val="clear" w:color="auto" w:fill="D0CECE" w:themeFill="background2" w:themeFillShade="E6"/>
          </w:tcPr>
          <w:p w14:paraId="58ACF578" w14:textId="2FAC8E2C" w:rsidR="00263149" w:rsidRPr="00B51436" w:rsidRDefault="00263149" w:rsidP="00A15C2E">
            <w:pPr>
              <w:pStyle w:val="TableEntryHeader"/>
            </w:pPr>
            <w:r w:rsidRPr="00B51436">
              <w:t>Actors Implemented</w:t>
            </w:r>
          </w:p>
        </w:tc>
        <w:tc>
          <w:tcPr>
            <w:tcW w:w="3117" w:type="dxa"/>
            <w:shd w:val="clear" w:color="auto" w:fill="D0CECE" w:themeFill="background2" w:themeFillShade="E6"/>
          </w:tcPr>
          <w:p w14:paraId="7E51E351" w14:textId="01B72E7F" w:rsidR="00263149" w:rsidRPr="00B51436" w:rsidRDefault="00263149" w:rsidP="00A15C2E">
            <w:pPr>
              <w:pStyle w:val="TableEntryHeader"/>
            </w:pPr>
            <w:r w:rsidRPr="00B51436">
              <w:t>Options Implemented</w:t>
            </w:r>
          </w:p>
        </w:tc>
      </w:tr>
      <w:tr w:rsidR="00263149" w:rsidRPr="00B51436" w14:paraId="02589215" w14:textId="77777777" w:rsidTr="00A15C2E">
        <w:trPr>
          <w:cantSplit/>
        </w:trPr>
        <w:tc>
          <w:tcPr>
            <w:tcW w:w="2335" w:type="dxa"/>
          </w:tcPr>
          <w:p w14:paraId="2E86025F" w14:textId="62CC8E35" w:rsidR="00263149" w:rsidRPr="00B51436" w:rsidRDefault="00263149" w:rsidP="00A15C2E">
            <w:pPr>
              <w:pStyle w:val="BodyText"/>
            </w:pPr>
            <w:r w:rsidRPr="00B51436">
              <w:t>MHD</w:t>
            </w:r>
          </w:p>
        </w:tc>
        <w:tc>
          <w:tcPr>
            <w:tcW w:w="3898" w:type="dxa"/>
          </w:tcPr>
          <w:p w14:paraId="6615C662" w14:textId="29393193" w:rsidR="00263149" w:rsidRPr="00B51436" w:rsidRDefault="00263149" w:rsidP="00A15C2E">
            <w:pPr>
              <w:pStyle w:val="BodyText"/>
            </w:pPr>
            <w:r w:rsidRPr="00B51436">
              <w:t>Document Source</w:t>
            </w:r>
          </w:p>
        </w:tc>
        <w:tc>
          <w:tcPr>
            <w:tcW w:w="3117" w:type="dxa"/>
          </w:tcPr>
          <w:p w14:paraId="6C688F91" w14:textId="77777777" w:rsidR="00263149" w:rsidRPr="00B51436" w:rsidRDefault="00263149" w:rsidP="00A15C2E">
            <w:pPr>
              <w:pStyle w:val="BodyText"/>
            </w:pPr>
          </w:p>
        </w:tc>
      </w:tr>
      <w:tr w:rsidR="00263149" w:rsidRPr="00B51436" w14:paraId="65AA24C9" w14:textId="77777777" w:rsidTr="00A15C2E">
        <w:trPr>
          <w:cantSplit/>
        </w:trPr>
        <w:tc>
          <w:tcPr>
            <w:tcW w:w="2335" w:type="dxa"/>
          </w:tcPr>
          <w:p w14:paraId="1AE8F265" w14:textId="537FE94B" w:rsidR="00263149" w:rsidRPr="00B51436" w:rsidRDefault="00EC3C6B" w:rsidP="00A15C2E">
            <w:pPr>
              <w:pStyle w:val="BodyText"/>
            </w:pPr>
            <w:r w:rsidRPr="00B51436">
              <w:t>CT</w:t>
            </w:r>
          </w:p>
        </w:tc>
        <w:tc>
          <w:tcPr>
            <w:tcW w:w="3898" w:type="dxa"/>
          </w:tcPr>
          <w:p w14:paraId="75A7BA19" w14:textId="42281526" w:rsidR="00EC3C6B" w:rsidRPr="00B51436" w:rsidRDefault="00EC3C6B" w:rsidP="00A15C2E">
            <w:pPr>
              <w:pStyle w:val="BodyText"/>
            </w:pPr>
            <w:r w:rsidRPr="00B51436">
              <w:t>Time Client</w:t>
            </w:r>
          </w:p>
        </w:tc>
        <w:tc>
          <w:tcPr>
            <w:tcW w:w="3117" w:type="dxa"/>
          </w:tcPr>
          <w:p w14:paraId="3E9B44C6" w14:textId="77777777" w:rsidR="00263149" w:rsidRPr="00B51436" w:rsidRDefault="00263149" w:rsidP="00A15C2E">
            <w:pPr>
              <w:pStyle w:val="BodyText"/>
            </w:pPr>
          </w:p>
        </w:tc>
      </w:tr>
      <w:tr w:rsidR="00263149" w:rsidRPr="00B51436" w14:paraId="70C02C35" w14:textId="77777777" w:rsidTr="00A15C2E">
        <w:trPr>
          <w:cantSplit/>
        </w:trPr>
        <w:tc>
          <w:tcPr>
            <w:tcW w:w="2335" w:type="dxa"/>
          </w:tcPr>
          <w:p w14:paraId="4B523073" w14:textId="5E7A0733" w:rsidR="00263149" w:rsidRPr="00B51436" w:rsidRDefault="00EC3C6B" w:rsidP="00A15C2E">
            <w:pPr>
              <w:pStyle w:val="BodyText"/>
            </w:pPr>
            <w:r w:rsidRPr="00B51436">
              <w:t>PMIR</w:t>
            </w:r>
          </w:p>
        </w:tc>
        <w:tc>
          <w:tcPr>
            <w:tcW w:w="3898" w:type="dxa"/>
          </w:tcPr>
          <w:p w14:paraId="2B19882A" w14:textId="76FE2F91" w:rsidR="00263149" w:rsidRPr="00B51436" w:rsidRDefault="00EC3C6B" w:rsidP="00A15C2E">
            <w:pPr>
              <w:pStyle w:val="BodyText"/>
            </w:pPr>
            <w:r w:rsidRPr="00B51436">
              <w:t>Patient Identity Source</w:t>
            </w:r>
          </w:p>
        </w:tc>
        <w:tc>
          <w:tcPr>
            <w:tcW w:w="3117" w:type="dxa"/>
          </w:tcPr>
          <w:p w14:paraId="0D898BAD" w14:textId="77777777" w:rsidR="00263149" w:rsidRPr="00B51436" w:rsidRDefault="00263149" w:rsidP="00A15C2E">
            <w:pPr>
              <w:pStyle w:val="BodyText"/>
            </w:pPr>
          </w:p>
        </w:tc>
      </w:tr>
      <w:tr w:rsidR="00263149" w:rsidRPr="00B51436" w14:paraId="2645CDB6" w14:textId="77777777" w:rsidTr="00A15C2E">
        <w:trPr>
          <w:cantSplit/>
        </w:trPr>
        <w:tc>
          <w:tcPr>
            <w:tcW w:w="2335" w:type="dxa"/>
          </w:tcPr>
          <w:p w14:paraId="176CEE95" w14:textId="750F55B4" w:rsidR="00263149" w:rsidRPr="00B51436" w:rsidRDefault="00EC3C6B" w:rsidP="00A15C2E">
            <w:pPr>
              <w:pStyle w:val="BodyText"/>
            </w:pPr>
            <w:r w:rsidRPr="00B51436">
              <w:t>PIXm</w:t>
            </w:r>
          </w:p>
        </w:tc>
        <w:tc>
          <w:tcPr>
            <w:tcW w:w="3898" w:type="dxa"/>
          </w:tcPr>
          <w:p w14:paraId="49099163" w14:textId="29DE142F" w:rsidR="00263149" w:rsidRPr="00B51436" w:rsidRDefault="00EC3C6B" w:rsidP="00A15C2E">
            <w:pPr>
              <w:pStyle w:val="BodyText"/>
            </w:pPr>
            <w:r w:rsidRPr="00B51436">
              <w:t>Patient Identity Consumer</w:t>
            </w:r>
          </w:p>
        </w:tc>
        <w:tc>
          <w:tcPr>
            <w:tcW w:w="3117" w:type="dxa"/>
          </w:tcPr>
          <w:p w14:paraId="0F1B52D7" w14:textId="77777777" w:rsidR="00263149" w:rsidRPr="00B51436" w:rsidRDefault="00263149" w:rsidP="00A15C2E">
            <w:pPr>
              <w:pStyle w:val="BodyText"/>
            </w:pPr>
          </w:p>
        </w:tc>
      </w:tr>
      <w:tr w:rsidR="00EC3C6B" w:rsidRPr="00B51436" w14:paraId="388FAD7F" w14:textId="77777777" w:rsidTr="00A15C2E">
        <w:trPr>
          <w:cantSplit/>
        </w:trPr>
        <w:tc>
          <w:tcPr>
            <w:tcW w:w="2335" w:type="dxa"/>
          </w:tcPr>
          <w:p w14:paraId="3B7483D5" w14:textId="0C32F3AB" w:rsidR="00EC3C6B" w:rsidRPr="00B51436" w:rsidRDefault="00EC3C6B" w:rsidP="00A15C2E">
            <w:pPr>
              <w:pStyle w:val="BodyText"/>
            </w:pPr>
            <w:r w:rsidRPr="00B51436">
              <w:t>PDQm</w:t>
            </w:r>
          </w:p>
        </w:tc>
        <w:tc>
          <w:tcPr>
            <w:tcW w:w="3898" w:type="dxa"/>
          </w:tcPr>
          <w:p w14:paraId="7FF25D30" w14:textId="73922267" w:rsidR="00EC3C6B" w:rsidRPr="00B51436" w:rsidRDefault="00EC3C6B" w:rsidP="00A15C2E">
            <w:pPr>
              <w:pStyle w:val="BodyText"/>
            </w:pPr>
            <w:r w:rsidRPr="00B51436">
              <w:t>Patient Demographics Consumer</w:t>
            </w:r>
          </w:p>
        </w:tc>
        <w:tc>
          <w:tcPr>
            <w:tcW w:w="3117" w:type="dxa"/>
          </w:tcPr>
          <w:p w14:paraId="0FEE0056" w14:textId="77777777" w:rsidR="00EC3C6B" w:rsidRPr="00B51436" w:rsidRDefault="00EC3C6B" w:rsidP="00A15C2E">
            <w:pPr>
              <w:pStyle w:val="BodyText"/>
            </w:pPr>
          </w:p>
        </w:tc>
      </w:tr>
      <w:tr w:rsidR="00263149" w:rsidRPr="00B51436" w14:paraId="36BB654F" w14:textId="77777777" w:rsidTr="00A15C2E">
        <w:trPr>
          <w:cantSplit/>
        </w:trPr>
        <w:tc>
          <w:tcPr>
            <w:tcW w:w="2335" w:type="dxa"/>
          </w:tcPr>
          <w:p w14:paraId="5EF17D28" w14:textId="5B0DA517" w:rsidR="00263149" w:rsidRPr="00B51436" w:rsidRDefault="00EC3C6B" w:rsidP="00A15C2E">
            <w:pPr>
              <w:pStyle w:val="BodyText"/>
            </w:pPr>
            <w:r w:rsidRPr="00B51436">
              <w:t>SVCM</w:t>
            </w:r>
          </w:p>
        </w:tc>
        <w:tc>
          <w:tcPr>
            <w:tcW w:w="3898" w:type="dxa"/>
          </w:tcPr>
          <w:p w14:paraId="715B50A7" w14:textId="40C0F435" w:rsidR="00263149" w:rsidRPr="00B51436" w:rsidRDefault="00EC3C6B" w:rsidP="00A15C2E">
            <w:pPr>
              <w:pStyle w:val="BodyText"/>
            </w:pPr>
            <w:r w:rsidRPr="00B51436">
              <w:t>Consumer</w:t>
            </w:r>
          </w:p>
        </w:tc>
        <w:tc>
          <w:tcPr>
            <w:tcW w:w="3117" w:type="dxa"/>
          </w:tcPr>
          <w:p w14:paraId="573210CD" w14:textId="77777777" w:rsidR="00263149" w:rsidRPr="00B51436" w:rsidRDefault="00263149" w:rsidP="00A15C2E">
            <w:pPr>
              <w:pStyle w:val="BodyText"/>
            </w:pPr>
          </w:p>
        </w:tc>
      </w:tr>
      <w:tr w:rsidR="00EC3C6B" w:rsidRPr="00B51436" w14:paraId="2BAFFD71" w14:textId="77777777" w:rsidTr="00A15C2E">
        <w:trPr>
          <w:cantSplit/>
        </w:trPr>
        <w:tc>
          <w:tcPr>
            <w:tcW w:w="2335" w:type="dxa"/>
          </w:tcPr>
          <w:p w14:paraId="189284DB" w14:textId="08624281" w:rsidR="00EC3C6B" w:rsidRPr="00B51436" w:rsidRDefault="00EC3C6B" w:rsidP="00A15C2E">
            <w:pPr>
              <w:pStyle w:val="BodyText"/>
            </w:pPr>
            <w:r w:rsidRPr="00B51436">
              <w:t>ATNA</w:t>
            </w:r>
          </w:p>
        </w:tc>
        <w:tc>
          <w:tcPr>
            <w:tcW w:w="3898" w:type="dxa"/>
          </w:tcPr>
          <w:p w14:paraId="47FF76A3" w14:textId="2ED32770" w:rsidR="00EC3C6B" w:rsidRPr="00B51436" w:rsidRDefault="00EC3C6B" w:rsidP="00A15C2E">
            <w:pPr>
              <w:pStyle w:val="BodyText"/>
            </w:pPr>
            <w:r w:rsidRPr="00B51436">
              <w:t>Secure Node</w:t>
            </w:r>
          </w:p>
        </w:tc>
        <w:tc>
          <w:tcPr>
            <w:tcW w:w="3117" w:type="dxa"/>
          </w:tcPr>
          <w:p w14:paraId="2E772415" w14:textId="266D81C3" w:rsidR="00EC3C6B" w:rsidRPr="00B51436" w:rsidRDefault="0026298B" w:rsidP="00A15C2E">
            <w:pPr>
              <w:pStyle w:val="BodyText"/>
            </w:pPr>
            <w:ins w:id="483" w:author="John Moehrke" w:date="2020-02-18T12:26:00Z">
              <w:r>
                <w:t>ATX: FHIR Feed</w:t>
              </w:r>
            </w:ins>
          </w:p>
        </w:tc>
      </w:tr>
      <w:tr w:rsidR="00EC3C6B" w:rsidRPr="00B51436" w14:paraId="1ADAC1E5" w14:textId="77777777" w:rsidTr="00A15C2E">
        <w:trPr>
          <w:cantSplit/>
        </w:trPr>
        <w:tc>
          <w:tcPr>
            <w:tcW w:w="2335" w:type="dxa"/>
          </w:tcPr>
          <w:p w14:paraId="3C01BAF8" w14:textId="22592B5E" w:rsidR="00EC3C6B" w:rsidRPr="00B51436" w:rsidRDefault="00EC3C6B" w:rsidP="00A15C2E">
            <w:pPr>
              <w:pStyle w:val="BodyText"/>
            </w:pPr>
            <w:r w:rsidRPr="00B51436">
              <w:t>IUA</w:t>
            </w:r>
          </w:p>
        </w:tc>
        <w:tc>
          <w:tcPr>
            <w:tcW w:w="3898" w:type="dxa"/>
          </w:tcPr>
          <w:p w14:paraId="296E848D" w14:textId="5D91E667" w:rsidR="00EC3C6B" w:rsidRPr="00B51436" w:rsidRDefault="00EC3C6B" w:rsidP="00A15C2E">
            <w:pPr>
              <w:pStyle w:val="BodyText"/>
            </w:pPr>
            <w:r w:rsidRPr="00B51436">
              <w:t>Authorization Client</w:t>
            </w:r>
          </w:p>
        </w:tc>
        <w:tc>
          <w:tcPr>
            <w:tcW w:w="3117" w:type="dxa"/>
          </w:tcPr>
          <w:p w14:paraId="0FDFE181" w14:textId="77777777" w:rsidR="00EC3C6B" w:rsidRPr="00B51436" w:rsidRDefault="00EC3C6B" w:rsidP="00A15C2E">
            <w:pPr>
              <w:pStyle w:val="BodyText"/>
            </w:pPr>
          </w:p>
        </w:tc>
      </w:tr>
      <w:tr w:rsidR="00EC3C6B" w:rsidRPr="00B51436" w14:paraId="58D0CBE0" w14:textId="77777777" w:rsidTr="00A15C2E">
        <w:trPr>
          <w:cantSplit/>
        </w:trPr>
        <w:tc>
          <w:tcPr>
            <w:tcW w:w="2335" w:type="dxa"/>
          </w:tcPr>
          <w:p w14:paraId="6D3CF519" w14:textId="22F643A2" w:rsidR="00EC3C6B" w:rsidRPr="00B51436" w:rsidRDefault="00EC3C6B" w:rsidP="00A15C2E">
            <w:pPr>
              <w:pStyle w:val="BodyText"/>
            </w:pPr>
            <w:r w:rsidRPr="00B51436">
              <w:t>mCSD</w:t>
            </w:r>
          </w:p>
        </w:tc>
        <w:tc>
          <w:tcPr>
            <w:tcW w:w="3898" w:type="dxa"/>
          </w:tcPr>
          <w:p w14:paraId="5693A04A" w14:textId="1BE47347" w:rsidR="00EC3C6B" w:rsidRPr="00B51436" w:rsidRDefault="00EC3C6B" w:rsidP="00A15C2E">
            <w:pPr>
              <w:pStyle w:val="BodyText"/>
            </w:pPr>
            <w:r w:rsidRPr="00B51436">
              <w:t>Care Service Selective Consumer</w:t>
            </w:r>
          </w:p>
        </w:tc>
        <w:tc>
          <w:tcPr>
            <w:tcW w:w="3117" w:type="dxa"/>
          </w:tcPr>
          <w:p w14:paraId="78791969" w14:textId="77777777" w:rsidR="00EC3C6B" w:rsidRPr="00B51436" w:rsidRDefault="00EC3C6B" w:rsidP="00A15C2E">
            <w:pPr>
              <w:pStyle w:val="BodyText"/>
            </w:pPr>
          </w:p>
        </w:tc>
      </w:tr>
      <w:tr w:rsidR="00EC3C6B" w:rsidRPr="00B51436" w14:paraId="26FE097E" w14:textId="77777777" w:rsidTr="00A15C2E">
        <w:trPr>
          <w:cantSplit/>
        </w:trPr>
        <w:tc>
          <w:tcPr>
            <w:tcW w:w="2335" w:type="dxa"/>
          </w:tcPr>
          <w:p w14:paraId="4F275767" w14:textId="3D48ABEA" w:rsidR="00EC3C6B" w:rsidRPr="00B51436" w:rsidRDefault="00EC3C6B" w:rsidP="00A15C2E">
            <w:pPr>
              <w:pStyle w:val="BodyText"/>
            </w:pPr>
            <w:r w:rsidRPr="00B51436">
              <w:t>NPFS</w:t>
            </w:r>
          </w:p>
        </w:tc>
        <w:tc>
          <w:tcPr>
            <w:tcW w:w="3898" w:type="dxa"/>
          </w:tcPr>
          <w:p w14:paraId="3350EE09" w14:textId="158D21B0" w:rsidR="00EC3C6B" w:rsidRPr="00B51436" w:rsidRDefault="00EC3C6B" w:rsidP="00A15C2E">
            <w:pPr>
              <w:pStyle w:val="BodyText"/>
            </w:pPr>
            <w:r w:rsidRPr="00B51436">
              <w:t>File Consumer</w:t>
            </w:r>
          </w:p>
        </w:tc>
        <w:tc>
          <w:tcPr>
            <w:tcW w:w="3117" w:type="dxa"/>
          </w:tcPr>
          <w:p w14:paraId="42C8A8BC" w14:textId="77777777" w:rsidR="00EC3C6B" w:rsidRPr="00B51436" w:rsidRDefault="00EC3C6B" w:rsidP="00A15C2E">
            <w:pPr>
              <w:pStyle w:val="BodyText"/>
            </w:pPr>
          </w:p>
        </w:tc>
      </w:tr>
    </w:tbl>
    <w:p w14:paraId="1D961931" w14:textId="21974432" w:rsidR="000B152D" w:rsidRPr="00283502" w:rsidRDefault="000B152D" w:rsidP="00A15C2E">
      <w:pPr>
        <w:pStyle w:val="BodyText"/>
      </w:pPr>
    </w:p>
    <w:p w14:paraId="431FE7F6" w14:textId="22EE8E64" w:rsidR="000B152D" w:rsidRPr="00B51436" w:rsidRDefault="000B152D" w:rsidP="000B152D">
      <w:pPr>
        <w:pStyle w:val="Heading4"/>
        <w:rPr>
          <w:noProof w:val="0"/>
        </w:rPr>
      </w:pPr>
      <w:bookmarkStart w:id="484" w:name="_Toc30498518"/>
      <w:r w:rsidRPr="00B51436">
        <w:rPr>
          <w:noProof w:val="0"/>
        </w:rPr>
        <w:lastRenderedPageBreak/>
        <w:t xml:space="preserve">X.6.2.2 </w:t>
      </w:r>
      <w:r w:rsidR="003D7A49" w:rsidRPr="00B51436">
        <w:rPr>
          <w:noProof w:val="0"/>
        </w:rPr>
        <w:t>System that consumes documents</w:t>
      </w:r>
      <w:r w:rsidRPr="00B51436">
        <w:rPr>
          <w:noProof w:val="0"/>
        </w:rPr>
        <w:t xml:space="preserve"> System Design</w:t>
      </w:r>
      <w:bookmarkEnd w:id="484"/>
    </w:p>
    <w:p w14:paraId="569D4389" w14:textId="34643BD2" w:rsidR="000B152D" w:rsidRPr="00B51436" w:rsidRDefault="00F1475C" w:rsidP="000B152D">
      <w:pPr>
        <w:pStyle w:val="BodyText"/>
      </w:pPr>
      <w:r w:rsidRPr="00B51436">
        <w:rPr>
          <w:noProof/>
        </w:rPr>
        <w:drawing>
          <wp:inline distT="0" distB="0" distL="0" distR="0" wp14:anchorId="563D968E" wp14:editId="6F2443BA">
            <wp:extent cx="5943600" cy="4733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733925"/>
                    </a:xfrm>
                    <a:prstGeom prst="rect">
                      <a:avLst/>
                    </a:prstGeom>
                  </pic:spPr>
                </pic:pic>
              </a:graphicData>
            </a:graphic>
          </wp:inline>
        </w:drawing>
      </w:r>
    </w:p>
    <w:p w14:paraId="24FF24CC" w14:textId="641C7C20" w:rsidR="00EC3C6B" w:rsidRPr="00B51436" w:rsidRDefault="003D7A49" w:rsidP="00A15C2E">
      <w:pPr>
        <w:pStyle w:val="TableTitle"/>
      </w:pPr>
      <w:r w:rsidRPr="00B51436">
        <w:t>System that consumes d</w:t>
      </w:r>
      <w:r w:rsidR="000B152D" w:rsidRPr="00B51436">
        <w:t>ocument</w:t>
      </w:r>
      <w:r w:rsidRPr="00B51436">
        <w:t>s -</w:t>
      </w:r>
      <w:r w:rsidR="000B152D" w:rsidRPr="00B51436">
        <w:t xml:space="preserve"> Integration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78A1841E" w14:textId="77777777" w:rsidTr="00A15C2E">
        <w:trPr>
          <w:cantSplit/>
          <w:tblHeader/>
        </w:trPr>
        <w:tc>
          <w:tcPr>
            <w:tcW w:w="2335" w:type="dxa"/>
            <w:shd w:val="clear" w:color="auto" w:fill="D0CECE" w:themeFill="background2" w:themeFillShade="E6"/>
          </w:tcPr>
          <w:p w14:paraId="6B335CCE"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2C7C3B9B"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35076B06" w14:textId="77777777" w:rsidR="00EC3C6B" w:rsidRPr="00B51436" w:rsidRDefault="00EC3C6B" w:rsidP="00A15C2E">
            <w:pPr>
              <w:pStyle w:val="TableEntryHeader"/>
            </w:pPr>
            <w:r w:rsidRPr="00B51436">
              <w:t>Options Implemented</w:t>
            </w:r>
          </w:p>
        </w:tc>
      </w:tr>
      <w:tr w:rsidR="00EC3C6B" w:rsidRPr="00B51436" w14:paraId="211A895A" w14:textId="77777777" w:rsidTr="00AF7E1E">
        <w:tc>
          <w:tcPr>
            <w:tcW w:w="2335" w:type="dxa"/>
          </w:tcPr>
          <w:p w14:paraId="675662EA" w14:textId="77777777" w:rsidR="00EC3C6B" w:rsidRPr="00B51436" w:rsidRDefault="00EC3C6B" w:rsidP="00A15C2E">
            <w:pPr>
              <w:pStyle w:val="BodyText"/>
            </w:pPr>
            <w:r w:rsidRPr="00B51436">
              <w:t>MHD</w:t>
            </w:r>
          </w:p>
        </w:tc>
        <w:tc>
          <w:tcPr>
            <w:tcW w:w="3898" w:type="dxa"/>
          </w:tcPr>
          <w:p w14:paraId="781D9A20" w14:textId="5C1B5C22" w:rsidR="00EC3C6B" w:rsidRPr="00B51436" w:rsidRDefault="00EC3C6B" w:rsidP="00A15C2E">
            <w:pPr>
              <w:pStyle w:val="BodyText"/>
            </w:pPr>
            <w:r w:rsidRPr="00B51436">
              <w:t>Document Consumer</w:t>
            </w:r>
          </w:p>
        </w:tc>
        <w:tc>
          <w:tcPr>
            <w:tcW w:w="3117" w:type="dxa"/>
          </w:tcPr>
          <w:p w14:paraId="22AEA5C7" w14:textId="77777777" w:rsidR="00EC3C6B" w:rsidRPr="00B51436" w:rsidRDefault="00EC3C6B" w:rsidP="00A15C2E">
            <w:pPr>
              <w:pStyle w:val="BodyText"/>
            </w:pPr>
          </w:p>
        </w:tc>
      </w:tr>
      <w:tr w:rsidR="00EC3C6B" w:rsidRPr="00B51436" w14:paraId="6BA92C0A" w14:textId="77777777" w:rsidTr="00AF7E1E">
        <w:tc>
          <w:tcPr>
            <w:tcW w:w="2335" w:type="dxa"/>
          </w:tcPr>
          <w:p w14:paraId="1214152B" w14:textId="77777777" w:rsidR="00EC3C6B" w:rsidRPr="00B51436" w:rsidRDefault="00EC3C6B" w:rsidP="00A15C2E">
            <w:pPr>
              <w:pStyle w:val="BodyText"/>
            </w:pPr>
            <w:r w:rsidRPr="00B51436">
              <w:t>CT</w:t>
            </w:r>
          </w:p>
        </w:tc>
        <w:tc>
          <w:tcPr>
            <w:tcW w:w="3898" w:type="dxa"/>
          </w:tcPr>
          <w:p w14:paraId="277CD370" w14:textId="77777777" w:rsidR="00EC3C6B" w:rsidRPr="00B51436" w:rsidRDefault="00EC3C6B" w:rsidP="00A15C2E">
            <w:pPr>
              <w:pStyle w:val="BodyText"/>
            </w:pPr>
            <w:r w:rsidRPr="00B51436">
              <w:t>Time Client</w:t>
            </w:r>
          </w:p>
        </w:tc>
        <w:tc>
          <w:tcPr>
            <w:tcW w:w="3117" w:type="dxa"/>
          </w:tcPr>
          <w:p w14:paraId="7AC827BB" w14:textId="77777777" w:rsidR="00EC3C6B" w:rsidRPr="00B51436" w:rsidRDefault="00EC3C6B" w:rsidP="00A15C2E">
            <w:pPr>
              <w:pStyle w:val="BodyText"/>
            </w:pPr>
          </w:p>
        </w:tc>
      </w:tr>
      <w:tr w:rsidR="00EC3C6B" w:rsidRPr="00B51436" w14:paraId="44F40646" w14:textId="77777777" w:rsidTr="00AF7E1E">
        <w:tc>
          <w:tcPr>
            <w:tcW w:w="2335" w:type="dxa"/>
          </w:tcPr>
          <w:p w14:paraId="540B6641" w14:textId="77777777" w:rsidR="00EC3C6B" w:rsidRPr="00B51436" w:rsidRDefault="00EC3C6B" w:rsidP="00A15C2E">
            <w:pPr>
              <w:pStyle w:val="BodyText"/>
            </w:pPr>
            <w:r w:rsidRPr="00B51436">
              <w:t>PMIR</w:t>
            </w:r>
          </w:p>
        </w:tc>
        <w:tc>
          <w:tcPr>
            <w:tcW w:w="3898" w:type="dxa"/>
          </w:tcPr>
          <w:p w14:paraId="545EB7BC" w14:textId="77777777" w:rsidR="00EC3C6B" w:rsidRPr="00B51436" w:rsidRDefault="00EC3C6B" w:rsidP="00A15C2E">
            <w:pPr>
              <w:pStyle w:val="BodyText"/>
            </w:pPr>
            <w:r w:rsidRPr="00B51436">
              <w:t>Patient Identity Source</w:t>
            </w:r>
          </w:p>
        </w:tc>
        <w:tc>
          <w:tcPr>
            <w:tcW w:w="3117" w:type="dxa"/>
          </w:tcPr>
          <w:p w14:paraId="50BB8542" w14:textId="77777777" w:rsidR="00EC3C6B" w:rsidRPr="00B51436" w:rsidRDefault="00EC3C6B" w:rsidP="00A15C2E">
            <w:pPr>
              <w:pStyle w:val="BodyText"/>
            </w:pPr>
          </w:p>
        </w:tc>
      </w:tr>
      <w:tr w:rsidR="00EC3C6B" w:rsidRPr="00B51436" w14:paraId="048A9644" w14:textId="77777777" w:rsidTr="00AF7E1E">
        <w:tc>
          <w:tcPr>
            <w:tcW w:w="2335" w:type="dxa"/>
          </w:tcPr>
          <w:p w14:paraId="60A18857" w14:textId="77777777" w:rsidR="00EC3C6B" w:rsidRPr="00B51436" w:rsidRDefault="00EC3C6B" w:rsidP="00A15C2E">
            <w:pPr>
              <w:pStyle w:val="BodyText"/>
            </w:pPr>
            <w:r w:rsidRPr="00B51436">
              <w:t>PIXm</w:t>
            </w:r>
          </w:p>
        </w:tc>
        <w:tc>
          <w:tcPr>
            <w:tcW w:w="3898" w:type="dxa"/>
          </w:tcPr>
          <w:p w14:paraId="2FF85470" w14:textId="77777777" w:rsidR="00EC3C6B" w:rsidRPr="00B51436" w:rsidRDefault="00EC3C6B" w:rsidP="00A15C2E">
            <w:pPr>
              <w:pStyle w:val="BodyText"/>
            </w:pPr>
            <w:r w:rsidRPr="00B51436">
              <w:t>Patient Identity Consumer</w:t>
            </w:r>
          </w:p>
        </w:tc>
        <w:tc>
          <w:tcPr>
            <w:tcW w:w="3117" w:type="dxa"/>
          </w:tcPr>
          <w:p w14:paraId="64CC1691" w14:textId="77777777" w:rsidR="00EC3C6B" w:rsidRPr="00B51436" w:rsidRDefault="00EC3C6B" w:rsidP="00A15C2E">
            <w:pPr>
              <w:pStyle w:val="BodyText"/>
            </w:pPr>
          </w:p>
        </w:tc>
      </w:tr>
      <w:tr w:rsidR="00EC3C6B" w:rsidRPr="00B51436" w14:paraId="545318EA" w14:textId="77777777" w:rsidTr="00AF7E1E">
        <w:tc>
          <w:tcPr>
            <w:tcW w:w="2335" w:type="dxa"/>
          </w:tcPr>
          <w:p w14:paraId="53B35D28" w14:textId="77777777" w:rsidR="00EC3C6B" w:rsidRPr="00B51436" w:rsidRDefault="00EC3C6B" w:rsidP="00A15C2E">
            <w:pPr>
              <w:pStyle w:val="BodyText"/>
            </w:pPr>
            <w:r w:rsidRPr="00B51436">
              <w:t>PDQm</w:t>
            </w:r>
          </w:p>
        </w:tc>
        <w:tc>
          <w:tcPr>
            <w:tcW w:w="3898" w:type="dxa"/>
          </w:tcPr>
          <w:p w14:paraId="2309B90D" w14:textId="77777777" w:rsidR="00EC3C6B" w:rsidRPr="00B51436" w:rsidRDefault="00EC3C6B" w:rsidP="00A15C2E">
            <w:pPr>
              <w:pStyle w:val="BodyText"/>
            </w:pPr>
            <w:r w:rsidRPr="00B51436">
              <w:t>Patient Demographics Consumer</w:t>
            </w:r>
          </w:p>
        </w:tc>
        <w:tc>
          <w:tcPr>
            <w:tcW w:w="3117" w:type="dxa"/>
          </w:tcPr>
          <w:p w14:paraId="470CE251" w14:textId="77777777" w:rsidR="00EC3C6B" w:rsidRPr="00B51436" w:rsidRDefault="00EC3C6B" w:rsidP="00A15C2E">
            <w:pPr>
              <w:pStyle w:val="BodyText"/>
            </w:pPr>
          </w:p>
        </w:tc>
      </w:tr>
      <w:tr w:rsidR="00EC3C6B" w:rsidRPr="00B51436" w14:paraId="62D92B54" w14:textId="77777777" w:rsidTr="00AF7E1E">
        <w:tc>
          <w:tcPr>
            <w:tcW w:w="2335" w:type="dxa"/>
          </w:tcPr>
          <w:p w14:paraId="12EF9A88" w14:textId="77777777" w:rsidR="00EC3C6B" w:rsidRPr="00B51436" w:rsidRDefault="00EC3C6B" w:rsidP="00A15C2E">
            <w:pPr>
              <w:pStyle w:val="BodyText"/>
            </w:pPr>
            <w:r w:rsidRPr="00B51436">
              <w:t>SVCM</w:t>
            </w:r>
          </w:p>
        </w:tc>
        <w:tc>
          <w:tcPr>
            <w:tcW w:w="3898" w:type="dxa"/>
          </w:tcPr>
          <w:p w14:paraId="0D081EDD" w14:textId="77777777" w:rsidR="00EC3C6B" w:rsidRPr="00B51436" w:rsidRDefault="00EC3C6B" w:rsidP="00A15C2E">
            <w:pPr>
              <w:pStyle w:val="BodyText"/>
            </w:pPr>
            <w:r w:rsidRPr="00B51436">
              <w:t>Consumer</w:t>
            </w:r>
          </w:p>
        </w:tc>
        <w:tc>
          <w:tcPr>
            <w:tcW w:w="3117" w:type="dxa"/>
          </w:tcPr>
          <w:p w14:paraId="0B94B465" w14:textId="77777777" w:rsidR="00EC3C6B" w:rsidRPr="00B51436" w:rsidRDefault="00EC3C6B" w:rsidP="00A15C2E">
            <w:pPr>
              <w:pStyle w:val="BodyText"/>
            </w:pPr>
          </w:p>
        </w:tc>
      </w:tr>
      <w:tr w:rsidR="00EC3C6B" w:rsidRPr="00B51436" w14:paraId="7C8D85BD" w14:textId="77777777" w:rsidTr="00AF7E1E">
        <w:tc>
          <w:tcPr>
            <w:tcW w:w="2335" w:type="dxa"/>
          </w:tcPr>
          <w:p w14:paraId="40602EE6" w14:textId="77777777" w:rsidR="00EC3C6B" w:rsidRPr="00B51436" w:rsidRDefault="00EC3C6B" w:rsidP="00A15C2E">
            <w:pPr>
              <w:pStyle w:val="BodyText"/>
            </w:pPr>
            <w:r w:rsidRPr="00B51436">
              <w:lastRenderedPageBreak/>
              <w:t>ATNA</w:t>
            </w:r>
          </w:p>
        </w:tc>
        <w:tc>
          <w:tcPr>
            <w:tcW w:w="3898" w:type="dxa"/>
          </w:tcPr>
          <w:p w14:paraId="44F41149" w14:textId="77777777" w:rsidR="00EC3C6B" w:rsidRPr="00B51436" w:rsidRDefault="00EC3C6B" w:rsidP="00A15C2E">
            <w:pPr>
              <w:pStyle w:val="BodyText"/>
            </w:pPr>
            <w:r w:rsidRPr="00B51436">
              <w:t>Secure Node</w:t>
            </w:r>
          </w:p>
        </w:tc>
        <w:tc>
          <w:tcPr>
            <w:tcW w:w="3117" w:type="dxa"/>
          </w:tcPr>
          <w:p w14:paraId="6247EE4A" w14:textId="5B35CD3C" w:rsidR="00EC3C6B" w:rsidRPr="00B51436" w:rsidRDefault="0026298B" w:rsidP="00A15C2E">
            <w:pPr>
              <w:pStyle w:val="BodyText"/>
            </w:pPr>
            <w:ins w:id="485" w:author="John Moehrke" w:date="2020-02-18T12:27:00Z">
              <w:r>
                <w:t>ATX: FHIR Feed</w:t>
              </w:r>
            </w:ins>
          </w:p>
        </w:tc>
      </w:tr>
      <w:tr w:rsidR="00EC3C6B" w:rsidRPr="00B51436" w14:paraId="77D5E57E" w14:textId="77777777" w:rsidTr="00AF7E1E">
        <w:tc>
          <w:tcPr>
            <w:tcW w:w="2335" w:type="dxa"/>
          </w:tcPr>
          <w:p w14:paraId="5C50A356" w14:textId="77777777" w:rsidR="00EC3C6B" w:rsidRPr="00B51436" w:rsidRDefault="00EC3C6B" w:rsidP="00A15C2E">
            <w:pPr>
              <w:pStyle w:val="BodyText"/>
            </w:pPr>
            <w:r w:rsidRPr="00B51436">
              <w:t>IUA</w:t>
            </w:r>
          </w:p>
        </w:tc>
        <w:tc>
          <w:tcPr>
            <w:tcW w:w="3898" w:type="dxa"/>
          </w:tcPr>
          <w:p w14:paraId="1C9707DD" w14:textId="77777777" w:rsidR="00EC3C6B" w:rsidRPr="00B51436" w:rsidRDefault="00EC3C6B" w:rsidP="00A15C2E">
            <w:pPr>
              <w:pStyle w:val="BodyText"/>
            </w:pPr>
            <w:r w:rsidRPr="00B51436">
              <w:t>Authorization Client</w:t>
            </w:r>
          </w:p>
        </w:tc>
        <w:tc>
          <w:tcPr>
            <w:tcW w:w="3117" w:type="dxa"/>
          </w:tcPr>
          <w:p w14:paraId="69157928" w14:textId="77777777" w:rsidR="00EC3C6B" w:rsidRPr="00B51436" w:rsidRDefault="00EC3C6B" w:rsidP="00A15C2E">
            <w:pPr>
              <w:pStyle w:val="BodyText"/>
            </w:pPr>
          </w:p>
        </w:tc>
      </w:tr>
      <w:tr w:rsidR="00EC3C6B" w:rsidRPr="00B51436" w14:paraId="15311713" w14:textId="77777777" w:rsidTr="00AF7E1E">
        <w:tc>
          <w:tcPr>
            <w:tcW w:w="2335" w:type="dxa"/>
          </w:tcPr>
          <w:p w14:paraId="63D21D8A" w14:textId="77777777" w:rsidR="00EC3C6B" w:rsidRPr="00B51436" w:rsidRDefault="00EC3C6B" w:rsidP="00A15C2E">
            <w:pPr>
              <w:pStyle w:val="BodyText"/>
            </w:pPr>
            <w:r w:rsidRPr="00B51436">
              <w:t>mCSD</w:t>
            </w:r>
          </w:p>
        </w:tc>
        <w:tc>
          <w:tcPr>
            <w:tcW w:w="3898" w:type="dxa"/>
          </w:tcPr>
          <w:p w14:paraId="0EC42043" w14:textId="77777777" w:rsidR="00EC3C6B" w:rsidRPr="00B51436" w:rsidRDefault="00EC3C6B" w:rsidP="00A15C2E">
            <w:pPr>
              <w:pStyle w:val="BodyText"/>
            </w:pPr>
            <w:r w:rsidRPr="00B51436">
              <w:t>Care Service Selective Consumer</w:t>
            </w:r>
          </w:p>
        </w:tc>
        <w:tc>
          <w:tcPr>
            <w:tcW w:w="3117" w:type="dxa"/>
          </w:tcPr>
          <w:p w14:paraId="151657C0" w14:textId="77777777" w:rsidR="00EC3C6B" w:rsidRPr="00B51436" w:rsidRDefault="00EC3C6B" w:rsidP="00A15C2E">
            <w:pPr>
              <w:pStyle w:val="BodyText"/>
            </w:pPr>
          </w:p>
        </w:tc>
      </w:tr>
      <w:tr w:rsidR="00EC3C6B" w:rsidRPr="00B51436" w14:paraId="3CA92012" w14:textId="77777777" w:rsidTr="00AF7E1E">
        <w:tc>
          <w:tcPr>
            <w:tcW w:w="2335" w:type="dxa"/>
          </w:tcPr>
          <w:p w14:paraId="174F01D5" w14:textId="77777777" w:rsidR="00EC3C6B" w:rsidRPr="00B51436" w:rsidRDefault="00EC3C6B" w:rsidP="00A15C2E">
            <w:pPr>
              <w:pStyle w:val="BodyText"/>
            </w:pPr>
            <w:r w:rsidRPr="00B51436">
              <w:t>NPFS</w:t>
            </w:r>
          </w:p>
        </w:tc>
        <w:tc>
          <w:tcPr>
            <w:tcW w:w="3898" w:type="dxa"/>
          </w:tcPr>
          <w:p w14:paraId="4D05F842" w14:textId="77777777" w:rsidR="00EC3C6B" w:rsidRPr="00B51436" w:rsidRDefault="00EC3C6B" w:rsidP="00A15C2E">
            <w:pPr>
              <w:pStyle w:val="BodyText"/>
            </w:pPr>
            <w:r w:rsidRPr="00B51436">
              <w:t>File Consumer</w:t>
            </w:r>
          </w:p>
        </w:tc>
        <w:tc>
          <w:tcPr>
            <w:tcW w:w="3117" w:type="dxa"/>
          </w:tcPr>
          <w:p w14:paraId="7911D86F" w14:textId="77777777" w:rsidR="00EC3C6B" w:rsidRPr="00B51436" w:rsidRDefault="00EC3C6B" w:rsidP="00A15C2E">
            <w:pPr>
              <w:pStyle w:val="BodyText"/>
            </w:pPr>
          </w:p>
        </w:tc>
      </w:tr>
    </w:tbl>
    <w:p w14:paraId="665A18CD" w14:textId="29766BCE" w:rsidR="000B152D" w:rsidRPr="00283502" w:rsidRDefault="000B152D">
      <w:pPr>
        <w:pStyle w:val="BodyText"/>
      </w:pPr>
    </w:p>
    <w:p w14:paraId="3F1296ED" w14:textId="52CBC2C5" w:rsidR="000B152D" w:rsidRPr="00B51436" w:rsidRDefault="000B152D" w:rsidP="000B152D">
      <w:pPr>
        <w:pStyle w:val="Heading4"/>
        <w:rPr>
          <w:noProof w:val="0"/>
        </w:rPr>
      </w:pPr>
      <w:bookmarkStart w:id="486" w:name="_Toc30498519"/>
      <w:r w:rsidRPr="00B51436">
        <w:rPr>
          <w:noProof w:val="0"/>
        </w:rPr>
        <w:t xml:space="preserve">X.6.2.3 </w:t>
      </w:r>
      <w:r w:rsidR="003D7A49" w:rsidRPr="00B51436">
        <w:rPr>
          <w:noProof w:val="0"/>
        </w:rPr>
        <w:t>System that consumes clinical data elements</w:t>
      </w:r>
      <w:r w:rsidRPr="00B51436">
        <w:rPr>
          <w:noProof w:val="0"/>
        </w:rPr>
        <w:t xml:space="preserve"> Systems Design</w:t>
      </w:r>
      <w:bookmarkEnd w:id="486"/>
    </w:p>
    <w:p w14:paraId="5D60B789" w14:textId="1C9DCE35" w:rsidR="000B152D" w:rsidRPr="00B51436" w:rsidRDefault="00F1475C" w:rsidP="000B152D">
      <w:pPr>
        <w:pStyle w:val="BodyText"/>
      </w:pPr>
      <w:r w:rsidRPr="00B51436">
        <w:rPr>
          <w:noProof/>
        </w:rPr>
        <w:drawing>
          <wp:inline distT="0" distB="0" distL="0" distR="0" wp14:anchorId="3E8A449B" wp14:editId="2406254D">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3275"/>
                    </a:xfrm>
                    <a:prstGeom prst="rect">
                      <a:avLst/>
                    </a:prstGeom>
                  </pic:spPr>
                </pic:pic>
              </a:graphicData>
            </a:graphic>
          </wp:inline>
        </w:drawing>
      </w:r>
    </w:p>
    <w:p w14:paraId="20AA7E30" w14:textId="016C1562" w:rsidR="00EC3C6B" w:rsidRPr="00B51436" w:rsidRDefault="003D7A49" w:rsidP="00A15C2E">
      <w:pPr>
        <w:pStyle w:val="TableTitle"/>
      </w:pPr>
      <w:r w:rsidRPr="00B51436">
        <w:t>System that consumes clinical data elements - Inte</w:t>
      </w:r>
      <w:r w:rsidR="000B152D" w:rsidRPr="00B51436">
        <w:t>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5C382656" w14:textId="77777777" w:rsidTr="00A15C2E">
        <w:trPr>
          <w:cantSplit/>
          <w:tblHeader/>
        </w:trPr>
        <w:tc>
          <w:tcPr>
            <w:tcW w:w="2335" w:type="dxa"/>
            <w:shd w:val="clear" w:color="auto" w:fill="D0CECE" w:themeFill="background2" w:themeFillShade="E6"/>
          </w:tcPr>
          <w:p w14:paraId="47B7B840"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6E244DA8"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01C42124" w14:textId="77777777" w:rsidR="00EC3C6B" w:rsidRPr="00B51436" w:rsidRDefault="00EC3C6B" w:rsidP="00A15C2E">
            <w:pPr>
              <w:pStyle w:val="TableEntryHeader"/>
            </w:pPr>
            <w:r w:rsidRPr="00B51436">
              <w:t>Options Implemented</w:t>
            </w:r>
          </w:p>
        </w:tc>
      </w:tr>
      <w:tr w:rsidR="00EC3C6B" w:rsidRPr="00B51436" w14:paraId="4EB778CA" w14:textId="77777777" w:rsidTr="00AF7E1E">
        <w:tc>
          <w:tcPr>
            <w:tcW w:w="2335" w:type="dxa"/>
          </w:tcPr>
          <w:p w14:paraId="71239D4A" w14:textId="34A41678" w:rsidR="00EC3C6B" w:rsidRPr="00B51436" w:rsidRDefault="00EA4C56" w:rsidP="00A15C2E">
            <w:pPr>
              <w:pStyle w:val="BodyText"/>
            </w:pPr>
            <w:r w:rsidRPr="00B51436">
              <w:t>QEDm</w:t>
            </w:r>
          </w:p>
        </w:tc>
        <w:tc>
          <w:tcPr>
            <w:tcW w:w="3898" w:type="dxa"/>
          </w:tcPr>
          <w:p w14:paraId="7E560DE0" w14:textId="153CEF33" w:rsidR="00EC3C6B" w:rsidRPr="00B51436" w:rsidRDefault="00EA4C56" w:rsidP="00A15C2E">
            <w:pPr>
              <w:pStyle w:val="BodyText"/>
            </w:pPr>
            <w:r w:rsidRPr="00B51436">
              <w:t>Clinical Data Consumer</w:t>
            </w:r>
          </w:p>
        </w:tc>
        <w:tc>
          <w:tcPr>
            <w:tcW w:w="3117" w:type="dxa"/>
          </w:tcPr>
          <w:p w14:paraId="465F3D17" w14:textId="77777777" w:rsidR="00EC3C6B" w:rsidRPr="00B51436" w:rsidRDefault="00EC3C6B" w:rsidP="00A15C2E">
            <w:pPr>
              <w:pStyle w:val="BodyText"/>
            </w:pPr>
          </w:p>
        </w:tc>
      </w:tr>
      <w:tr w:rsidR="00EA4C56" w:rsidRPr="00B51436" w14:paraId="7561240A" w14:textId="77777777" w:rsidTr="00AF7E1E">
        <w:tc>
          <w:tcPr>
            <w:tcW w:w="2335" w:type="dxa"/>
          </w:tcPr>
          <w:p w14:paraId="055FCF3F" w14:textId="5DAE5A78" w:rsidR="00EA4C56" w:rsidRPr="00B51436" w:rsidRDefault="00EA4C56" w:rsidP="00A15C2E">
            <w:pPr>
              <w:pStyle w:val="BodyText"/>
            </w:pPr>
            <w:r w:rsidRPr="00B51436">
              <w:t>MHD</w:t>
            </w:r>
          </w:p>
        </w:tc>
        <w:tc>
          <w:tcPr>
            <w:tcW w:w="3898" w:type="dxa"/>
          </w:tcPr>
          <w:p w14:paraId="479E4AED" w14:textId="30383A2E" w:rsidR="00EA4C56" w:rsidRPr="00B51436" w:rsidRDefault="00EA4C56" w:rsidP="00A15C2E">
            <w:pPr>
              <w:pStyle w:val="BodyText"/>
            </w:pPr>
            <w:r w:rsidRPr="00B51436">
              <w:t>Document Consumer</w:t>
            </w:r>
          </w:p>
        </w:tc>
        <w:tc>
          <w:tcPr>
            <w:tcW w:w="3117" w:type="dxa"/>
          </w:tcPr>
          <w:p w14:paraId="1EAD31ED" w14:textId="77777777" w:rsidR="00EA4C56" w:rsidRPr="00B51436" w:rsidRDefault="00EA4C56" w:rsidP="00A15C2E">
            <w:pPr>
              <w:pStyle w:val="BodyText"/>
            </w:pPr>
          </w:p>
        </w:tc>
      </w:tr>
      <w:tr w:rsidR="00EC3C6B" w:rsidRPr="00B51436" w14:paraId="61AD5C19" w14:textId="77777777" w:rsidTr="00AF7E1E">
        <w:tc>
          <w:tcPr>
            <w:tcW w:w="2335" w:type="dxa"/>
          </w:tcPr>
          <w:p w14:paraId="6FA1CAA0" w14:textId="77777777" w:rsidR="00EC3C6B" w:rsidRPr="00B51436" w:rsidRDefault="00EC3C6B" w:rsidP="00A15C2E">
            <w:pPr>
              <w:pStyle w:val="BodyText"/>
            </w:pPr>
            <w:r w:rsidRPr="00B51436">
              <w:t>CT</w:t>
            </w:r>
          </w:p>
        </w:tc>
        <w:tc>
          <w:tcPr>
            <w:tcW w:w="3898" w:type="dxa"/>
          </w:tcPr>
          <w:p w14:paraId="2CE755E3" w14:textId="77777777" w:rsidR="00EC3C6B" w:rsidRPr="00B51436" w:rsidRDefault="00EC3C6B" w:rsidP="00A15C2E">
            <w:pPr>
              <w:pStyle w:val="BodyText"/>
            </w:pPr>
            <w:r w:rsidRPr="00B51436">
              <w:t>Time Client</w:t>
            </w:r>
          </w:p>
        </w:tc>
        <w:tc>
          <w:tcPr>
            <w:tcW w:w="3117" w:type="dxa"/>
          </w:tcPr>
          <w:p w14:paraId="41D69F62" w14:textId="77777777" w:rsidR="00EC3C6B" w:rsidRPr="00B51436" w:rsidRDefault="00EC3C6B" w:rsidP="00A15C2E">
            <w:pPr>
              <w:pStyle w:val="BodyText"/>
            </w:pPr>
          </w:p>
        </w:tc>
      </w:tr>
      <w:tr w:rsidR="00EC3C6B" w:rsidRPr="00B51436" w14:paraId="60810212" w14:textId="77777777" w:rsidTr="00AF7E1E">
        <w:tc>
          <w:tcPr>
            <w:tcW w:w="2335" w:type="dxa"/>
          </w:tcPr>
          <w:p w14:paraId="52B321B1" w14:textId="77777777" w:rsidR="00EC3C6B" w:rsidRPr="00B51436" w:rsidRDefault="00EC3C6B" w:rsidP="00A15C2E">
            <w:pPr>
              <w:pStyle w:val="BodyText"/>
            </w:pPr>
            <w:r w:rsidRPr="00B51436">
              <w:t>PMIR</w:t>
            </w:r>
          </w:p>
        </w:tc>
        <w:tc>
          <w:tcPr>
            <w:tcW w:w="3898" w:type="dxa"/>
          </w:tcPr>
          <w:p w14:paraId="3D2071BF" w14:textId="77777777" w:rsidR="00EC3C6B" w:rsidRPr="00B51436" w:rsidRDefault="00EC3C6B" w:rsidP="00A15C2E">
            <w:pPr>
              <w:pStyle w:val="BodyText"/>
            </w:pPr>
            <w:r w:rsidRPr="00B51436">
              <w:t>Patient Identity Source</w:t>
            </w:r>
          </w:p>
        </w:tc>
        <w:tc>
          <w:tcPr>
            <w:tcW w:w="3117" w:type="dxa"/>
          </w:tcPr>
          <w:p w14:paraId="20B87C30" w14:textId="77777777" w:rsidR="00EC3C6B" w:rsidRPr="00B51436" w:rsidRDefault="00EC3C6B" w:rsidP="00A15C2E">
            <w:pPr>
              <w:pStyle w:val="BodyText"/>
            </w:pPr>
          </w:p>
        </w:tc>
      </w:tr>
      <w:tr w:rsidR="00EC3C6B" w:rsidRPr="00B51436" w14:paraId="3AA7CB3D" w14:textId="77777777" w:rsidTr="00AF7E1E">
        <w:tc>
          <w:tcPr>
            <w:tcW w:w="2335" w:type="dxa"/>
          </w:tcPr>
          <w:p w14:paraId="50395510" w14:textId="77777777" w:rsidR="00EC3C6B" w:rsidRPr="00B51436" w:rsidRDefault="00EC3C6B" w:rsidP="00A15C2E">
            <w:pPr>
              <w:pStyle w:val="BodyText"/>
            </w:pPr>
            <w:r w:rsidRPr="00B51436">
              <w:t>PIXm</w:t>
            </w:r>
          </w:p>
        </w:tc>
        <w:tc>
          <w:tcPr>
            <w:tcW w:w="3898" w:type="dxa"/>
          </w:tcPr>
          <w:p w14:paraId="42812F90" w14:textId="77777777" w:rsidR="00EC3C6B" w:rsidRPr="00B51436" w:rsidRDefault="00EC3C6B" w:rsidP="00A15C2E">
            <w:pPr>
              <w:pStyle w:val="BodyText"/>
            </w:pPr>
            <w:r w:rsidRPr="00B51436">
              <w:t>Patient Identity Consumer</w:t>
            </w:r>
          </w:p>
        </w:tc>
        <w:tc>
          <w:tcPr>
            <w:tcW w:w="3117" w:type="dxa"/>
          </w:tcPr>
          <w:p w14:paraId="710A7E9A" w14:textId="77777777" w:rsidR="00EC3C6B" w:rsidRPr="00B51436" w:rsidRDefault="00EC3C6B" w:rsidP="00A15C2E">
            <w:pPr>
              <w:pStyle w:val="BodyText"/>
            </w:pPr>
          </w:p>
        </w:tc>
      </w:tr>
      <w:tr w:rsidR="00EC3C6B" w:rsidRPr="00B51436" w14:paraId="4CDB474A" w14:textId="77777777" w:rsidTr="00AF7E1E">
        <w:tc>
          <w:tcPr>
            <w:tcW w:w="2335" w:type="dxa"/>
          </w:tcPr>
          <w:p w14:paraId="522CAF36" w14:textId="77777777" w:rsidR="00EC3C6B" w:rsidRPr="00B51436" w:rsidRDefault="00EC3C6B" w:rsidP="00A15C2E">
            <w:pPr>
              <w:pStyle w:val="BodyText"/>
            </w:pPr>
            <w:r w:rsidRPr="00B51436">
              <w:lastRenderedPageBreak/>
              <w:t>PDQm</w:t>
            </w:r>
          </w:p>
        </w:tc>
        <w:tc>
          <w:tcPr>
            <w:tcW w:w="3898" w:type="dxa"/>
          </w:tcPr>
          <w:p w14:paraId="174A9278" w14:textId="77777777" w:rsidR="00EC3C6B" w:rsidRPr="00B51436" w:rsidRDefault="00EC3C6B" w:rsidP="00A15C2E">
            <w:pPr>
              <w:pStyle w:val="BodyText"/>
            </w:pPr>
            <w:r w:rsidRPr="00B51436">
              <w:t>Patient Demographics Consumer</w:t>
            </w:r>
          </w:p>
        </w:tc>
        <w:tc>
          <w:tcPr>
            <w:tcW w:w="3117" w:type="dxa"/>
          </w:tcPr>
          <w:p w14:paraId="22E1D5FE" w14:textId="77777777" w:rsidR="00EC3C6B" w:rsidRPr="00B51436" w:rsidRDefault="00EC3C6B" w:rsidP="00A15C2E">
            <w:pPr>
              <w:pStyle w:val="BodyText"/>
            </w:pPr>
          </w:p>
        </w:tc>
      </w:tr>
      <w:tr w:rsidR="00EC3C6B" w:rsidRPr="00B51436" w14:paraId="72AA648D" w14:textId="77777777" w:rsidTr="00AF7E1E">
        <w:tc>
          <w:tcPr>
            <w:tcW w:w="2335" w:type="dxa"/>
          </w:tcPr>
          <w:p w14:paraId="134ACFCE" w14:textId="77777777" w:rsidR="00EC3C6B" w:rsidRPr="00B51436" w:rsidRDefault="00EC3C6B" w:rsidP="00A15C2E">
            <w:pPr>
              <w:pStyle w:val="BodyText"/>
            </w:pPr>
            <w:r w:rsidRPr="00B51436">
              <w:t>SVCM</w:t>
            </w:r>
          </w:p>
        </w:tc>
        <w:tc>
          <w:tcPr>
            <w:tcW w:w="3898" w:type="dxa"/>
          </w:tcPr>
          <w:p w14:paraId="3812D738" w14:textId="77777777" w:rsidR="00EC3C6B" w:rsidRPr="00B51436" w:rsidRDefault="00EC3C6B" w:rsidP="00A15C2E">
            <w:pPr>
              <w:pStyle w:val="BodyText"/>
            </w:pPr>
            <w:r w:rsidRPr="00B51436">
              <w:t>Consumer</w:t>
            </w:r>
          </w:p>
        </w:tc>
        <w:tc>
          <w:tcPr>
            <w:tcW w:w="3117" w:type="dxa"/>
          </w:tcPr>
          <w:p w14:paraId="45D760D3" w14:textId="77777777" w:rsidR="00EC3C6B" w:rsidRPr="00B51436" w:rsidRDefault="00EC3C6B" w:rsidP="00A15C2E">
            <w:pPr>
              <w:pStyle w:val="BodyText"/>
            </w:pPr>
          </w:p>
        </w:tc>
      </w:tr>
      <w:tr w:rsidR="00EC3C6B" w:rsidRPr="00B51436" w14:paraId="7F2F1C03" w14:textId="77777777" w:rsidTr="00AF7E1E">
        <w:tc>
          <w:tcPr>
            <w:tcW w:w="2335" w:type="dxa"/>
          </w:tcPr>
          <w:p w14:paraId="0DE076A1" w14:textId="77777777" w:rsidR="00EC3C6B" w:rsidRPr="00B51436" w:rsidRDefault="00EC3C6B" w:rsidP="00A15C2E">
            <w:pPr>
              <w:pStyle w:val="BodyText"/>
            </w:pPr>
            <w:r w:rsidRPr="00B51436">
              <w:t>ATNA</w:t>
            </w:r>
          </w:p>
        </w:tc>
        <w:tc>
          <w:tcPr>
            <w:tcW w:w="3898" w:type="dxa"/>
          </w:tcPr>
          <w:p w14:paraId="7733A646" w14:textId="77777777" w:rsidR="00EC3C6B" w:rsidRPr="00B51436" w:rsidRDefault="00EC3C6B" w:rsidP="00A15C2E">
            <w:pPr>
              <w:pStyle w:val="BodyText"/>
            </w:pPr>
            <w:r w:rsidRPr="00B51436">
              <w:t>Secure Node</w:t>
            </w:r>
          </w:p>
        </w:tc>
        <w:tc>
          <w:tcPr>
            <w:tcW w:w="3117" w:type="dxa"/>
          </w:tcPr>
          <w:p w14:paraId="137EB695" w14:textId="39E5B1A3" w:rsidR="00EC3C6B" w:rsidRPr="00B51436" w:rsidRDefault="0026298B" w:rsidP="00A15C2E">
            <w:pPr>
              <w:pStyle w:val="BodyText"/>
            </w:pPr>
            <w:ins w:id="487" w:author="John Moehrke" w:date="2020-02-18T12:27:00Z">
              <w:r>
                <w:t>ATX: FHIR Feed</w:t>
              </w:r>
            </w:ins>
          </w:p>
        </w:tc>
      </w:tr>
      <w:tr w:rsidR="00EC3C6B" w:rsidRPr="00B51436" w14:paraId="02F483F2" w14:textId="77777777" w:rsidTr="00AF7E1E">
        <w:tc>
          <w:tcPr>
            <w:tcW w:w="2335" w:type="dxa"/>
          </w:tcPr>
          <w:p w14:paraId="4D528D89" w14:textId="77777777" w:rsidR="00EC3C6B" w:rsidRPr="00B51436" w:rsidRDefault="00EC3C6B" w:rsidP="00A15C2E">
            <w:pPr>
              <w:pStyle w:val="BodyText"/>
            </w:pPr>
            <w:r w:rsidRPr="00B51436">
              <w:t>IUA</w:t>
            </w:r>
          </w:p>
        </w:tc>
        <w:tc>
          <w:tcPr>
            <w:tcW w:w="3898" w:type="dxa"/>
          </w:tcPr>
          <w:p w14:paraId="730C90B7" w14:textId="77777777" w:rsidR="00EC3C6B" w:rsidRPr="00B51436" w:rsidRDefault="00EC3C6B" w:rsidP="00A15C2E">
            <w:pPr>
              <w:pStyle w:val="BodyText"/>
            </w:pPr>
            <w:r w:rsidRPr="00B51436">
              <w:t>Authorization Client</w:t>
            </w:r>
          </w:p>
        </w:tc>
        <w:tc>
          <w:tcPr>
            <w:tcW w:w="3117" w:type="dxa"/>
          </w:tcPr>
          <w:p w14:paraId="4418B56A" w14:textId="77777777" w:rsidR="00EC3C6B" w:rsidRPr="00B51436" w:rsidRDefault="00EC3C6B" w:rsidP="00A15C2E">
            <w:pPr>
              <w:pStyle w:val="BodyText"/>
            </w:pPr>
          </w:p>
        </w:tc>
      </w:tr>
      <w:tr w:rsidR="00EC3C6B" w:rsidRPr="00B51436" w14:paraId="62B9F420" w14:textId="77777777" w:rsidTr="00AF7E1E">
        <w:tc>
          <w:tcPr>
            <w:tcW w:w="2335" w:type="dxa"/>
          </w:tcPr>
          <w:p w14:paraId="7976859F" w14:textId="77777777" w:rsidR="00EC3C6B" w:rsidRPr="00B51436" w:rsidRDefault="00EC3C6B" w:rsidP="00A15C2E">
            <w:pPr>
              <w:pStyle w:val="BodyText"/>
            </w:pPr>
            <w:r w:rsidRPr="00B51436">
              <w:t>mCSD</w:t>
            </w:r>
          </w:p>
        </w:tc>
        <w:tc>
          <w:tcPr>
            <w:tcW w:w="3898" w:type="dxa"/>
          </w:tcPr>
          <w:p w14:paraId="52F11322" w14:textId="77777777" w:rsidR="00EC3C6B" w:rsidRPr="00B51436" w:rsidRDefault="00EC3C6B" w:rsidP="00A15C2E">
            <w:pPr>
              <w:pStyle w:val="BodyText"/>
            </w:pPr>
            <w:r w:rsidRPr="00B51436">
              <w:t>Care Service Selective Consumer</w:t>
            </w:r>
          </w:p>
        </w:tc>
        <w:tc>
          <w:tcPr>
            <w:tcW w:w="3117" w:type="dxa"/>
          </w:tcPr>
          <w:p w14:paraId="0577DF30" w14:textId="77777777" w:rsidR="00EC3C6B" w:rsidRPr="00B51436" w:rsidRDefault="00EC3C6B" w:rsidP="00A15C2E">
            <w:pPr>
              <w:pStyle w:val="BodyText"/>
            </w:pPr>
          </w:p>
        </w:tc>
      </w:tr>
      <w:tr w:rsidR="00EC3C6B" w:rsidRPr="00B51436" w14:paraId="2112EBE3" w14:textId="77777777" w:rsidTr="00AF7E1E">
        <w:tc>
          <w:tcPr>
            <w:tcW w:w="2335" w:type="dxa"/>
          </w:tcPr>
          <w:p w14:paraId="12D7589A" w14:textId="77777777" w:rsidR="00EC3C6B" w:rsidRPr="00B51436" w:rsidRDefault="00EC3C6B" w:rsidP="00A15C2E">
            <w:pPr>
              <w:pStyle w:val="BodyText"/>
            </w:pPr>
            <w:r w:rsidRPr="00B51436">
              <w:t>NPFS</w:t>
            </w:r>
          </w:p>
        </w:tc>
        <w:tc>
          <w:tcPr>
            <w:tcW w:w="3898" w:type="dxa"/>
          </w:tcPr>
          <w:p w14:paraId="6A6ED1C7" w14:textId="77777777" w:rsidR="00EC3C6B" w:rsidRPr="00B51436" w:rsidRDefault="00EC3C6B" w:rsidP="00A15C2E">
            <w:pPr>
              <w:pStyle w:val="BodyText"/>
            </w:pPr>
            <w:r w:rsidRPr="00B51436">
              <w:t>File Consumer</w:t>
            </w:r>
          </w:p>
        </w:tc>
        <w:tc>
          <w:tcPr>
            <w:tcW w:w="3117" w:type="dxa"/>
          </w:tcPr>
          <w:p w14:paraId="3872A439" w14:textId="77777777" w:rsidR="00EC3C6B" w:rsidRPr="00B51436" w:rsidRDefault="00EC3C6B" w:rsidP="00A15C2E">
            <w:pPr>
              <w:pStyle w:val="BodyText"/>
            </w:pPr>
          </w:p>
        </w:tc>
      </w:tr>
    </w:tbl>
    <w:p w14:paraId="1D0BDC13" w14:textId="77777777" w:rsidR="000B152D" w:rsidRPr="00283502" w:rsidRDefault="000B152D">
      <w:pPr>
        <w:pStyle w:val="BodyText"/>
      </w:pPr>
    </w:p>
    <w:p w14:paraId="6F4B5AFD" w14:textId="2002425E" w:rsidR="000B152D" w:rsidRPr="00B51436" w:rsidRDefault="003D7A49" w:rsidP="003D7A49">
      <w:pPr>
        <w:pStyle w:val="Heading4"/>
        <w:rPr>
          <w:noProof w:val="0"/>
        </w:rPr>
      </w:pPr>
      <w:bookmarkStart w:id="488" w:name="_Toc30498520"/>
      <w:r w:rsidRPr="00B51436">
        <w:rPr>
          <w:noProof w:val="0"/>
        </w:rPr>
        <w:t>X.6.2.4 Central Infrastructure as a single system</w:t>
      </w:r>
      <w:bookmarkEnd w:id="488"/>
    </w:p>
    <w:p w14:paraId="158DAF68" w14:textId="13F6E83B" w:rsidR="003D7A49" w:rsidRPr="00B51436" w:rsidRDefault="00F1475C">
      <w:pPr>
        <w:pStyle w:val="BodyText"/>
      </w:pPr>
      <w:r w:rsidRPr="00B51436">
        <w:rPr>
          <w:noProof/>
        </w:rPr>
        <w:drawing>
          <wp:inline distT="0" distB="0" distL="0" distR="0" wp14:anchorId="2C4AA472" wp14:editId="348FE0FB">
            <wp:extent cx="5943600" cy="491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914900"/>
                    </a:xfrm>
                    <a:prstGeom prst="rect">
                      <a:avLst/>
                    </a:prstGeom>
                  </pic:spPr>
                </pic:pic>
              </a:graphicData>
            </a:graphic>
          </wp:inline>
        </w:drawing>
      </w:r>
    </w:p>
    <w:p w14:paraId="4999FCA5" w14:textId="77777777" w:rsidR="004B7FEA" w:rsidRDefault="004B7FEA" w:rsidP="00AF7E1E">
      <w:pPr>
        <w:pStyle w:val="BodyText"/>
      </w:pPr>
    </w:p>
    <w:p w14:paraId="7658C21A" w14:textId="39EA9966" w:rsidR="00AF7E1E" w:rsidRDefault="00AF7E1E" w:rsidP="00AF7E1E">
      <w:pPr>
        <w:pStyle w:val="BodyText"/>
      </w:pPr>
      <w:r w:rsidRPr="00B51436">
        <w:t xml:space="preserve">Following the Diagram is a sample IHE Integration Statement for that client system. For more details on the full use and format of an IHE Integration Statement </w:t>
      </w:r>
      <w:r w:rsidR="00C10DDE">
        <w:t>(</w:t>
      </w:r>
      <w:hyperlink r:id="rId58" w:anchor="GenIntro" w:history="1">
        <w:r w:rsidR="00C10DDE">
          <w:rPr>
            <w:rStyle w:val="Hyperlink"/>
          </w:rPr>
          <w:t>see Appendix F</w:t>
        </w:r>
      </w:hyperlink>
      <w:r w:rsidR="00C10DDE">
        <w:rPr>
          <w:rStyle w:val="Hyperlink"/>
        </w:rPr>
        <w:t>)</w:t>
      </w:r>
      <w:r w:rsidR="00C10DDE">
        <w:t>.</w:t>
      </w:r>
    </w:p>
    <w:p w14:paraId="04F63C69" w14:textId="77777777" w:rsidR="004B7FEA" w:rsidRPr="00B51436" w:rsidRDefault="004B7FEA" w:rsidP="00AF7E1E">
      <w:pPr>
        <w:pStyle w:val="BodyText"/>
      </w:pPr>
    </w:p>
    <w:p w14:paraId="461B5AA1" w14:textId="77777777" w:rsidR="00AF7E1E" w:rsidRPr="00B51436" w:rsidRDefault="00AF7E1E" w:rsidP="00A15C2E">
      <w:pPr>
        <w:pStyle w:val="Caption"/>
        <w:keepNext/>
      </w:pPr>
      <w:r w:rsidRPr="00B51436">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B51436" w14:paraId="7BD0D17F" w14:textId="77777777" w:rsidTr="0026298B">
        <w:trPr>
          <w:tblHeader/>
        </w:trPr>
        <w:tc>
          <w:tcPr>
            <w:tcW w:w="1594" w:type="dxa"/>
            <w:shd w:val="clear" w:color="auto" w:fill="D0CECE" w:themeFill="background2" w:themeFillShade="E6"/>
          </w:tcPr>
          <w:p w14:paraId="22709DA5" w14:textId="77777777" w:rsidR="00AF7E1E" w:rsidRPr="00B51436" w:rsidRDefault="00AF7E1E" w:rsidP="00A15C2E">
            <w:pPr>
              <w:pStyle w:val="TableEntryHeader"/>
            </w:pPr>
            <w:r w:rsidRPr="00B51436">
              <w:t>Profiles Implemented</w:t>
            </w:r>
          </w:p>
        </w:tc>
        <w:tc>
          <w:tcPr>
            <w:tcW w:w="3127" w:type="dxa"/>
            <w:shd w:val="clear" w:color="auto" w:fill="D0CECE" w:themeFill="background2" w:themeFillShade="E6"/>
          </w:tcPr>
          <w:p w14:paraId="555C7D89" w14:textId="77777777" w:rsidR="00AF7E1E" w:rsidRPr="00B51436" w:rsidRDefault="00AF7E1E" w:rsidP="00A15C2E">
            <w:pPr>
              <w:pStyle w:val="TableEntryHeader"/>
            </w:pPr>
            <w:r w:rsidRPr="00B51436">
              <w:t>Actors Implemented</w:t>
            </w:r>
          </w:p>
        </w:tc>
        <w:tc>
          <w:tcPr>
            <w:tcW w:w="4629" w:type="dxa"/>
            <w:shd w:val="clear" w:color="auto" w:fill="D0CECE" w:themeFill="background2" w:themeFillShade="E6"/>
          </w:tcPr>
          <w:p w14:paraId="5848CC41" w14:textId="77777777" w:rsidR="00AF7E1E" w:rsidRPr="00B51436" w:rsidRDefault="00AF7E1E" w:rsidP="00A15C2E">
            <w:pPr>
              <w:pStyle w:val="TableEntryHeader"/>
            </w:pPr>
            <w:r w:rsidRPr="00B51436">
              <w:t>Options Implemented</w:t>
            </w:r>
          </w:p>
        </w:tc>
      </w:tr>
      <w:tr w:rsidR="00AF7E1E" w:rsidRPr="00B51436" w14:paraId="06A24143" w14:textId="77777777" w:rsidTr="0026298B">
        <w:tc>
          <w:tcPr>
            <w:tcW w:w="1594" w:type="dxa"/>
            <w:vMerge w:val="restart"/>
          </w:tcPr>
          <w:p w14:paraId="1501E6F5" w14:textId="77777777" w:rsidR="00AF7E1E" w:rsidRPr="00283502" w:rsidRDefault="00AF7E1E" w:rsidP="00A15C2E">
            <w:pPr>
              <w:pStyle w:val="BodyText"/>
            </w:pPr>
            <w:r w:rsidRPr="00283502">
              <w:t>MHDS</w:t>
            </w:r>
          </w:p>
        </w:tc>
        <w:tc>
          <w:tcPr>
            <w:tcW w:w="3127" w:type="dxa"/>
            <w:vMerge w:val="restart"/>
          </w:tcPr>
          <w:p w14:paraId="0505F530" w14:textId="77777777" w:rsidR="00AF7E1E" w:rsidRPr="00283502" w:rsidRDefault="00AF7E1E" w:rsidP="00A15C2E">
            <w:pPr>
              <w:pStyle w:val="BodyText"/>
            </w:pPr>
            <w:r w:rsidRPr="00283502">
              <w:t>Document Registry</w:t>
            </w:r>
          </w:p>
        </w:tc>
        <w:tc>
          <w:tcPr>
            <w:tcW w:w="4629" w:type="dxa"/>
          </w:tcPr>
          <w:p w14:paraId="509BDE0C" w14:textId="77777777" w:rsidR="00AF7E1E" w:rsidRPr="00283502" w:rsidRDefault="00AF7E1E" w:rsidP="00A15C2E">
            <w:pPr>
              <w:pStyle w:val="BodyText"/>
            </w:pPr>
            <w:r w:rsidRPr="00283502">
              <w:t>Authorization Option</w:t>
            </w:r>
          </w:p>
        </w:tc>
      </w:tr>
      <w:tr w:rsidR="00AF7E1E" w:rsidRPr="00B51436" w14:paraId="77A23575" w14:textId="77777777" w:rsidTr="0026298B">
        <w:tc>
          <w:tcPr>
            <w:tcW w:w="1594" w:type="dxa"/>
            <w:vMerge/>
          </w:tcPr>
          <w:p w14:paraId="19AE6515" w14:textId="77777777" w:rsidR="00AF7E1E" w:rsidRPr="00283502" w:rsidRDefault="00AF7E1E" w:rsidP="00A15C2E">
            <w:pPr>
              <w:pStyle w:val="BodyText"/>
            </w:pPr>
          </w:p>
        </w:tc>
        <w:tc>
          <w:tcPr>
            <w:tcW w:w="3127" w:type="dxa"/>
            <w:vMerge/>
          </w:tcPr>
          <w:p w14:paraId="5268A3E1" w14:textId="77777777" w:rsidR="00AF7E1E" w:rsidRPr="00283502" w:rsidRDefault="00AF7E1E" w:rsidP="00A15C2E">
            <w:pPr>
              <w:pStyle w:val="BodyText"/>
            </w:pPr>
          </w:p>
        </w:tc>
        <w:tc>
          <w:tcPr>
            <w:tcW w:w="4629" w:type="dxa"/>
          </w:tcPr>
          <w:p w14:paraId="1363D2FF" w14:textId="77777777" w:rsidR="00AF7E1E" w:rsidRPr="00283502" w:rsidRDefault="00AF7E1E" w:rsidP="00A15C2E">
            <w:pPr>
              <w:pStyle w:val="BodyText"/>
            </w:pPr>
            <w:r w:rsidRPr="00283502">
              <w:t>Consent Manager Option</w:t>
            </w:r>
          </w:p>
        </w:tc>
      </w:tr>
      <w:tr w:rsidR="00AF7E1E" w:rsidRPr="00B51436" w14:paraId="5027AA04" w14:textId="77777777" w:rsidTr="0026298B">
        <w:tc>
          <w:tcPr>
            <w:tcW w:w="1594" w:type="dxa"/>
            <w:vMerge/>
          </w:tcPr>
          <w:p w14:paraId="24E9CBE2" w14:textId="77777777" w:rsidR="00AF7E1E" w:rsidRPr="00B51436" w:rsidRDefault="00AF7E1E" w:rsidP="00AF7E1E">
            <w:pPr>
              <w:pStyle w:val="BodyText"/>
              <w:shd w:val="clear" w:color="auto" w:fill="FFFFFF" w:themeFill="background1"/>
            </w:pPr>
          </w:p>
        </w:tc>
        <w:tc>
          <w:tcPr>
            <w:tcW w:w="3127" w:type="dxa"/>
            <w:vMerge/>
          </w:tcPr>
          <w:p w14:paraId="383F52AD" w14:textId="77777777" w:rsidR="00AF7E1E" w:rsidRPr="00B51436" w:rsidRDefault="00AF7E1E" w:rsidP="00AF7E1E">
            <w:pPr>
              <w:pStyle w:val="BodyText"/>
              <w:shd w:val="clear" w:color="auto" w:fill="FFFFFF" w:themeFill="background1"/>
            </w:pPr>
          </w:p>
        </w:tc>
        <w:tc>
          <w:tcPr>
            <w:tcW w:w="4629" w:type="dxa"/>
          </w:tcPr>
          <w:p w14:paraId="70538BD0" w14:textId="77777777" w:rsidR="00AF7E1E" w:rsidRPr="00283502" w:rsidRDefault="00AF7E1E" w:rsidP="00A15C2E">
            <w:pPr>
              <w:pStyle w:val="BodyText"/>
            </w:pPr>
            <w:r w:rsidRPr="00283502">
              <w:t>PMIR Query Option</w:t>
            </w:r>
          </w:p>
        </w:tc>
      </w:tr>
      <w:tr w:rsidR="00AF7E1E" w:rsidRPr="00B51436" w14:paraId="61EF7B4D" w14:textId="77777777" w:rsidTr="0026298B">
        <w:tc>
          <w:tcPr>
            <w:tcW w:w="1594" w:type="dxa"/>
            <w:vMerge/>
          </w:tcPr>
          <w:p w14:paraId="1CB2343F" w14:textId="77777777" w:rsidR="00AF7E1E" w:rsidRPr="00B51436" w:rsidRDefault="00AF7E1E" w:rsidP="00AF7E1E">
            <w:pPr>
              <w:pStyle w:val="BodyText"/>
              <w:shd w:val="clear" w:color="auto" w:fill="FFFFFF" w:themeFill="background1"/>
            </w:pPr>
          </w:p>
        </w:tc>
        <w:tc>
          <w:tcPr>
            <w:tcW w:w="3127" w:type="dxa"/>
            <w:vMerge/>
          </w:tcPr>
          <w:p w14:paraId="7B8B11BA" w14:textId="77777777" w:rsidR="00AF7E1E" w:rsidRPr="00283502" w:rsidRDefault="00AF7E1E" w:rsidP="00A15C2E">
            <w:pPr>
              <w:pStyle w:val="BodyText"/>
            </w:pPr>
          </w:p>
        </w:tc>
        <w:tc>
          <w:tcPr>
            <w:tcW w:w="4629" w:type="dxa"/>
          </w:tcPr>
          <w:p w14:paraId="2133F94B" w14:textId="77777777" w:rsidR="00AF7E1E" w:rsidRPr="00283502" w:rsidRDefault="00AF7E1E" w:rsidP="00A15C2E">
            <w:pPr>
              <w:pStyle w:val="BodyText"/>
            </w:pPr>
            <w:r w:rsidRPr="00283502">
              <w:t>mCSD Query Option</w:t>
            </w:r>
          </w:p>
        </w:tc>
      </w:tr>
      <w:tr w:rsidR="00AF7E1E" w:rsidRPr="00B51436" w14:paraId="47461401" w14:textId="77777777" w:rsidTr="0026298B">
        <w:tc>
          <w:tcPr>
            <w:tcW w:w="1594" w:type="dxa"/>
            <w:vMerge/>
          </w:tcPr>
          <w:p w14:paraId="3B5A16A2" w14:textId="77777777" w:rsidR="00AF7E1E" w:rsidRPr="00B51436" w:rsidRDefault="00AF7E1E" w:rsidP="00AF7E1E">
            <w:pPr>
              <w:pStyle w:val="BodyText"/>
              <w:shd w:val="clear" w:color="auto" w:fill="FFFFFF" w:themeFill="background1"/>
            </w:pPr>
          </w:p>
        </w:tc>
        <w:tc>
          <w:tcPr>
            <w:tcW w:w="3127" w:type="dxa"/>
            <w:vMerge/>
          </w:tcPr>
          <w:p w14:paraId="0A2320A4" w14:textId="77777777" w:rsidR="00AF7E1E" w:rsidRPr="00283502" w:rsidRDefault="00AF7E1E" w:rsidP="00A15C2E">
            <w:pPr>
              <w:pStyle w:val="BodyText"/>
            </w:pPr>
          </w:p>
        </w:tc>
        <w:tc>
          <w:tcPr>
            <w:tcW w:w="4629" w:type="dxa"/>
          </w:tcPr>
          <w:p w14:paraId="00A7FA9D" w14:textId="77777777" w:rsidR="00AF7E1E" w:rsidRPr="00283502" w:rsidRDefault="00AF7E1E" w:rsidP="00A15C2E">
            <w:pPr>
              <w:pStyle w:val="BodyText"/>
            </w:pPr>
            <w:r w:rsidRPr="00283502">
              <w:t>SVCM Validation Option</w:t>
            </w:r>
          </w:p>
        </w:tc>
      </w:tr>
      <w:tr w:rsidR="00AF7E1E" w:rsidRPr="00B51436" w14:paraId="1856A4E5" w14:textId="77777777" w:rsidTr="0026298B">
        <w:tc>
          <w:tcPr>
            <w:tcW w:w="1594" w:type="dxa"/>
          </w:tcPr>
          <w:p w14:paraId="667A4254" w14:textId="77777777" w:rsidR="00AF7E1E" w:rsidRPr="00283502" w:rsidRDefault="00AF7E1E" w:rsidP="00A15C2E">
            <w:pPr>
              <w:pStyle w:val="BodyText"/>
            </w:pPr>
            <w:r w:rsidRPr="00283502">
              <w:t xml:space="preserve">     MHD</w:t>
            </w:r>
          </w:p>
        </w:tc>
        <w:tc>
          <w:tcPr>
            <w:tcW w:w="3127" w:type="dxa"/>
          </w:tcPr>
          <w:p w14:paraId="7B4F7F42" w14:textId="77777777" w:rsidR="00AF7E1E" w:rsidRPr="00283502" w:rsidRDefault="00AF7E1E" w:rsidP="00A15C2E">
            <w:pPr>
              <w:pStyle w:val="BodyText"/>
            </w:pPr>
            <w:r w:rsidRPr="00283502">
              <w:t>Document Responder</w:t>
            </w:r>
          </w:p>
        </w:tc>
        <w:tc>
          <w:tcPr>
            <w:tcW w:w="4629" w:type="dxa"/>
          </w:tcPr>
          <w:p w14:paraId="33D1F2A6" w14:textId="77777777" w:rsidR="00AF7E1E" w:rsidRPr="00283502" w:rsidRDefault="00AF7E1E" w:rsidP="00A15C2E">
            <w:pPr>
              <w:pStyle w:val="BodyText"/>
            </w:pPr>
          </w:p>
        </w:tc>
      </w:tr>
      <w:tr w:rsidR="00AF7E1E" w:rsidRPr="00B51436" w14:paraId="2C839D99" w14:textId="77777777" w:rsidTr="0026298B">
        <w:tc>
          <w:tcPr>
            <w:tcW w:w="1594" w:type="dxa"/>
          </w:tcPr>
          <w:p w14:paraId="4F00AFD2" w14:textId="77777777" w:rsidR="00AF7E1E" w:rsidRPr="00283502" w:rsidRDefault="00AF7E1E" w:rsidP="00A15C2E">
            <w:pPr>
              <w:pStyle w:val="BodyText"/>
            </w:pPr>
            <w:r w:rsidRPr="00283502">
              <w:t xml:space="preserve">     MHD</w:t>
            </w:r>
          </w:p>
        </w:tc>
        <w:tc>
          <w:tcPr>
            <w:tcW w:w="3127" w:type="dxa"/>
          </w:tcPr>
          <w:p w14:paraId="6865E1D4" w14:textId="77777777" w:rsidR="00AF7E1E" w:rsidRPr="00283502" w:rsidRDefault="00AF7E1E" w:rsidP="00A15C2E">
            <w:pPr>
              <w:pStyle w:val="BodyText"/>
            </w:pPr>
            <w:r w:rsidRPr="00283502">
              <w:t>Document Recipient</w:t>
            </w:r>
          </w:p>
        </w:tc>
        <w:tc>
          <w:tcPr>
            <w:tcW w:w="4629" w:type="dxa"/>
          </w:tcPr>
          <w:p w14:paraId="27957A5A" w14:textId="77777777" w:rsidR="00AF7E1E" w:rsidRPr="00283502" w:rsidRDefault="00AF7E1E" w:rsidP="00A15C2E">
            <w:pPr>
              <w:pStyle w:val="BodyText"/>
            </w:pPr>
          </w:p>
        </w:tc>
      </w:tr>
      <w:tr w:rsidR="00AF7E1E" w:rsidRPr="00B51436" w14:paraId="568531AC" w14:textId="77777777" w:rsidTr="0026298B">
        <w:tc>
          <w:tcPr>
            <w:tcW w:w="1594" w:type="dxa"/>
          </w:tcPr>
          <w:p w14:paraId="5041B453" w14:textId="77777777" w:rsidR="00AF7E1E" w:rsidRPr="00283502" w:rsidRDefault="00AF7E1E" w:rsidP="00A15C2E">
            <w:pPr>
              <w:pStyle w:val="BodyText"/>
            </w:pPr>
            <w:r w:rsidRPr="00283502">
              <w:t xml:space="preserve">     PMIR</w:t>
            </w:r>
          </w:p>
        </w:tc>
        <w:tc>
          <w:tcPr>
            <w:tcW w:w="3127" w:type="dxa"/>
          </w:tcPr>
          <w:p w14:paraId="03AFA168" w14:textId="77777777" w:rsidR="00AF7E1E" w:rsidRPr="00283502" w:rsidRDefault="00AF7E1E" w:rsidP="00A15C2E">
            <w:pPr>
              <w:pStyle w:val="BodyText"/>
            </w:pPr>
            <w:r w:rsidRPr="00283502">
              <w:t>Patient Identity Consumer</w:t>
            </w:r>
          </w:p>
        </w:tc>
        <w:tc>
          <w:tcPr>
            <w:tcW w:w="4629" w:type="dxa"/>
          </w:tcPr>
          <w:p w14:paraId="03CFD0AD" w14:textId="77777777" w:rsidR="00AF7E1E" w:rsidRPr="00283502" w:rsidRDefault="00AF7E1E" w:rsidP="00A15C2E">
            <w:pPr>
              <w:pStyle w:val="BodyText"/>
            </w:pPr>
          </w:p>
        </w:tc>
      </w:tr>
      <w:tr w:rsidR="00AF7E1E" w:rsidRPr="00B51436" w14:paraId="4CB14C1A" w14:textId="77777777" w:rsidTr="0026298B">
        <w:tc>
          <w:tcPr>
            <w:tcW w:w="1594" w:type="dxa"/>
          </w:tcPr>
          <w:p w14:paraId="4ECF6F7F" w14:textId="77777777" w:rsidR="00AF7E1E" w:rsidRPr="00283502" w:rsidRDefault="00AF7E1E" w:rsidP="00A15C2E">
            <w:pPr>
              <w:pStyle w:val="BodyText"/>
            </w:pPr>
            <w:r w:rsidRPr="00283502">
              <w:t xml:space="preserve">     CT</w:t>
            </w:r>
          </w:p>
        </w:tc>
        <w:tc>
          <w:tcPr>
            <w:tcW w:w="3127" w:type="dxa"/>
          </w:tcPr>
          <w:p w14:paraId="06F53714" w14:textId="77777777" w:rsidR="00AF7E1E" w:rsidRPr="00283502" w:rsidRDefault="00AF7E1E" w:rsidP="00A15C2E">
            <w:pPr>
              <w:pStyle w:val="BodyText"/>
            </w:pPr>
            <w:r w:rsidRPr="00283502">
              <w:t>Time Client</w:t>
            </w:r>
          </w:p>
        </w:tc>
        <w:tc>
          <w:tcPr>
            <w:tcW w:w="4629" w:type="dxa"/>
          </w:tcPr>
          <w:p w14:paraId="084EA8E0" w14:textId="77777777" w:rsidR="00AF7E1E" w:rsidRPr="00283502" w:rsidRDefault="00AF7E1E" w:rsidP="00A15C2E">
            <w:pPr>
              <w:pStyle w:val="BodyText"/>
            </w:pPr>
          </w:p>
        </w:tc>
      </w:tr>
      <w:tr w:rsidR="00AF7E1E" w:rsidRPr="00B51436" w14:paraId="48F758FC" w14:textId="77777777" w:rsidTr="0026298B">
        <w:tc>
          <w:tcPr>
            <w:tcW w:w="1594" w:type="dxa"/>
          </w:tcPr>
          <w:p w14:paraId="48C15A29" w14:textId="77777777" w:rsidR="00AF7E1E" w:rsidRPr="00283502" w:rsidRDefault="00AF7E1E" w:rsidP="00A15C2E">
            <w:pPr>
              <w:pStyle w:val="BodyText"/>
            </w:pPr>
            <w:r w:rsidRPr="00283502">
              <w:t xml:space="preserve">     SVSM</w:t>
            </w:r>
          </w:p>
        </w:tc>
        <w:tc>
          <w:tcPr>
            <w:tcW w:w="3127" w:type="dxa"/>
          </w:tcPr>
          <w:p w14:paraId="3CACB322" w14:textId="77777777" w:rsidR="00AF7E1E" w:rsidRPr="00283502" w:rsidRDefault="00AF7E1E" w:rsidP="00A15C2E">
            <w:pPr>
              <w:pStyle w:val="BodyText"/>
            </w:pPr>
            <w:r w:rsidRPr="00283502">
              <w:t>Consumer</w:t>
            </w:r>
          </w:p>
        </w:tc>
        <w:tc>
          <w:tcPr>
            <w:tcW w:w="4629" w:type="dxa"/>
          </w:tcPr>
          <w:p w14:paraId="4860E9D5" w14:textId="77777777" w:rsidR="00AF7E1E" w:rsidRPr="00283502" w:rsidRDefault="00AF7E1E" w:rsidP="00A15C2E">
            <w:pPr>
              <w:pStyle w:val="BodyText"/>
            </w:pPr>
          </w:p>
        </w:tc>
      </w:tr>
      <w:tr w:rsidR="00AF7E1E" w:rsidRPr="00B51436" w14:paraId="6C8D0F8C" w14:textId="77777777" w:rsidTr="0026298B">
        <w:tc>
          <w:tcPr>
            <w:tcW w:w="1594" w:type="dxa"/>
          </w:tcPr>
          <w:p w14:paraId="541D95C2" w14:textId="77777777" w:rsidR="00AF7E1E" w:rsidRPr="00283502" w:rsidRDefault="00AF7E1E" w:rsidP="00A15C2E">
            <w:pPr>
              <w:pStyle w:val="BodyText"/>
            </w:pPr>
            <w:r w:rsidRPr="00283502">
              <w:t xml:space="preserve">     IUA</w:t>
            </w:r>
          </w:p>
        </w:tc>
        <w:tc>
          <w:tcPr>
            <w:tcW w:w="3127" w:type="dxa"/>
          </w:tcPr>
          <w:p w14:paraId="0E0727FE" w14:textId="77777777" w:rsidR="00AF7E1E" w:rsidRPr="00283502" w:rsidRDefault="00AF7E1E" w:rsidP="00A15C2E">
            <w:pPr>
              <w:pStyle w:val="BodyText"/>
            </w:pPr>
            <w:r w:rsidRPr="00283502">
              <w:t>Resource Server</w:t>
            </w:r>
          </w:p>
        </w:tc>
        <w:tc>
          <w:tcPr>
            <w:tcW w:w="4629" w:type="dxa"/>
          </w:tcPr>
          <w:p w14:paraId="4396000F" w14:textId="77777777" w:rsidR="00AF7E1E" w:rsidRPr="00283502" w:rsidRDefault="00AF7E1E" w:rsidP="00A15C2E">
            <w:pPr>
              <w:pStyle w:val="BodyText"/>
            </w:pPr>
          </w:p>
        </w:tc>
      </w:tr>
      <w:tr w:rsidR="00AF7E1E" w:rsidRPr="00B51436" w14:paraId="65483C03" w14:textId="77777777" w:rsidTr="0026298B">
        <w:tc>
          <w:tcPr>
            <w:tcW w:w="1594" w:type="dxa"/>
            <w:vMerge w:val="restart"/>
          </w:tcPr>
          <w:p w14:paraId="7A9A4E5D" w14:textId="77777777" w:rsidR="00AF7E1E" w:rsidRPr="00283502" w:rsidRDefault="00AF7E1E" w:rsidP="00A15C2E">
            <w:pPr>
              <w:pStyle w:val="BodyText"/>
            </w:pPr>
            <w:r w:rsidRPr="00283502">
              <w:t xml:space="preserve">     ATNA</w:t>
            </w:r>
          </w:p>
        </w:tc>
        <w:tc>
          <w:tcPr>
            <w:tcW w:w="3127" w:type="dxa"/>
            <w:vMerge w:val="restart"/>
          </w:tcPr>
          <w:p w14:paraId="0CBD4431" w14:textId="77777777" w:rsidR="00AF7E1E" w:rsidRPr="00283502" w:rsidRDefault="00AF7E1E" w:rsidP="00A15C2E">
            <w:pPr>
              <w:pStyle w:val="BodyText"/>
            </w:pPr>
            <w:r w:rsidRPr="00283502">
              <w:t>Secure Node</w:t>
            </w:r>
          </w:p>
        </w:tc>
        <w:tc>
          <w:tcPr>
            <w:tcW w:w="4629" w:type="dxa"/>
          </w:tcPr>
          <w:p w14:paraId="53EDCFC3" w14:textId="77777777" w:rsidR="00AF7E1E" w:rsidRPr="00283502" w:rsidRDefault="00AF7E1E" w:rsidP="00A15C2E">
            <w:pPr>
              <w:pStyle w:val="BodyText"/>
            </w:pPr>
            <w:r w:rsidRPr="00283502">
              <w:t>STX: TLS 1.0 Floor with AES Option</w:t>
            </w:r>
          </w:p>
        </w:tc>
      </w:tr>
      <w:tr w:rsidR="00AF7E1E" w:rsidRPr="00B51436" w14:paraId="6A11AD26" w14:textId="77777777" w:rsidTr="0026298B">
        <w:tc>
          <w:tcPr>
            <w:tcW w:w="1594" w:type="dxa"/>
            <w:vMerge/>
          </w:tcPr>
          <w:p w14:paraId="1F332691" w14:textId="77777777" w:rsidR="00AF7E1E" w:rsidRPr="00B51436" w:rsidRDefault="00AF7E1E" w:rsidP="00AF7E1E">
            <w:pPr>
              <w:pStyle w:val="BodyText"/>
              <w:shd w:val="clear" w:color="auto" w:fill="FFFFFF" w:themeFill="background1"/>
            </w:pPr>
          </w:p>
        </w:tc>
        <w:tc>
          <w:tcPr>
            <w:tcW w:w="3127" w:type="dxa"/>
            <w:vMerge/>
          </w:tcPr>
          <w:p w14:paraId="085B5C99" w14:textId="77777777" w:rsidR="00AF7E1E" w:rsidRPr="00283502" w:rsidRDefault="00AF7E1E" w:rsidP="00A15C2E">
            <w:pPr>
              <w:pStyle w:val="BodyText"/>
            </w:pPr>
          </w:p>
        </w:tc>
        <w:tc>
          <w:tcPr>
            <w:tcW w:w="4629" w:type="dxa"/>
          </w:tcPr>
          <w:p w14:paraId="33FC1DD8" w14:textId="77777777" w:rsidR="00AF7E1E" w:rsidRPr="00283502" w:rsidRDefault="00AF7E1E" w:rsidP="00A15C2E">
            <w:pPr>
              <w:pStyle w:val="BodyText"/>
            </w:pPr>
            <w:r w:rsidRPr="00283502">
              <w:t>STX: TLS 1.0 Floor using BCP195 Option</w:t>
            </w:r>
          </w:p>
        </w:tc>
      </w:tr>
      <w:tr w:rsidR="00AF7E1E" w:rsidRPr="00B51436" w14:paraId="1FF79AF0" w14:textId="77777777" w:rsidTr="0026298B">
        <w:tc>
          <w:tcPr>
            <w:tcW w:w="1594" w:type="dxa"/>
            <w:vMerge/>
          </w:tcPr>
          <w:p w14:paraId="432C8829" w14:textId="77777777" w:rsidR="00AF7E1E" w:rsidRPr="00B51436" w:rsidRDefault="00AF7E1E" w:rsidP="00AF7E1E">
            <w:pPr>
              <w:pStyle w:val="BodyText"/>
              <w:shd w:val="clear" w:color="auto" w:fill="FFFFFF" w:themeFill="background1"/>
            </w:pPr>
          </w:p>
        </w:tc>
        <w:tc>
          <w:tcPr>
            <w:tcW w:w="3127" w:type="dxa"/>
            <w:vMerge/>
          </w:tcPr>
          <w:p w14:paraId="1E706251" w14:textId="77777777" w:rsidR="00AF7E1E" w:rsidRPr="00283502" w:rsidRDefault="00AF7E1E" w:rsidP="00A15C2E">
            <w:pPr>
              <w:pStyle w:val="BodyText"/>
            </w:pPr>
          </w:p>
        </w:tc>
        <w:tc>
          <w:tcPr>
            <w:tcW w:w="4629" w:type="dxa"/>
          </w:tcPr>
          <w:p w14:paraId="58787399" w14:textId="77777777" w:rsidR="00AF7E1E" w:rsidRPr="00283502" w:rsidRDefault="00AF7E1E" w:rsidP="00A15C2E">
            <w:pPr>
              <w:pStyle w:val="BodyText"/>
            </w:pPr>
            <w:r w:rsidRPr="00283502">
              <w:t>STX: TLS 1.2 Floor using BCP195 Option</w:t>
            </w:r>
          </w:p>
        </w:tc>
      </w:tr>
      <w:tr w:rsidR="00AF7E1E" w:rsidRPr="00B51436" w14:paraId="4A29877E" w14:textId="77777777" w:rsidTr="0026298B">
        <w:tc>
          <w:tcPr>
            <w:tcW w:w="1594" w:type="dxa"/>
            <w:vMerge/>
          </w:tcPr>
          <w:p w14:paraId="78FFA14E" w14:textId="77777777" w:rsidR="00AF7E1E" w:rsidRPr="00B51436" w:rsidRDefault="00AF7E1E" w:rsidP="00AF7E1E">
            <w:pPr>
              <w:pStyle w:val="BodyText"/>
              <w:shd w:val="clear" w:color="auto" w:fill="FFFFFF" w:themeFill="background1"/>
            </w:pPr>
          </w:p>
        </w:tc>
        <w:tc>
          <w:tcPr>
            <w:tcW w:w="3127" w:type="dxa"/>
            <w:vMerge/>
          </w:tcPr>
          <w:p w14:paraId="01DC2F6A" w14:textId="77777777" w:rsidR="00AF7E1E" w:rsidRPr="00283502" w:rsidRDefault="00AF7E1E" w:rsidP="00A15C2E">
            <w:pPr>
              <w:pStyle w:val="BodyText"/>
            </w:pPr>
          </w:p>
        </w:tc>
        <w:tc>
          <w:tcPr>
            <w:tcW w:w="4629" w:type="dxa"/>
          </w:tcPr>
          <w:p w14:paraId="7713B592" w14:textId="77777777" w:rsidR="00AF7E1E" w:rsidRPr="00283502" w:rsidRDefault="00AF7E1E" w:rsidP="00A15C2E">
            <w:pPr>
              <w:pStyle w:val="BodyText"/>
            </w:pPr>
            <w:r w:rsidRPr="00283502">
              <w:t>ATX: FHIR Feed Option</w:t>
            </w:r>
          </w:p>
        </w:tc>
      </w:tr>
      <w:tr w:rsidR="00AF7E1E" w:rsidRPr="00B51436" w14:paraId="5CDCDD09" w14:textId="77777777" w:rsidTr="0026298B">
        <w:tc>
          <w:tcPr>
            <w:tcW w:w="1594" w:type="dxa"/>
          </w:tcPr>
          <w:p w14:paraId="363FDB72" w14:textId="77777777" w:rsidR="00AF7E1E" w:rsidRPr="00283502" w:rsidRDefault="00AF7E1E" w:rsidP="00A15C2E">
            <w:pPr>
              <w:pStyle w:val="BodyText"/>
            </w:pPr>
            <w:r w:rsidRPr="00283502">
              <w:t xml:space="preserve">    BPPC</w:t>
            </w:r>
          </w:p>
        </w:tc>
        <w:tc>
          <w:tcPr>
            <w:tcW w:w="3127" w:type="dxa"/>
          </w:tcPr>
          <w:p w14:paraId="4AD262C1" w14:textId="77777777" w:rsidR="00AF7E1E" w:rsidRPr="00283502" w:rsidRDefault="00AF7E1E" w:rsidP="00A15C2E">
            <w:pPr>
              <w:pStyle w:val="BodyText"/>
            </w:pPr>
            <w:r w:rsidRPr="00283502">
              <w:t>Content Consumer</w:t>
            </w:r>
          </w:p>
        </w:tc>
        <w:tc>
          <w:tcPr>
            <w:tcW w:w="4629" w:type="dxa"/>
          </w:tcPr>
          <w:p w14:paraId="042364C0" w14:textId="77777777" w:rsidR="00AF7E1E" w:rsidRPr="00283502" w:rsidRDefault="00AF7E1E" w:rsidP="00A15C2E">
            <w:pPr>
              <w:pStyle w:val="BodyText"/>
            </w:pPr>
          </w:p>
        </w:tc>
      </w:tr>
      <w:tr w:rsidR="00AF7E1E" w:rsidRPr="00B51436" w14:paraId="71FBB3E8" w14:textId="77777777" w:rsidTr="0026298B">
        <w:tc>
          <w:tcPr>
            <w:tcW w:w="1594" w:type="dxa"/>
          </w:tcPr>
          <w:p w14:paraId="20188075" w14:textId="77777777" w:rsidR="00AF7E1E" w:rsidRPr="00283502" w:rsidRDefault="00AF7E1E" w:rsidP="00A15C2E">
            <w:pPr>
              <w:pStyle w:val="BodyText"/>
            </w:pPr>
            <w:r w:rsidRPr="00283502">
              <w:t>CT</w:t>
            </w:r>
          </w:p>
        </w:tc>
        <w:tc>
          <w:tcPr>
            <w:tcW w:w="3127" w:type="dxa"/>
          </w:tcPr>
          <w:p w14:paraId="6704C857" w14:textId="77777777" w:rsidR="00AF7E1E" w:rsidRPr="00283502" w:rsidRDefault="00AF7E1E" w:rsidP="00A15C2E">
            <w:pPr>
              <w:pStyle w:val="BodyText"/>
            </w:pPr>
            <w:r w:rsidRPr="00283502">
              <w:t>Time Server</w:t>
            </w:r>
          </w:p>
        </w:tc>
        <w:tc>
          <w:tcPr>
            <w:tcW w:w="4629" w:type="dxa"/>
          </w:tcPr>
          <w:p w14:paraId="3D86A884" w14:textId="77777777" w:rsidR="00AF7E1E" w:rsidRPr="00283502" w:rsidRDefault="00AF7E1E" w:rsidP="00A15C2E">
            <w:pPr>
              <w:pStyle w:val="BodyText"/>
            </w:pPr>
          </w:p>
        </w:tc>
      </w:tr>
      <w:tr w:rsidR="00AF7E1E" w:rsidRPr="00B51436" w14:paraId="04129723" w14:textId="77777777" w:rsidTr="0026298B">
        <w:tc>
          <w:tcPr>
            <w:tcW w:w="1594" w:type="dxa"/>
          </w:tcPr>
          <w:p w14:paraId="6031B0F5" w14:textId="77777777" w:rsidR="00AF7E1E" w:rsidRPr="00283502" w:rsidRDefault="00AF7E1E" w:rsidP="00A15C2E">
            <w:pPr>
              <w:pStyle w:val="BodyText"/>
            </w:pPr>
            <w:r w:rsidRPr="00283502">
              <w:t>PMIR</w:t>
            </w:r>
          </w:p>
        </w:tc>
        <w:tc>
          <w:tcPr>
            <w:tcW w:w="3127" w:type="dxa"/>
          </w:tcPr>
          <w:p w14:paraId="6D5E9393" w14:textId="33851FAC" w:rsidR="00AF7E1E" w:rsidRPr="00283502" w:rsidRDefault="00AF7E1E" w:rsidP="00A15C2E">
            <w:pPr>
              <w:pStyle w:val="BodyText"/>
            </w:pPr>
            <w:r w:rsidRPr="00283502">
              <w:t xml:space="preserve">Patient Identity </w:t>
            </w:r>
            <w:r w:rsidR="003D7A49" w:rsidRPr="00283502">
              <w:t>Manager</w:t>
            </w:r>
          </w:p>
        </w:tc>
        <w:tc>
          <w:tcPr>
            <w:tcW w:w="4629" w:type="dxa"/>
          </w:tcPr>
          <w:p w14:paraId="60504FCF" w14:textId="77777777" w:rsidR="00AF7E1E" w:rsidRPr="00283502" w:rsidRDefault="00AF7E1E" w:rsidP="00A15C2E">
            <w:pPr>
              <w:pStyle w:val="BodyText"/>
            </w:pPr>
          </w:p>
        </w:tc>
      </w:tr>
      <w:tr w:rsidR="00AF7E1E" w:rsidRPr="00B51436" w14:paraId="6538C3F4" w14:textId="77777777" w:rsidTr="0026298B">
        <w:tc>
          <w:tcPr>
            <w:tcW w:w="1594" w:type="dxa"/>
          </w:tcPr>
          <w:p w14:paraId="583CD282" w14:textId="77777777" w:rsidR="00AF7E1E" w:rsidRPr="00283502" w:rsidRDefault="00AF7E1E" w:rsidP="00A15C2E">
            <w:pPr>
              <w:pStyle w:val="BodyText"/>
            </w:pPr>
            <w:r w:rsidRPr="00283502">
              <w:t xml:space="preserve">    PIXm</w:t>
            </w:r>
          </w:p>
        </w:tc>
        <w:tc>
          <w:tcPr>
            <w:tcW w:w="3127" w:type="dxa"/>
          </w:tcPr>
          <w:p w14:paraId="3064B94B" w14:textId="77777777" w:rsidR="00AF7E1E" w:rsidRPr="00283502" w:rsidRDefault="00AF7E1E" w:rsidP="00A15C2E">
            <w:pPr>
              <w:pStyle w:val="BodyText"/>
            </w:pPr>
            <w:r w:rsidRPr="00283502">
              <w:t>Patient Identity Source</w:t>
            </w:r>
          </w:p>
        </w:tc>
        <w:tc>
          <w:tcPr>
            <w:tcW w:w="4629" w:type="dxa"/>
          </w:tcPr>
          <w:p w14:paraId="23253396" w14:textId="77777777" w:rsidR="00AF7E1E" w:rsidRPr="00283502" w:rsidRDefault="00AF7E1E" w:rsidP="00A15C2E">
            <w:pPr>
              <w:pStyle w:val="BodyText"/>
            </w:pPr>
          </w:p>
        </w:tc>
      </w:tr>
      <w:tr w:rsidR="00AF7E1E" w:rsidRPr="00B51436" w14:paraId="1D1816F8" w14:textId="77777777" w:rsidTr="0026298B">
        <w:tc>
          <w:tcPr>
            <w:tcW w:w="1594" w:type="dxa"/>
          </w:tcPr>
          <w:p w14:paraId="4DC245E6" w14:textId="77777777" w:rsidR="00AF7E1E" w:rsidRPr="00283502" w:rsidRDefault="00AF7E1E" w:rsidP="00A15C2E">
            <w:pPr>
              <w:pStyle w:val="BodyText"/>
            </w:pPr>
            <w:r w:rsidRPr="00283502">
              <w:t xml:space="preserve">    PDQm</w:t>
            </w:r>
          </w:p>
        </w:tc>
        <w:tc>
          <w:tcPr>
            <w:tcW w:w="3127" w:type="dxa"/>
          </w:tcPr>
          <w:p w14:paraId="310075BA" w14:textId="77777777" w:rsidR="00AF7E1E" w:rsidRPr="00283502" w:rsidRDefault="00AF7E1E" w:rsidP="00A15C2E">
            <w:pPr>
              <w:pStyle w:val="BodyText"/>
            </w:pPr>
            <w:r w:rsidRPr="00283502">
              <w:t>Patient Demographics Source</w:t>
            </w:r>
          </w:p>
        </w:tc>
        <w:tc>
          <w:tcPr>
            <w:tcW w:w="4629" w:type="dxa"/>
          </w:tcPr>
          <w:p w14:paraId="79B12CFE" w14:textId="77777777" w:rsidR="00AF7E1E" w:rsidRPr="00283502" w:rsidRDefault="00AF7E1E" w:rsidP="00A15C2E">
            <w:pPr>
              <w:pStyle w:val="BodyText"/>
            </w:pPr>
          </w:p>
        </w:tc>
      </w:tr>
      <w:tr w:rsidR="00AF7E1E" w:rsidRPr="00B51436" w14:paraId="6D7DAC3C" w14:textId="77777777" w:rsidTr="0026298B">
        <w:tc>
          <w:tcPr>
            <w:tcW w:w="1594" w:type="dxa"/>
          </w:tcPr>
          <w:p w14:paraId="4035E3F6" w14:textId="77777777" w:rsidR="00AF7E1E" w:rsidRPr="00283502" w:rsidRDefault="00AF7E1E" w:rsidP="00A15C2E">
            <w:pPr>
              <w:pStyle w:val="BodyText"/>
            </w:pPr>
            <w:r w:rsidRPr="00283502">
              <w:t>SVCM</w:t>
            </w:r>
          </w:p>
        </w:tc>
        <w:tc>
          <w:tcPr>
            <w:tcW w:w="3127" w:type="dxa"/>
          </w:tcPr>
          <w:p w14:paraId="6E773339" w14:textId="77777777" w:rsidR="00AF7E1E" w:rsidRPr="00283502" w:rsidRDefault="00AF7E1E" w:rsidP="00A15C2E">
            <w:pPr>
              <w:pStyle w:val="BodyText"/>
            </w:pPr>
            <w:r w:rsidRPr="00283502">
              <w:t>Consumer</w:t>
            </w:r>
          </w:p>
        </w:tc>
        <w:tc>
          <w:tcPr>
            <w:tcW w:w="4629" w:type="dxa"/>
          </w:tcPr>
          <w:p w14:paraId="6DF51042" w14:textId="77777777" w:rsidR="00AF7E1E" w:rsidRPr="00283502" w:rsidRDefault="00AF7E1E" w:rsidP="00A15C2E">
            <w:pPr>
              <w:pStyle w:val="BodyText"/>
            </w:pPr>
          </w:p>
        </w:tc>
      </w:tr>
      <w:tr w:rsidR="00AF7E1E" w:rsidRPr="00B51436" w14:paraId="372C773C" w14:textId="77777777" w:rsidTr="0026298B">
        <w:tc>
          <w:tcPr>
            <w:tcW w:w="1594" w:type="dxa"/>
            <w:vMerge w:val="restart"/>
          </w:tcPr>
          <w:p w14:paraId="0945682B" w14:textId="77777777" w:rsidR="00AF7E1E" w:rsidRPr="00283502" w:rsidRDefault="00AF7E1E" w:rsidP="00A15C2E">
            <w:pPr>
              <w:pStyle w:val="BodyText"/>
            </w:pPr>
            <w:r w:rsidRPr="00283502">
              <w:t>ATNA</w:t>
            </w:r>
          </w:p>
        </w:tc>
        <w:tc>
          <w:tcPr>
            <w:tcW w:w="3127" w:type="dxa"/>
            <w:vMerge w:val="restart"/>
          </w:tcPr>
          <w:p w14:paraId="46BA0287" w14:textId="77777777" w:rsidR="00AF7E1E" w:rsidRPr="00283502" w:rsidRDefault="00AF7E1E" w:rsidP="00A15C2E">
            <w:pPr>
              <w:pStyle w:val="BodyText"/>
            </w:pPr>
            <w:r w:rsidRPr="00283502">
              <w:t>Audit Record Repository</w:t>
            </w:r>
          </w:p>
        </w:tc>
        <w:tc>
          <w:tcPr>
            <w:tcW w:w="4629" w:type="dxa"/>
          </w:tcPr>
          <w:p w14:paraId="68FFC4C4" w14:textId="77777777" w:rsidR="00AF7E1E" w:rsidRPr="00283502" w:rsidRDefault="00AF7E1E" w:rsidP="00A15C2E">
            <w:pPr>
              <w:pStyle w:val="BodyText"/>
            </w:pPr>
            <w:r w:rsidRPr="00283502">
              <w:t>STX: TLS 1.0 Floor with AES Option</w:t>
            </w:r>
          </w:p>
        </w:tc>
      </w:tr>
      <w:tr w:rsidR="00AF7E1E" w:rsidRPr="00B51436" w14:paraId="3FCB2BDD" w14:textId="77777777" w:rsidTr="0026298B">
        <w:tc>
          <w:tcPr>
            <w:tcW w:w="1594" w:type="dxa"/>
            <w:vMerge/>
          </w:tcPr>
          <w:p w14:paraId="3FE6FF14" w14:textId="77777777" w:rsidR="00AF7E1E" w:rsidRPr="00283502" w:rsidRDefault="00AF7E1E" w:rsidP="00A15C2E">
            <w:pPr>
              <w:pStyle w:val="BodyText"/>
            </w:pPr>
          </w:p>
        </w:tc>
        <w:tc>
          <w:tcPr>
            <w:tcW w:w="3127" w:type="dxa"/>
            <w:vMerge/>
          </w:tcPr>
          <w:p w14:paraId="1BD48AA5" w14:textId="77777777" w:rsidR="00AF7E1E" w:rsidRPr="00283502" w:rsidRDefault="00AF7E1E" w:rsidP="00A15C2E">
            <w:pPr>
              <w:pStyle w:val="BodyText"/>
            </w:pPr>
          </w:p>
        </w:tc>
        <w:tc>
          <w:tcPr>
            <w:tcW w:w="4629" w:type="dxa"/>
          </w:tcPr>
          <w:p w14:paraId="43D79064" w14:textId="77777777" w:rsidR="00AF7E1E" w:rsidRPr="00283502" w:rsidRDefault="00AF7E1E" w:rsidP="00A15C2E">
            <w:pPr>
              <w:pStyle w:val="BodyText"/>
            </w:pPr>
            <w:r w:rsidRPr="00283502">
              <w:t>STX: TLS 1.0 Floor using BCP195 Option</w:t>
            </w:r>
          </w:p>
        </w:tc>
      </w:tr>
      <w:tr w:rsidR="00AF7E1E" w:rsidRPr="00B51436" w14:paraId="4C2C94CB" w14:textId="77777777" w:rsidTr="0026298B">
        <w:tc>
          <w:tcPr>
            <w:tcW w:w="1594" w:type="dxa"/>
            <w:vMerge/>
          </w:tcPr>
          <w:p w14:paraId="705E8776" w14:textId="77777777" w:rsidR="00AF7E1E" w:rsidRPr="00283502" w:rsidRDefault="00AF7E1E" w:rsidP="00A15C2E">
            <w:pPr>
              <w:pStyle w:val="BodyText"/>
            </w:pPr>
          </w:p>
        </w:tc>
        <w:tc>
          <w:tcPr>
            <w:tcW w:w="3127" w:type="dxa"/>
            <w:vMerge/>
          </w:tcPr>
          <w:p w14:paraId="757FB353" w14:textId="77777777" w:rsidR="00AF7E1E" w:rsidRPr="00283502" w:rsidRDefault="00AF7E1E" w:rsidP="00A15C2E">
            <w:pPr>
              <w:pStyle w:val="BodyText"/>
            </w:pPr>
          </w:p>
        </w:tc>
        <w:tc>
          <w:tcPr>
            <w:tcW w:w="4629" w:type="dxa"/>
          </w:tcPr>
          <w:p w14:paraId="3F0F61ED" w14:textId="77777777" w:rsidR="00AF7E1E" w:rsidRPr="00283502" w:rsidRDefault="00AF7E1E" w:rsidP="00A15C2E">
            <w:pPr>
              <w:pStyle w:val="BodyText"/>
            </w:pPr>
            <w:r w:rsidRPr="00283502">
              <w:t>STX: TLS 1.2 Floor using BCP195 Option</w:t>
            </w:r>
          </w:p>
        </w:tc>
      </w:tr>
      <w:tr w:rsidR="00AF7E1E" w:rsidRPr="00B51436" w14:paraId="79906060" w14:textId="77777777" w:rsidTr="0026298B">
        <w:tc>
          <w:tcPr>
            <w:tcW w:w="1594" w:type="dxa"/>
            <w:vMerge/>
          </w:tcPr>
          <w:p w14:paraId="65550576" w14:textId="77777777" w:rsidR="00AF7E1E" w:rsidRPr="00283502" w:rsidRDefault="00AF7E1E" w:rsidP="00A15C2E">
            <w:pPr>
              <w:pStyle w:val="BodyText"/>
            </w:pPr>
          </w:p>
        </w:tc>
        <w:tc>
          <w:tcPr>
            <w:tcW w:w="3127" w:type="dxa"/>
            <w:vMerge/>
          </w:tcPr>
          <w:p w14:paraId="09BF7848" w14:textId="77777777" w:rsidR="00AF7E1E" w:rsidRPr="00283502" w:rsidRDefault="00AF7E1E" w:rsidP="00A15C2E">
            <w:pPr>
              <w:pStyle w:val="BodyText"/>
            </w:pPr>
          </w:p>
        </w:tc>
        <w:tc>
          <w:tcPr>
            <w:tcW w:w="4629" w:type="dxa"/>
          </w:tcPr>
          <w:p w14:paraId="117611AA" w14:textId="77777777" w:rsidR="00AF7E1E" w:rsidRPr="00283502" w:rsidRDefault="00AF7E1E" w:rsidP="00A15C2E">
            <w:pPr>
              <w:pStyle w:val="BodyText"/>
            </w:pPr>
            <w:r w:rsidRPr="00283502">
              <w:t>ATX: FHIR Feed Option</w:t>
            </w:r>
          </w:p>
        </w:tc>
      </w:tr>
      <w:tr w:rsidR="00AF7E1E" w:rsidRPr="00B51436" w14:paraId="188119F1" w14:textId="77777777" w:rsidTr="0026298B">
        <w:tc>
          <w:tcPr>
            <w:tcW w:w="1594" w:type="dxa"/>
            <w:vMerge w:val="restart"/>
          </w:tcPr>
          <w:p w14:paraId="32CE36DD" w14:textId="77777777" w:rsidR="00AF7E1E" w:rsidRPr="00283502" w:rsidRDefault="00AF7E1E" w:rsidP="00A15C2E">
            <w:pPr>
              <w:pStyle w:val="BodyText"/>
            </w:pPr>
            <w:r w:rsidRPr="00283502">
              <w:t>IUA</w:t>
            </w:r>
          </w:p>
        </w:tc>
        <w:tc>
          <w:tcPr>
            <w:tcW w:w="3127" w:type="dxa"/>
          </w:tcPr>
          <w:p w14:paraId="2C1B9D05" w14:textId="77777777" w:rsidR="00AF7E1E" w:rsidRPr="00283502" w:rsidRDefault="00AF7E1E" w:rsidP="00A15C2E">
            <w:pPr>
              <w:pStyle w:val="BodyText"/>
            </w:pPr>
            <w:r w:rsidRPr="00283502">
              <w:t>Authorization Server</w:t>
            </w:r>
          </w:p>
        </w:tc>
        <w:tc>
          <w:tcPr>
            <w:tcW w:w="4629" w:type="dxa"/>
          </w:tcPr>
          <w:p w14:paraId="3A638F66" w14:textId="77777777" w:rsidR="00AF7E1E" w:rsidRPr="00283502" w:rsidRDefault="00AF7E1E" w:rsidP="00A15C2E">
            <w:pPr>
              <w:pStyle w:val="BodyText"/>
            </w:pPr>
          </w:p>
        </w:tc>
      </w:tr>
      <w:tr w:rsidR="00AF7E1E" w:rsidRPr="00B51436" w14:paraId="1E93BFBC" w14:textId="77777777" w:rsidTr="0026298B">
        <w:tc>
          <w:tcPr>
            <w:tcW w:w="1594" w:type="dxa"/>
            <w:vMerge/>
          </w:tcPr>
          <w:p w14:paraId="2BCCFCE2" w14:textId="77777777" w:rsidR="00AF7E1E" w:rsidRPr="00283502" w:rsidRDefault="00AF7E1E" w:rsidP="00A15C2E">
            <w:pPr>
              <w:pStyle w:val="BodyText"/>
            </w:pPr>
          </w:p>
        </w:tc>
        <w:tc>
          <w:tcPr>
            <w:tcW w:w="3127" w:type="dxa"/>
          </w:tcPr>
          <w:p w14:paraId="720E24C5" w14:textId="77777777" w:rsidR="00AF7E1E" w:rsidRPr="00283502" w:rsidRDefault="00AF7E1E" w:rsidP="00A15C2E">
            <w:pPr>
              <w:pStyle w:val="BodyText"/>
            </w:pPr>
            <w:r w:rsidRPr="00283502">
              <w:t>Resource Server</w:t>
            </w:r>
          </w:p>
        </w:tc>
        <w:tc>
          <w:tcPr>
            <w:tcW w:w="4629" w:type="dxa"/>
          </w:tcPr>
          <w:p w14:paraId="23A57C06" w14:textId="77777777" w:rsidR="00AF7E1E" w:rsidRPr="00283502" w:rsidRDefault="00AF7E1E" w:rsidP="00A15C2E">
            <w:pPr>
              <w:pStyle w:val="BodyText"/>
            </w:pPr>
          </w:p>
        </w:tc>
      </w:tr>
      <w:tr w:rsidR="00AF7E1E" w:rsidRPr="00B51436" w14:paraId="4A29E944" w14:textId="77777777" w:rsidTr="0026298B">
        <w:tc>
          <w:tcPr>
            <w:tcW w:w="1594" w:type="dxa"/>
          </w:tcPr>
          <w:p w14:paraId="252F42B3" w14:textId="77777777" w:rsidR="00AF7E1E" w:rsidRPr="00283502" w:rsidRDefault="00AF7E1E" w:rsidP="00A15C2E">
            <w:pPr>
              <w:pStyle w:val="BodyText"/>
            </w:pPr>
            <w:r w:rsidRPr="00283502">
              <w:t>mCSD</w:t>
            </w:r>
          </w:p>
        </w:tc>
        <w:tc>
          <w:tcPr>
            <w:tcW w:w="3127" w:type="dxa"/>
          </w:tcPr>
          <w:p w14:paraId="211E97BC" w14:textId="77777777" w:rsidR="00AF7E1E" w:rsidRPr="00283502" w:rsidRDefault="00AF7E1E" w:rsidP="00A15C2E">
            <w:pPr>
              <w:pStyle w:val="BodyText"/>
            </w:pPr>
            <w:r w:rsidRPr="00283502">
              <w:t>Care Service Selective Supplier</w:t>
            </w:r>
          </w:p>
        </w:tc>
        <w:tc>
          <w:tcPr>
            <w:tcW w:w="4629" w:type="dxa"/>
          </w:tcPr>
          <w:p w14:paraId="2DAFBE72" w14:textId="77777777" w:rsidR="00AF7E1E" w:rsidRPr="00283502" w:rsidRDefault="00AF7E1E" w:rsidP="00A15C2E">
            <w:pPr>
              <w:pStyle w:val="BodyText"/>
            </w:pPr>
          </w:p>
        </w:tc>
      </w:tr>
      <w:tr w:rsidR="00AF7E1E" w:rsidRPr="00B51436" w14:paraId="4A5C14BA" w14:textId="77777777" w:rsidTr="0026298B">
        <w:tc>
          <w:tcPr>
            <w:tcW w:w="1594" w:type="dxa"/>
          </w:tcPr>
          <w:p w14:paraId="44E6A4FA" w14:textId="77777777" w:rsidR="00AF7E1E" w:rsidRPr="00283502" w:rsidRDefault="00AF7E1E" w:rsidP="00A15C2E">
            <w:pPr>
              <w:pStyle w:val="BodyText"/>
            </w:pPr>
            <w:r w:rsidRPr="00283502">
              <w:t>NPFS</w:t>
            </w:r>
          </w:p>
        </w:tc>
        <w:tc>
          <w:tcPr>
            <w:tcW w:w="3127" w:type="dxa"/>
          </w:tcPr>
          <w:p w14:paraId="5F53EB67" w14:textId="77777777" w:rsidR="00AF7E1E" w:rsidRPr="00283502" w:rsidRDefault="00AF7E1E" w:rsidP="00A15C2E">
            <w:pPr>
              <w:pStyle w:val="BodyText"/>
            </w:pPr>
            <w:r w:rsidRPr="00283502">
              <w:t>File Server</w:t>
            </w:r>
          </w:p>
        </w:tc>
        <w:tc>
          <w:tcPr>
            <w:tcW w:w="4629" w:type="dxa"/>
          </w:tcPr>
          <w:p w14:paraId="317AAD6E" w14:textId="77777777" w:rsidR="00AF7E1E" w:rsidRPr="00283502" w:rsidRDefault="00AF7E1E" w:rsidP="00A15C2E">
            <w:pPr>
              <w:pStyle w:val="BodyText"/>
            </w:pPr>
          </w:p>
        </w:tc>
      </w:tr>
      <w:tr w:rsidR="00AF7E1E" w:rsidRPr="00B51436" w14:paraId="61E63AA6" w14:textId="77777777" w:rsidTr="0026298B">
        <w:tc>
          <w:tcPr>
            <w:tcW w:w="1594" w:type="dxa"/>
          </w:tcPr>
          <w:p w14:paraId="4993ED26" w14:textId="77777777" w:rsidR="00AF7E1E" w:rsidRPr="00283502" w:rsidRDefault="00AF7E1E" w:rsidP="00A15C2E">
            <w:pPr>
              <w:pStyle w:val="BodyText"/>
            </w:pPr>
            <w:r w:rsidRPr="00283502">
              <w:t>mXDE</w:t>
            </w:r>
          </w:p>
        </w:tc>
        <w:tc>
          <w:tcPr>
            <w:tcW w:w="3127" w:type="dxa"/>
          </w:tcPr>
          <w:p w14:paraId="4AFDB2E1" w14:textId="77777777" w:rsidR="00AF7E1E" w:rsidRPr="00283502" w:rsidRDefault="00AF7E1E" w:rsidP="00A15C2E">
            <w:pPr>
              <w:pStyle w:val="BodyText"/>
            </w:pPr>
            <w:r w:rsidRPr="00283502">
              <w:t>Data Element Extractor</w:t>
            </w:r>
          </w:p>
        </w:tc>
        <w:tc>
          <w:tcPr>
            <w:tcW w:w="4629" w:type="dxa"/>
          </w:tcPr>
          <w:p w14:paraId="01C4470C" w14:textId="77777777" w:rsidR="00AF7E1E" w:rsidRPr="00283502" w:rsidRDefault="00AF7E1E" w:rsidP="00A15C2E">
            <w:pPr>
              <w:pStyle w:val="BodyText"/>
            </w:pPr>
          </w:p>
        </w:tc>
      </w:tr>
      <w:tr w:rsidR="00AF7E1E" w:rsidRPr="00B51436" w14:paraId="31EEC624" w14:textId="77777777" w:rsidTr="0026298B">
        <w:tc>
          <w:tcPr>
            <w:tcW w:w="1594" w:type="dxa"/>
          </w:tcPr>
          <w:p w14:paraId="5864E159" w14:textId="77777777" w:rsidR="00AF7E1E" w:rsidRPr="00283502" w:rsidRDefault="00AF7E1E" w:rsidP="00A15C2E">
            <w:pPr>
              <w:pStyle w:val="BodyText"/>
            </w:pPr>
            <w:r w:rsidRPr="00283502">
              <w:t>QEDm</w:t>
            </w:r>
          </w:p>
        </w:tc>
        <w:tc>
          <w:tcPr>
            <w:tcW w:w="3127" w:type="dxa"/>
          </w:tcPr>
          <w:p w14:paraId="31260B85" w14:textId="77777777" w:rsidR="00AF7E1E" w:rsidRPr="00283502" w:rsidRDefault="00AF7E1E" w:rsidP="00A15C2E">
            <w:pPr>
              <w:pStyle w:val="BodyText"/>
            </w:pPr>
            <w:r w:rsidRPr="00283502">
              <w:t>Clinical Data Source</w:t>
            </w:r>
          </w:p>
        </w:tc>
        <w:tc>
          <w:tcPr>
            <w:tcW w:w="4629" w:type="dxa"/>
          </w:tcPr>
          <w:p w14:paraId="1B94AE48" w14:textId="77777777" w:rsidR="00AF7E1E" w:rsidRPr="00283502" w:rsidRDefault="00AF7E1E" w:rsidP="00A15C2E">
            <w:pPr>
              <w:pStyle w:val="BodyText"/>
            </w:pPr>
          </w:p>
        </w:tc>
      </w:tr>
    </w:tbl>
    <w:p w14:paraId="66C62D87" w14:textId="4EA27B93" w:rsidR="00AF7E1E" w:rsidRPr="00B51436" w:rsidRDefault="00AF7E1E" w:rsidP="00B51436">
      <w:pPr>
        <w:pStyle w:val="BodyText"/>
      </w:pPr>
    </w:p>
    <w:sectPr w:rsidR="00AF7E1E" w:rsidRPr="00B51436" w:rsidSect="00060817">
      <w:headerReference w:type="default" r:id="rId59"/>
      <w:footerReference w:type="even" r:id="rId60"/>
      <w:footerReference w:type="default" r:id="rId61"/>
      <w:footerReference w:type="first" r:id="rId62"/>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8" w:author="John Moehrke" w:date="2020-02-18T11:00:00Z" w:initials="JM">
    <w:p w14:paraId="67FB0124" w14:textId="662B4CA1" w:rsidR="00E564F0" w:rsidRDefault="00E564F0">
      <w:pPr>
        <w:pStyle w:val="CommentText"/>
      </w:pPr>
      <w:r>
        <w:rPr>
          <w:rStyle w:val="CommentReference"/>
        </w:rPr>
        <w:annotationRef/>
      </w:r>
      <w:r>
        <w:t>This MIGHT mean that we are pulling these actors into MHDS?????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FB01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FB0124" w16cid:durableId="21F642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99154" w14:textId="77777777" w:rsidR="002B2879" w:rsidRDefault="002B2879">
      <w:r>
        <w:separator/>
      </w:r>
    </w:p>
  </w:endnote>
  <w:endnote w:type="continuationSeparator" w:id="0">
    <w:p w14:paraId="029E03F1" w14:textId="77777777" w:rsidR="002B2879" w:rsidRDefault="002B2879">
      <w:r>
        <w:continuationSeparator/>
      </w:r>
    </w:p>
  </w:endnote>
  <w:endnote w:type="continuationNotice" w:id="1">
    <w:p w14:paraId="2EEBDCA6" w14:textId="77777777" w:rsidR="002B2879" w:rsidRDefault="002B287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E564F0" w:rsidRDefault="00E564F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E564F0" w:rsidRDefault="00E564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E564F0" w:rsidRDefault="00E564F0">
    <w:pPr>
      <w:pStyle w:val="Footer"/>
      <w:ind w:right="360"/>
    </w:pPr>
    <w:r>
      <w:t>___________________________________________________________________________</w:t>
    </w:r>
  </w:p>
  <w:p w14:paraId="0E257CB6" w14:textId="48C311CA" w:rsidR="00E564F0" w:rsidRDefault="00E564F0" w:rsidP="00597DB2">
    <w:pPr>
      <w:pStyle w:val="Footer"/>
      <w:ind w:right="360"/>
      <w:rPr>
        <w:sz w:val="20"/>
      </w:rPr>
    </w:pPr>
    <w:bookmarkStart w:id="489" w:name="_Toc473170355"/>
    <w:r>
      <w:rPr>
        <w:sz w:val="20"/>
      </w:rPr>
      <w:t>Rev. 1.0 – 2020-01-21</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489"/>
  </w:p>
  <w:p w14:paraId="4F2E1CAC" w14:textId="6B3D1533" w:rsidR="00E564F0" w:rsidRDefault="00E564F0"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E564F0" w:rsidRDefault="00E564F0">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F6D173" w14:textId="77777777" w:rsidR="002B2879" w:rsidRDefault="002B2879">
      <w:r>
        <w:separator/>
      </w:r>
    </w:p>
  </w:footnote>
  <w:footnote w:type="continuationSeparator" w:id="0">
    <w:p w14:paraId="248E9362" w14:textId="77777777" w:rsidR="002B2879" w:rsidRDefault="002B2879">
      <w:r>
        <w:continuationSeparator/>
      </w:r>
    </w:p>
  </w:footnote>
  <w:footnote w:type="continuationNotice" w:id="1">
    <w:p w14:paraId="2CCA9DC9" w14:textId="77777777" w:rsidR="002B2879" w:rsidRDefault="002B2879">
      <w:pPr>
        <w:spacing w:before="0"/>
      </w:pPr>
    </w:p>
  </w:footnote>
  <w:footnote w:id="2">
    <w:p w14:paraId="4E8D8965" w14:textId="3344624B" w:rsidR="00E564F0" w:rsidRDefault="00E564F0">
      <w:pPr>
        <w:pStyle w:val="FootnoteText"/>
      </w:pPr>
      <w:r>
        <w:rPr>
          <w:rStyle w:val="FootnoteReference"/>
        </w:rPr>
        <w:footnoteRef/>
      </w:r>
      <w:r>
        <w:t xml:space="preserve"> FHIR </w:t>
      </w:r>
      <w:r w:rsidRPr="00C10DDE">
        <w:t>is the registered trademark of Health Level Seven International and the use does not constitute endorsement by HL7.</w:t>
      </w:r>
    </w:p>
  </w:footnote>
  <w:footnote w:id="3">
    <w:p w14:paraId="6023BDED" w14:textId="4784343D" w:rsidR="00E564F0" w:rsidRDefault="00E564F0">
      <w:pPr>
        <w:pStyle w:val="FootnoteText"/>
      </w:pPr>
      <w:r>
        <w:rPr>
          <w:rStyle w:val="FootnoteReference"/>
        </w:rPr>
        <w:footnoteRef/>
      </w:r>
      <w:r>
        <w:t xml:space="preserve"> HL7 </w:t>
      </w:r>
      <w:r w:rsidRPr="00C10DDE">
        <w:t>is the registered trademark of Health Level Seven International and the use does not constitute endorsement by HL7.</w:t>
      </w:r>
    </w:p>
  </w:footnote>
  <w:footnote w:id="4">
    <w:p w14:paraId="0271E4F5" w14:textId="1CF555DF" w:rsidR="00E564F0" w:rsidRDefault="00E564F0">
      <w:pPr>
        <w:pStyle w:val="FootnoteText"/>
      </w:pPr>
      <w:r>
        <w:rPr>
          <w:rStyle w:val="FootnoteReference"/>
        </w:rPr>
        <w:footnoteRef/>
      </w:r>
      <w:r>
        <w:t xml:space="preserve"> CDA </w:t>
      </w:r>
      <w:r w:rsidRPr="00C10DDE">
        <w:t>is the registered trademark of Health Level Seven International and the use does not constitute endorsement by HL7.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E564F0" w:rsidRDefault="00E564F0">
    <w:pPr>
      <w:pStyle w:val="Header"/>
    </w:pPr>
    <w:r>
      <w:t>IHE IT Infrastructure Technical Framework Supplement – Mobile Health Document Sharing (MHDS)</w:t>
    </w:r>
  </w:p>
  <w:p w14:paraId="5E0ED4C7" w14:textId="77777777" w:rsidR="00E564F0" w:rsidRDefault="00E564F0">
    <w:pPr>
      <w:pStyle w:val="Header"/>
    </w:pPr>
    <w:r>
      <w:t>______________________________________________________________________________</w:t>
    </w:r>
  </w:p>
  <w:p w14:paraId="7A05B91F" w14:textId="77777777" w:rsidR="00E564F0" w:rsidRDefault="00E564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0FE79E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EA244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8245B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52E01C6"/>
    <w:lvl w:ilvl="0">
      <w:start w:val="1"/>
      <w:numFmt w:val="decimal"/>
      <w:pStyle w:val="ListNumber2"/>
      <w:lvlText w:val="%1."/>
      <w:lvlJc w:val="left"/>
      <w:pPr>
        <w:tabs>
          <w:tab w:val="num" w:pos="720"/>
        </w:tabs>
        <w:ind w:left="720" w:hanging="360"/>
      </w:pPr>
      <w:rPr>
        <w:i w:val="0"/>
        <w:iCs w:val="0"/>
      </w:r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888873F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0EDC6778"/>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4948B1"/>
    <w:multiLevelType w:val="singleLevel"/>
    <w:tmpl w:val="04090017"/>
    <w:lvl w:ilvl="0">
      <w:start w:val="1"/>
      <w:numFmt w:val="lowerLetter"/>
      <w:lvlText w:val="%1)"/>
      <w:lvlJc w:val="left"/>
      <w:pPr>
        <w:ind w:left="720" w:hanging="360"/>
      </w:pPr>
    </w:lvl>
  </w:abstractNum>
  <w:abstractNum w:abstractNumId="16"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BC3A55"/>
    <w:multiLevelType w:val="multilevel"/>
    <w:tmpl w:val="7B943E18"/>
    <w:numStyleLink w:val="Constraints"/>
  </w:abstractNum>
  <w:abstractNum w:abstractNumId="21" w15:restartNumberingAfterBreak="0">
    <w:nsid w:val="4B025E5F"/>
    <w:multiLevelType w:val="multilevel"/>
    <w:tmpl w:val="7B943E18"/>
    <w:numStyleLink w:val="Constraints"/>
  </w:abstractNum>
  <w:abstractNum w:abstractNumId="22"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4"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7"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3"/>
  </w:num>
  <w:num w:numId="12">
    <w:abstractNumId w:val="21"/>
  </w:num>
  <w:num w:numId="13">
    <w:abstractNumId w:val="20"/>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3"/>
  </w:num>
  <w:num w:numId="15">
    <w:abstractNumId w:val="26"/>
  </w:num>
  <w:num w:numId="16">
    <w:abstractNumId w:val="29"/>
  </w:num>
  <w:num w:numId="17">
    <w:abstractNumId w:val="24"/>
  </w:num>
  <w:num w:numId="18">
    <w:abstractNumId w:val="16"/>
  </w:num>
  <w:num w:numId="19">
    <w:abstractNumId w:val="25"/>
  </w:num>
  <w:num w:numId="20">
    <w:abstractNumId w:val="28"/>
  </w:num>
  <w:num w:numId="21">
    <w:abstractNumId w:val="10"/>
  </w:num>
  <w:num w:numId="22">
    <w:abstractNumId w:val="17"/>
  </w:num>
  <w:num w:numId="23">
    <w:abstractNumId w:val="27"/>
  </w:num>
  <w:num w:numId="24">
    <w:abstractNumId w:val="19"/>
  </w:num>
  <w:num w:numId="25">
    <w:abstractNumId w:val="11"/>
  </w:num>
  <w:num w:numId="26">
    <w:abstractNumId w:val="30"/>
  </w:num>
  <w:num w:numId="27">
    <w:abstractNumId w:val="31"/>
  </w:num>
  <w:num w:numId="28">
    <w:abstractNumId w:val="14"/>
  </w:num>
  <w:num w:numId="29">
    <w:abstractNumId w:val="8"/>
    <w:lvlOverride w:ilvl="0">
      <w:startOverride w:val="1"/>
    </w:lvlOverride>
  </w:num>
  <w:num w:numId="30">
    <w:abstractNumId w:val="12"/>
  </w:num>
  <w:num w:numId="31">
    <w:abstractNumId w:val="22"/>
  </w:num>
  <w:num w:numId="32">
    <w:abstractNumId w:val="32"/>
  </w:num>
  <w:num w:numId="33">
    <w:abstractNumId w:val="18"/>
  </w:num>
  <w:num w:numId="34">
    <w:abstractNumId w:val="2"/>
  </w:num>
  <w:num w:numId="35">
    <w:abstractNumId w:val="13"/>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5"/>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Moehrke">
    <w15:presenceInfo w15:providerId="AD" w15:userId="S::john.moehrke@bylight.com::190552cb-bacd-4e8e-adca-e08b148d3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oNotDisplayPageBoundarie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7E09"/>
    <w:rsid w:val="0002057D"/>
    <w:rsid w:val="00024BCD"/>
    <w:rsid w:val="00031D5A"/>
    <w:rsid w:val="00036347"/>
    <w:rsid w:val="00040B61"/>
    <w:rsid w:val="0004144C"/>
    <w:rsid w:val="00046E88"/>
    <w:rsid w:val="000470A5"/>
    <w:rsid w:val="000514E1"/>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7187"/>
    <w:rsid w:val="00094061"/>
    <w:rsid w:val="000A726D"/>
    <w:rsid w:val="000B152D"/>
    <w:rsid w:val="000B30FF"/>
    <w:rsid w:val="000B3BD4"/>
    <w:rsid w:val="000B3F51"/>
    <w:rsid w:val="000B699D"/>
    <w:rsid w:val="000B78C0"/>
    <w:rsid w:val="000C2E06"/>
    <w:rsid w:val="000C3556"/>
    <w:rsid w:val="000C3BC7"/>
    <w:rsid w:val="000C5467"/>
    <w:rsid w:val="000D0003"/>
    <w:rsid w:val="000D2487"/>
    <w:rsid w:val="000D6321"/>
    <w:rsid w:val="000D6F01"/>
    <w:rsid w:val="000D711C"/>
    <w:rsid w:val="000E5F2F"/>
    <w:rsid w:val="000E70CC"/>
    <w:rsid w:val="000F13F5"/>
    <w:rsid w:val="000F1FCB"/>
    <w:rsid w:val="000F46E6"/>
    <w:rsid w:val="000F613A"/>
    <w:rsid w:val="000F6D26"/>
    <w:rsid w:val="00100E2D"/>
    <w:rsid w:val="00104BE6"/>
    <w:rsid w:val="001055CB"/>
    <w:rsid w:val="0011062E"/>
    <w:rsid w:val="001115F5"/>
    <w:rsid w:val="00111CBC"/>
    <w:rsid w:val="001134EB"/>
    <w:rsid w:val="00114040"/>
    <w:rsid w:val="00114068"/>
    <w:rsid w:val="00115142"/>
    <w:rsid w:val="00115A0F"/>
    <w:rsid w:val="001166F9"/>
    <w:rsid w:val="00117DD7"/>
    <w:rsid w:val="00121855"/>
    <w:rsid w:val="00123FD5"/>
    <w:rsid w:val="001253AA"/>
    <w:rsid w:val="00125F42"/>
    <w:rsid w:val="001263B9"/>
    <w:rsid w:val="00126A38"/>
    <w:rsid w:val="00133BE6"/>
    <w:rsid w:val="00137EF1"/>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666C"/>
    <w:rsid w:val="00167B95"/>
    <w:rsid w:val="00167DB7"/>
    <w:rsid w:val="00170ED0"/>
    <w:rsid w:val="0017698E"/>
    <w:rsid w:val="00177EFB"/>
    <w:rsid w:val="001846C0"/>
    <w:rsid w:val="00184E40"/>
    <w:rsid w:val="00186DAB"/>
    <w:rsid w:val="00187E92"/>
    <w:rsid w:val="00193030"/>
    <w:rsid w:val="001946F4"/>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787E"/>
    <w:rsid w:val="001F7A35"/>
    <w:rsid w:val="00202AC6"/>
    <w:rsid w:val="002040DD"/>
    <w:rsid w:val="0020453A"/>
    <w:rsid w:val="00207571"/>
    <w:rsid w:val="00207816"/>
    <w:rsid w:val="00207868"/>
    <w:rsid w:val="00216E05"/>
    <w:rsid w:val="002173E6"/>
    <w:rsid w:val="00221AC2"/>
    <w:rsid w:val="0022261E"/>
    <w:rsid w:val="00222CF4"/>
    <w:rsid w:val="0022352C"/>
    <w:rsid w:val="00225423"/>
    <w:rsid w:val="002322FF"/>
    <w:rsid w:val="00234BE4"/>
    <w:rsid w:val="0023732B"/>
    <w:rsid w:val="0024039C"/>
    <w:rsid w:val="0024101B"/>
    <w:rsid w:val="00250A37"/>
    <w:rsid w:val="00255462"/>
    <w:rsid w:val="00255821"/>
    <w:rsid w:val="00256665"/>
    <w:rsid w:val="0026298B"/>
    <w:rsid w:val="00263149"/>
    <w:rsid w:val="00265988"/>
    <w:rsid w:val="002670D2"/>
    <w:rsid w:val="00270EBB"/>
    <w:rsid w:val="002711CC"/>
    <w:rsid w:val="00272440"/>
    <w:rsid w:val="002756A6"/>
    <w:rsid w:val="00277298"/>
    <w:rsid w:val="00282BF2"/>
    <w:rsid w:val="00283502"/>
    <w:rsid w:val="00286433"/>
    <w:rsid w:val="002869E8"/>
    <w:rsid w:val="00291725"/>
    <w:rsid w:val="00293CF1"/>
    <w:rsid w:val="002A4C2E"/>
    <w:rsid w:val="002A7564"/>
    <w:rsid w:val="002B2879"/>
    <w:rsid w:val="002B4844"/>
    <w:rsid w:val="002C1B6E"/>
    <w:rsid w:val="002C27E4"/>
    <w:rsid w:val="002C5D62"/>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921A0"/>
    <w:rsid w:val="00395932"/>
    <w:rsid w:val="00397D69"/>
    <w:rsid w:val="003A04CF"/>
    <w:rsid w:val="003A09FE"/>
    <w:rsid w:val="003A4080"/>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7141"/>
    <w:rsid w:val="004046B6"/>
    <w:rsid w:val="004070FB"/>
    <w:rsid w:val="00410D6B"/>
    <w:rsid w:val="00412649"/>
    <w:rsid w:val="00415432"/>
    <w:rsid w:val="00417986"/>
    <w:rsid w:val="00417A70"/>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3347"/>
    <w:rsid w:val="004F1713"/>
    <w:rsid w:val="004F2392"/>
    <w:rsid w:val="004F38C2"/>
    <w:rsid w:val="004F5112"/>
    <w:rsid w:val="004F5211"/>
    <w:rsid w:val="004F7C05"/>
    <w:rsid w:val="00501C4D"/>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5E9F"/>
    <w:rsid w:val="00556E6C"/>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882"/>
    <w:rsid w:val="005974F8"/>
    <w:rsid w:val="00597DB2"/>
    <w:rsid w:val="005A175A"/>
    <w:rsid w:val="005A5FA9"/>
    <w:rsid w:val="005B5325"/>
    <w:rsid w:val="005B5C92"/>
    <w:rsid w:val="005B5D47"/>
    <w:rsid w:val="005B66B8"/>
    <w:rsid w:val="005B72F3"/>
    <w:rsid w:val="005B7BFB"/>
    <w:rsid w:val="005C50BF"/>
    <w:rsid w:val="005C5E28"/>
    <w:rsid w:val="005D1F91"/>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D8F"/>
    <w:rsid w:val="00672881"/>
    <w:rsid w:val="00672C39"/>
    <w:rsid w:val="00675A63"/>
    <w:rsid w:val="00680648"/>
    <w:rsid w:val="00682040"/>
    <w:rsid w:val="006825E1"/>
    <w:rsid w:val="0068355D"/>
    <w:rsid w:val="006914C9"/>
    <w:rsid w:val="00692B37"/>
    <w:rsid w:val="006941EA"/>
    <w:rsid w:val="006A2A74"/>
    <w:rsid w:val="006A3098"/>
    <w:rsid w:val="006A41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701B3A"/>
    <w:rsid w:val="00703DEF"/>
    <w:rsid w:val="00707604"/>
    <w:rsid w:val="0070762D"/>
    <w:rsid w:val="007117B8"/>
    <w:rsid w:val="00712AE6"/>
    <w:rsid w:val="0071309E"/>
    <w:rsid w:val="00721BCE"/>
    <w:rsid w:val="00723DAF"/>
    <w:rsid w:val="007249C7"/>
    <w:rsid w:val="007251A4"/>
    <w:rsid w:val="00726096"/>
    <w:rsid w:val="00726A7E"/>
    <w:rsid w:val="00726CCE"/>
    <w:rsid w:val="00730E16"/>
    <w:rsid w:val="0073152F"/>
    <w:rsid w:val="00733BCD"/>
    <w:rsid w:val="00736B5B"/>
    <w:rsid w:val="007400C4"/>
    <w:rsid w:val="00746A3D"/>
    <w:rsid w:val="00747676"/>
    <w:rsid w:val="007479B6"/>
    <w:rsid w:val="00747E7C"/>
    <w:rsid w:val="00757111"/>
    <w:rsid w:val="00761469"/>
    <w:rsid w:val="007660D1"/>
    <w:rsid w:val="00767053"/>
    <w:rsid w:val="00770D84"/>
    <w:rsid w:val="00772E35"/>
    <w:rsid w:val="00774B6B"/>
    <w:rsid w:val="007773C8"/>
    <w:rsid w:val="0078063E"/>
    <w:rsid w:val="007824BF"/>
    <w:rsid w:val="00783E5A"/>
    <w:rsid w:val="0078504F"/>
    <w:rsid w:val="00787B2D"/>
    <w:rsid w:val="007922ED"/>
    <w:rsid w:val="007962BA"/>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6225"/>
    <w:rsid w:val="008067DF"/>
    <w:rsid w:val="00807EE1"/>
    <w:rsid w:val="00811A17"/>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608EF"/>
    <w:rsid w:val="008616CB"/>
    <w:rsid w:val="0086353F"/>
    <w:rsid w:val="00863C8B"/>
    <w:rsid w:val="00865616"/>
    <w:rsid w:val="00865DF9"/>
    <w:rsid w:val="00866192"/>
    <w:rsid w:val="00870306"/>
    <w:rsid w:val="00871613"/>
    <w:rsid w:val="008749E8"/>
    <w:rsid w:val="00875076"/>
    <w:rsid w:val="00875BFD"/>
    <w:rsid w:val="00876FF1"/>
    <w:rsid w:val="00881CD8"/>
    <w:rsid w:val="00883B13"/>
    <w:rsid w:val="00885ABD"/>
    <w:rsid w:val="00886DA8"/>
    <w:rsid w:val="00887E40"/>
    <w:rsid w:val="008A3FD2"/>
    <w:rsid w:val="008A63C9"/>
    <w:rsid w:val="008B53CB"/>
    <w:rsid w:val="008B5D7E"/>
    <w:rsid w:val="008B620B"/>
    <w:rsid w:val="008B6391"/>
    <w:rsid w:val="008B6742"/>
    <w:rsid w:val="008C1766"/>
    <w:rsid w:val="008C552C"/>
    <w:rsid w:val="008C57EC"/>
    <w:rsid w:val="008D052D"/>
    <w:rsid w:val="008D0BA0"/>
    <w:rsid w:val="008D17FF"/>
    <w:rsid w:val="008D45BC"/>
    <w:rsid w:val="008D7044"/>
    <w:rsid w:val="008D7642"/>
    <w:rsid w:val="008E0275"/>
    <w:rsid w:val="008E2B5E"/>
    <w:rsid w:val="008E3F6C"/>
    <w:rsid w:val="008E441F"/>
    <w:rsid w:val="008E6457"/>
    <w:rsid w:val="008E64A2"/>
    <w:rsid w:val="008F5363"/>
    <w:rsid w:val="008F680A"/>
    <w:rsid w:val="008F78D2"/>
    <w:rsid w:val="00902231"/>
    <w:rsid w:val="00907134"/>
    <w:rsid w:val="00910E03"/>
    <w:rsid w:val="009131AF"/>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404A"/>
    <w:rsid w:val="00A3774D"/>
    <w:rsid w:val="00A43E92"/>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C414D"/>
    <w:rsid w:val="00AC609B"/>
    <w:rsid w:val="00AC7C88"/>
    <w:rsid w:val="00AD069D"/>
    <w:rsid w:val="00AD2AE2"/>
    <w:rsid w:val="00AD3EA6"/>
    <w:rsid w:val="00AE1400"/>
    <w:rsid w:val="00AE3955"/>
    <w:rsid w:val="00AE4AED"/>
    <w:rsid w:val="00AE7444"/>
    <w:rsid w:val="00AF0095"/>
    <w:rsid w:val="00AF1EF3"/>
    <w:rsid w:val="00AF472E"/>
    <w:rsid w:val="00AF7069"/>
    <w:rsid w:val="00AF7E1E"/>
    <w:rsid w:val="00B03C08"/>
    <w:rsid w:val="00B05FC8"/>
    <w:rsid w:val="00B064A3"/>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238C"/>
    <w:rsid w:val="00B32872"/>
    <w:rsid w:val="00B35749"/>
    <w:rsid w:val="00B35DB8"/>
    <w:rsid w:val="00B403E4"/>
    <w:rsid w:val="00B43198"/>
    <w:rsid w:val="00B4798B"/>
    <w:rsid w:val="00B51436"/>
    <w:rsid w:val="00B541EC"/>
    <w:rsid w:val="00B54C50"/>
    <w:rsid w:val="00B55350"/>
    <w:rsid w:val="00B63B69"/>
    <w:rsid w:val="00B65E96"/>
    <w:rsid w:val="00B66F83"/>
    <w:rsid w:val="00B7190A"/>
    <w:rsid w:val="00B7582C"/>
    <w:rsid w:val="00B75FC2"/>
    <w:rsid w:val="00B80E02"/>
    <w:rsid w:val="00B82D84"/>
    <w:rsid w:val="00B84D95"/>
    <w:rsid w:val="00B8586D"/>
    <w:rsid w:val="00B87220"/>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62C0"/>
    <w:rsid w:val="00BB6325"/>
    <w:rsid w:val="00BB65D8"/>
    <w:rsid w:val="00BB6AAC"/>
    <w:rsid w:val="00BB74AF"/>
    <w:rsid w:val="00BB76BC"/>
    <w:rsid w:val="00BC3E9F"/>
    <w:rsid w:val="00BC5151"/>
    <w:rsid w:val="00BC69B5"/>
    <w:rsid w:val="00BC6EDE"/>
    <w:rsid w:val="00BC745A"/>
    <w:rsid w:val="00BC7584"/>
    <w:rsid w:val="00BD50E5"/>
    <w:rsid w:val="00BD624A"/>
    <w:rsid w:val="00BD6767"/>
    <w:rsid w:val="00BE1308"/>
    <w:rsid w:val="00BE39EE"/>
    <w:rsid w:val="00BE5916"/>
    <w:rsid w:val="00BE5CF3"/>
    <w:rsid w:val="00BE6AFB"/>
    <w:rsid w:val="00BF10B5"/>
    <w:rsid w:val="00BF2986"/>
    <w:rsid w:val="00BF4143"/>
    <w:rsid w:val="00C00FBC"/>
    <w:rsid w:val="00C0135D"/>
    <w:rsid w:val="00C017CC"/>
    <w:rsid w:val="00C05CCE"/>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512AA"/>
    <w:rsid w:val="00C52492"/>
    <w:rsid w:val="00C536E4"/>
    <w:rsid w:val="00C53B3C"/>
    <w:rsid w:val="00C56183"/>
    <w:rsid w:val="00C57D08"/>
    <w:rsid w:val="00C60F4D"/>
    <w:rsid w:val="00C61586"/>
    <w:rsid w:val="00C625FC"/>
    <w:rsid w:val="00C62E65"/>
    <w:rsid w:val="00C63D7E"/>
    <w:rsid w:val="00C66F96"/>
    <w:rsid w:val="00C6772C"/>
    <w:rsid w:val="00C71FDB"/>
    <w:rsid w:val="00C729ED"/>
    <w:rsid w:val="00C75E6D"/>
    <w:rsid w:val="00C7717D"/>
    <w:rsid w:val="00C80B71"/>
    <w:rsid w:val="00C82ED4"/>
    <w:rsid w:val="00C83F0F"/>
    <w:rsid w:val="00C936A8"/>
    <w:rsid w:val="00C940A2"/>
    <w:rsid w:val="00C969FE"/>
    <w:rsid w:val="00C96EAD"/>
    <w:rsid w:val="00CA175A"/>
    <w:rsid w:val="00CA4B27"/>
    <w:rsid w:val="00CC0693"/>
    <w:rsid w:val="00CC0A43"/>
    <w:rsid w:val="00CC0A62"/>
    <w:rsid w:val="00CC4EA3"/>
    <w:rsid w:val="00CC6D50"/>
    <w:rsid w:val="00CD0A74"/>
    <w:rsid w:val="00CD44D7"/>
    <w:rsid w:val="00CD4D46"/>
    <w:rsid w:val="00CD61EF"/>
    <w:rsid w:val="00CD706E"/>
    <w:rsid w:val="00CD7E61"/>
    <w:rsid w:val="00CD7F26"/>
    <w:rsid w:val="00CE0AA5"/>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A72"/>
    <w:rsid w:val="00D35F24"/>
    <w:rsid w:val="00D4050F"/>
    <w:rsid w:val="00D40905"/>
    <w:rsid w:val="00D422BB"/>
    <w:rsid w:val="00D42E3D"/>
    <w:rsid w:val="00D42ED8"/>
    <w:rsid w:val="00D439FF"/>
    <w:rsid w:val="00D45A9E"/>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F3FC1"/>
    <w:rsid w:val="00DF683C"/>
    <w:rsid w:val="00DF769E"/>
    <w:rsid w:val="00DF7CCA"/>
    <w:rsid w:val="00E007E6"/>
    <w:rsid w:val="00E014B6"/>
    <w:rsid w:val="00E04A95"/>
    <w:rsid w:val="00E10CD7"/>
    <w:rsid w:val="00E121ED"/>
    <w:rsid w:val="00E1423C"/>
    <w:rsid w:val="00E1775A"/>
    <w:rsid w:val="00E20C45"/>
    <w:rsid w:val="00E25520"/>
    <w:rsid w:val="00E25761"/>
    <w:rsid w:val="00E25963"/>
    <w:rsid w:val="00E27502"/>
    <w:rsid w:val="00E30AAF"/>
    <w:rsid w:val="00E32256"/>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4FFA"/>
    <w:rsid w:val="00E7532D"/>
    <w:rsid w:val="00E76D9D"/>
    <w:rsid w:val="00E8043B"/>
    <w:rsid w:val="00E81DFD"/>
    <w:rsid w:val="00E84808"/>
    <w:rsid w:val="00E8520F"/>
    <w:rsid w:val="00E8793B"/>
    <w:rsid w:val="00E90AC0"/>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55EA"/>
    <w:rsid w:val="00F4757B"/>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5240"/>
    <w:rsid w:val="00F960B4"/>
    <w:rsid w:val="00F964B9"/>
    <w:rsid w:val="00F96602"/>
    <w:rsid w:val="00F967B3"/>
    <w:rsid w:val="00FA0161"/>
    <w:rsid w:val="00FA02E6"/>
    <w:rsid w:val="00FA1B42"/>
    <w:rsid w:val="00FA2A29"/>
    <w:rsid w:val="00FA427F"/>
    <w:rsid w:val="00FA7074"/>
    <w:rsid w:val="00FB0A3D"/>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675A63"/>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675A63"/>
    <w:pPr>
      <w:numPr>
        <w:numId w:val="51"/>
      </w:numPr>
    </w:pPr>
  </w:style>
  <w:style w:type="paragraph" w:styleId="ListNumber3">
    <w:name w:val="List Number 3"/>
    <w:basedOn w:val="Normal"/>
    <w:rsid w:val="00675A63"/>
    <w:pPr>
      <w:numPr>
        <w:numId w:val="52"/>
      </w:numPr>
    </w:pPr>
  </w:style>
  <w:style w:type="paragraph" w:styleId="ListNumber4">
    <w:name w:val="List Number 4"/>
    <w:basedOn w:val="Normal"/>
    <w:rsid w:val="00675A63"/>
    <w:pPr>
      <w:numPr>
        <w:numId w:val="53"/>
      </w:numPr>
    </w:pPr>
  </w:style>
  <w:style w:type="paragraph" w:styleId="ListNumber5">
    <w:name w:val="List Number 5"/>
    <w:basedOn w:val="Normal"/>
    <w:uiPriority w:val="99"/>
    <w:unhideWhenUsed/>
    <w:rsid w:val="00675A63"/>
    <w:pPr>
      <w:numPr>
        <w:numId w:val="5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nhideWhenUsed/>
    <w:rsid w:val="00597DB2"/>
    <w:pPr>
      <w:numPr>
        <w:numId w:val="50"/>
      </w:numPr>
      <w:contextualSpacing/>
    </w:pPr>
  </w:style>
  <w:style w:type="paragraph" w:styleId="ListBullet2">
    <w:name w:val="List Bullet 2"/>
    <w:basedOn w:val="Normal"/>
    <w:link w:val="ListBullet2Char"/>
    <w:rsid w:val="00675A63"/>
    <w:pPr>
      <w:numPr>
        <w:numId w:val="46"/>
      </w:numPr>
    </w:pPr>
  </w:style>
  <w:style w:type="paragraph" w:styleId="ListBullet3">
    <w:name w:val="List Bullet 3"/>
    <w:basedOn w:val="Normal"/>
    <w:link w:val="ListBullet3Char"/>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675A63"/>
    <w:rPr>
      <w:sz w:val="24"/>
    </w:rPr>
  </w:style>
  <w:style w:type="paragraph" w:customStyle="1" w:styleId="ListNumber1">
    <w:name w:val="List Number 1"/>
    <w:basedOn w:val="ListNumber"/>
    <w:link w:val="ListNumber1Char"/>
    <w:qFormat/>
    <w:rsid w:val="00675A63"/>
    <w:pPr>
      <w:contextualSpacing w:val="0"/>
    </w:pPr>
  </w:style>
  <w:style w:type="character" w:customStyle="1" w:styleId="ListNumber1Char">
    <w:name w:val="List Number 1 Char"/>
    <w:link w:val="ListNumber1"/>
    <w:rsid w:val="00675A63"/>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www.ihe.net/uploadedFiles/Documents/ITI/IHE_ITI_TF_Vol3.pdf" TargetMode="External"/><Relationship Id="rId26" Type="http://schemas.microsoft.com/office/2011/relationships/commentsExtended" Target="commentsExtended.xml"/><Relationship Id="rId21" Type="http://schemas.openxmlformats.org/officeDocument/2006/relationships/image" Target="media/image2.png"/><Relationship Id="rId47" Type="http://schemas.openxmlformats.org/officeDocument/2006/relationships/hyperlink" Target="https://wiki.ihe.net/index.php/Category:CDA" TargetMode="External"/><Relationship Id="rId50" Type="http://schemas.openxmlformats.org/officeDocument/2006/relationships/hyperlink" Target="https://wiki.ihe.net/index.php/Enabling_Document_Sharing_Using_IHE_Profiles" TargetMode="External"/><Relationship Id="rId55" Type="http://schemas.openxmlformats.org/officeDocument/2006/relationships/image" Target="media/image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openxmlformats.org/officeDocument/2006/relationships/hyperlink" Target="https://www.ihe.net/Technical_Framework/upload/IHE_ITI_White_Paper_XDS_Affinity_Domain_Template_TI_2008-12-02.pdf" TargetMode="External"/><Relationship Id="rId11" Type="http://schemas.openxmlformats.org/officeDocument/2006/relationships/hyperlink" Target="http://www.ihe.net/ITI_Public_Comments/" TargetMode="External"/><Relationship Id="rId24" Type="http://schemas.openxmlformats.org/officeDocument/2006/relationships/image" Target="media/image4.png"/><Relationship Id="rId32" Type="http://schemas.openxmlformats.org/officeDocument/2006/relationships/image" Target="media/image5.png"/><Relationship Id="rId53" Type="http://schemas.openxmlformats.org/officeDocument/2006/relationships/image" Target="media/image7.png"/><Relationship Id="rId58" Type="http://schemas.openxmlformats.org/officeDocument/2006/relationships/hyperlink" Target="https://www.ihe.net/resources/technical_frameworks/" TargetMode="External"/><Relationship Id="rId5" Type="http://schemas.openxmlformats.org/officeDocument/2006/relationships/webSettings" Target="webSettings.xml"/><Relationship Id="rId15" Type="http://schemas.openxmlformats.org/officeDocument/2006/relationships/hyperlink" Target="http://ihe.net/Profiles/" TargetMode="External"/><Relationship Id="rId23" Type="http://schemas.openxmlformats.org/officeDocument/2006/relationships/hyperlink" Target="https://www.ihe.net/uploadedFiles/Documents/ITI/IHE_ITI_Handbook_Metadata_Rev1-1_Pub_2018-08-20.pdf" TargetMode="External"/><Relationship Id="rId28" Type="http://schemas.openxmlformats.org/officeDocument/2006/relationships/hyperlink" Target="https://www.ihe.net/wp-content/uploads/Technical_Framework/upload/IHE_ITI_White-Paper_Enabling-doc-sharing-through-IHE-Profiles_Rev1-0_2012-01-24.pdf" TargetMode="External"/><Relationship Id="rId49" Type="http://schemas.openxmlformats.org/officeDocument/2006/relationships/hyperlink" Target="http://www.ihe.net/uploadedFiles/Documents/ITI/IHE_ITI_TF_Vol3.pdf" TargetMode="External"/><Relationship Id="rId57" Type="http://schemas.openxmlformats.org/officeDocument/2006/relationships/image" Target="media/image11.png"/><Relationship Id="rId61" Type="http://schemas.openxmlformats.org/officeDocument/2006/relationships/footer" Target="footer2.xml"/><Relationship Id="rId10" Type="http://schemas.openxmlformats.org/officeDocument/2006/relationships/hyperlink" Target="http://ihe.net/Public_Comment/" TargetMode="External"/><Relationship Id="rId19" Type="http://schemas.openxmlformats.org/officeDocument/2006/relationships/hyperlink" Target="https://www.ihe.net/wp-content/uploads/Technical_Framework/upload/IHE_ITI_White-Paper_Enabling-doc-sharing-through-IHE-Profiles_Rev1-0_2012-01-24.pdf" TargetMode="External"/><Relationship Id="rId31" Type="http://schemas.openxmlformats.org/officeDocument/2006/relationships/hyperlink" Target="http://archive.hl7.org/v3ballotarchive/v3ballot2008may/html/domains/uvcd/UVCD.htm" TargetMode="External"/><Relationship Id="rId52" Type="http://schemas.openxmlformats.org/officeDocument/2006/relationships/hyperlink" Target="http://oecdprivacy.org"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image" Target="media/image3.png"/><Relationship Id="rId27" Type="http://schemas.microsoft.com/office/2016/09/relationships/commentsIds" Target="commentsIds.xml"/><Relationship Id="rId30" Type="http://schemas.openxmlformats.org/officeDocument/2006/relationships/hyperlink" Target="https://www.ihe.net/uploadedFiles/Documents/ITI/IHE_ITI_Handbook_Metadata_Rev1-1_Pub_2018-08-20.pdf" TargetMode="External"/><Relationship Id="rId48" Type="http://schemas.openxmlformats.org/officeDocument/2006/relationships/hyperlink" Target="https://wiki.ihe.net/index.php/Category:FHIR-Doc" TargetMode="External"/><Relationship Id="rId56" Type="http://schemas.openxmlformats.org/officeDocument/2006/relationships/image" Target="media/image10.png"/><Relationship Id="rId64"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6.png"/><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comments" Target="comments.xml"/><Relationship Id="rId46" Type="http://schemas.openxmlformats.org/officeDocument/2006/relationships/image" Target="media/image50.png"/><Relationship Id="rId59" Type="http://schemas.openxmlformats.org/officeDocument/2006/relationships/header" Target="header1.xml"/><Relationship Id="rId20" Type="http://schemas.openxmlformats.org/officeDocument/2006/relationships/hyperlink" Target="https://www.ihe.net/Technical_Framework/upload/IHE_ITI_White_Paper_XDS_Affinity_Domain_Template_TI_2008-12-02.pdf" TargetMode="External"/><Relationship Id="rId54" Type="http://schemas.openxmlformats.org/officeDocument/2006/relationships/image" Target="media/image8.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F55B9-A2B1-4965-82CF-4866370B5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2735</TotalTime>
  <Pages>1</Pages>
  <Words>16524</Words>
  <Characters>94191</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IHE_ITI_Suppl_MHDS_Rev1-0_PC_2020-01-21</vt:lpstr>
    </vt:vector>
  </TitlesOfParts>
  <Company>IHE</Company>
  <LinksUpToDate>false</LinksUpToDate>
  <CharactersWithSpaces>110495</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IHE_ITI_Suppl_MHDS_Rev1-0_PC_2020-01-21</dc:title>
  <dc:subject>IHE ITI MHDS Supplement</dc:subject>
  <dc:creator>IHE ITI Technical Committee</dc:creator>
  <cp:keywords>IHE Supplement Template</cp:keywords>
  <cp:lastModifiedBy>John Moehrke</cp:lastModifiedBy>
  <cp:revision>27</cp:revision>
  <cp:lastPrinted>2012-05-01T14:26:00Z</cp:lastPrinted>
  <dcterms:created xsi:type="dcterms:W3CDTF">2019-12-04T02:18:00Z</dcterms:created>
  <dcterms:modified xsi:type="dcterms:W3CDTF">2020-02-18T22:23:00Z</dcterms:modified>
  <cp:category>IHE Supplement</cp:category>
</cp:coreProperties>
</file>
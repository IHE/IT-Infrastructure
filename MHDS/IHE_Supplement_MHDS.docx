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1238E9AD" w:rsidR="00503AE1" w:rsidRPr="00B00A38" w:rsidDel="001F7C10" w:rsidRDefault="00A219CF" w:rsidP="00060817">
      <w:pPr>
        <w:pStyle w:val="BodyText"/>
        <w:jc w:val="center"/>
        <w:rPr>
          <w:del w:id="0" w:author="John Moehrke" w:date="2020-05-04T11:17:00Z"/>
          <w:b/>
          <w:sz w:val="44"/>
        </w:rPr>
      </w:pPr>
      <w:r w:rsidRPr="00B00A38">
        <w:rPr>
          <w:b/>
          <w:sz w:val="44"/>
          <w:szCs w:val="44"/>
        </w:rPr>
        <w:t xml:space="preserve">Revision </w:t>
      </w:r>
      <w:r w:rsidR="00E61A97" w:rsidRPr="00B00A38">
        <w:rPr>
          <w:b/>
          <w:sz w:val="44"/>
          <w:szCs w:val="44"/>
        </w:rPr>
        <w:t>2</w:t>
      </w:r>
      <w:r w:rsidR="00B51436" w:rsidRPr="00B00A38">
        <w:rPr>
          <w:b/>
          <w:sz w:val="44"/>
          <w:szCs w:val="44"/>
        </w:rPr>
        <w:t>.</w:t>
      </w:r>
      <w:del w:id="1" w:author="John Moehrke" w:date="2020-05-03T19:28:00Z">
        <w:r w:rsidR="00B51436" w:rsidRPr="00B00A38" w:rsidDel="00A46631">
          <w:rPr>
            <w:b/>
            <w:sz w:val="44"/>
            <w:szCs w:val="44"/>
          </w:rPr>
          <w:delText>0</w:delText>
        </w:r>
      </w:del>
      <w:ins w:id="2" w:author="John Moehrke" w:date="2020-05-03T19:28:00Z">
        <w:r w:rsidR="00A46631">
          <w:rPr>
            <w:b/>
            <w:sz w:val="44"/>
            <w:szCs w:val="44"/>
          </w:rPr>
          <w:t>1</w:t>
        </w:r>
      </w:ins>
      <w:r w:rsidRPr="00B00A38">
        <w:rPr>
          <w:b/>
          <w:sz w:val="44"/>
          <w:szCs w:val="44"/>
        </w:rPr>
        <w:t xml:space="preserve"> – </w:t>
      </w:r>
      <w:r w:rsidR="00457DDC" w:rsidRPr="00B00A38">
        <w:rPr>
          <w:b/>
          <w:sz w:val="44"/>
          <w:szCs w:val="44"/>
        </w:rPr>
        <w:t>Draft for</w:t>
      </w:r>
      <w:r w:rsidR="00506C22" w:rsidRPr="00B00A38">
        <w:rPr>
          <w:b/>
          <w:sz w:val="44"/>
          <w:szCs w:val="44"/>
        </w:rPr>
        <w:t xml:space="preserve"> </w:t>
      </w:r>
      <w:del w:id="3" w:author="John Moehrke" w:date="2020-05-03T19:28:00Z">
        <w:r w:rsidR="00457DDC" w:rsidRPr="00B00A38" w:rsidDel="00A46631">
          <w:rPr>
            <w:b/>
            <w:sz w:val="44"/>
            <w:szCs w:val="44"/>
          </w:rPr>
          <w:delText>P</w:delText>
        </w:r>
        <w:r w:rsidR="00CF283F" w:rsidRPr="00B00A38" w:rsidDel="00A46631">
          <w:rPr>
            <w:b/>
            <w:sz w:val="44"/>
            <w:szCs w:val="44"/>
          </w:rPr>
          <w:delText>ublic Comment</w:delText>
        </w:r>
        <w:r w:rsidR="00503AE1" w:rsidRPr="00B00A38" w:rsidDel="00A46631">
          <w:rPr>
            <w:b/>
            <w:sz w:val="44"/>
            <w:szCs w:val="44"/>
          </w:rPr>
          <w:delText xml:space="preserve"> </w:delText>
        </w:r>
      </w:del>
      <w:ins w:id="4" w:author="John Moehrke" w:date="2020-05-03T19:28:00Z">
        <w:r w:rsidR="00A46631">
          <w:rPr>
            <w:b/>
            <w:sz w:val="44"/>
            <w:szCs w:val="44"/>
          </w:rPr>
          <w:t>Trial Implementation</w:t>
        </w:r>
      </w:ins>
    </w:p>
    <w:p w14:paraId="326E71FD" w14:textId="77777777" w:rsidR="00B51436" w:rsidRPr="00B00A38" w:rsidDel="001F7C10" w:rsidRDefault="00B51436" w:rsidP="001F7C10">
      <w:pPr>
        <w:pStyle w:val="BodyText"/>
        <w:rPr>
          <w:del w:id="5" w:author="John Moehrke" w:date="2020-05-04T11:17:00Z"/>
        </w:rPr>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19143FD" w:rsidR="00A910E1" w:rsidRPr="00B00A38" w:rsidRDefault="00A910E1" w:rsidP="00AC7C88">
      <w:pPr>
        <w:pStyle w:val="BodyText"/>
      </w:pPr>
      <w:r w:rsidRPr="00B00A38">
        <w:t>Date:</w:t>
      </w:r>
      <w:r w:rsidRPr="00B00A38">
        <w:tab/>
      </w:r>
      <w:r w:rsidRPr="00B00A38">
        <w:tab/>
      </w:r>
      <w:del w:id="6" w:author="John Moehrke" w:date="2020-05-03T19:28:00Z">
        <w:r w:rsidR="0078379D" w:rsidRPr="00B00A38" w:rsidDel="00A46631">
          <w:delText xml:space="preserve">March </w:delText>
        </w:r>
        <w:r w:rsidR="00B9180B" w:rsidDel="00A46631">
          <w:delText>5</w:delText>
        </w:r>
        <w:r w:rsidR="0078379D" w:rsidRPr="00B00A38" w:rsidDel="00A46631">
          <w:delText>,</w:delText>
        </w:r>
        <w:r w:rsidR="007C788C" w:rsidRPr="00B00A38" w:rsidDel="00A46631">
          <w:delText xml:space="preserve"> 2020</w:delText>
        </w:r>
      </w:del>
      <w:ins w:id="7" w:author="John Moehrke" w:date="2020-05-03T19:28:00Z">
        <w:r w:rsidR="00A46631">
          <w:t>May 3, 2020</w:t>
        </w:r>
      </w:ins>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4413A0BD" w:rsidR="00FB0A3D" w:rsidRPr="00B00A38" w:rsidRDefault="00FB0A3D" w:rsidP="00FB0A3D">
      <w:pPr>
        <w:pStyle w:val="EditorInstructions"/>
      </w:pPr>
      <w:r w:rsidRPr="00B00A38">
        <w:t xml:space="preserve">Amend Section </w:t>
      </w:r>
      <w:del w:id="8" w:author="John Moehrke" w:date="2020-05-04T11:16:00Z">
        <w:r w:rsidRPr="00B00A38" w:rsidDel="001F7C10">
          <w:delText>X.</w:delText>
        </w:r>
      </w:del>
      <w:ins w:id="9" w:author="John Moehrke" w:date="2020-05-04T11:16:00Z">
        <w:r w:rsidR="001F7C10">
          <w:t>50.</w:t>
        </w:r>
      </w:ins>
      <w:r w:rsidRPr="00B00A38">
        <w:t>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30CACF8C" w14:textId="73388084" w:rsidR="001F7C10"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9483533" w:history="1">
        <w:r w:rsidR="001F7C10" w:rsidRPr="00390413">
          <w:rPr>
            <w:rStyle w:val="Hyperlink"/>
            <w:noProof/>
          </w:rPr>
          <w:t>Introduction to this Supplement</w:t>
        </w:r>
        <w:r w:rsidR="001F7C10">
          <w:rPr>
            <w:noProof/>
            <w:webHidden/>
          </w:rPr>
          <w:tab/>
        </w:r>
        <w:r w:rsidR="001F7C10">
          <w:rPr>
            <w:noProof/>
            <w:webHidden/>
          </w:rPr>
          <w:fldChar w:fldCharType="begin"/>
        </w:r>
        <w:r w:rsidR="001F7C10">
          <w:rPr>
            <w:noProof/>
            <w:webHidden/>
          </w:rPr>
          <w:instrText xml:space="preserve"> PAGEREF _Toc39483533 \h </w:instrText>
        </w:r>
        <w:r w:rsidR="001F7C10">
          <w:rPr>
            <w:noProof/>
            <w:webHidden/>
          </w:rPr>
        </w:r>
        <w:r w:rsidR="001F7C10">
          <w:rPr>
            <w:noProof/>
            <w:webHidden/>
          </w:rPr>
          <w:fldChar w:fldCharType="separate"/>
        </w:r>
        <w:r w:rsidR="001F7C10">
          <w:rPr>
            <w:noProof/>
            <w:webHidden/>
          </w:rPr>
          <w:t>5</w:t>
        </w:r>
        <w:r w:rsidR="001F7C10">
          <w:rPr>
            <w:noProof/>
            <w:webHidden/>
          </w:rPr>
          <w:fldChar w:fldCharType="end"/>
        </w:r>
      </w:hyperlink>
    </w:p>
    <w:p w14:paraId="6F88F26B" w14:textId="5F183D69" w:rsidR="001F7C10" w:rsidRDefault="002C6AEB">
      <w:pPr>
        <w:pStyle w:val="TOC2"/>
        <w:rPr>
          <w:rFonts w:asciiTheme="minorHAnsi" w:eastAsiaTheme="minorEastAsia" w:hAnsiTheme="minorHAnsi" w:cstheme="minorBidi"/>
          <w:noProof/>
          <w:sz w:val="22"/>
          <w:szCs w:val="22"/>
        </w:rPr>
      </w:pPr>
      <w:hyperlink w:anchor="_Toc39483534" w:history="1">
        <w:r w:rsidR="001F7C10" w:rsidRPr="00390413">
          <w:rPr>
            <w:rStyle w:val="Hyperlink"/>
            <w:noProof/>
          </w:rPr>
          <w:t>Open Issues and Questions</w:t>
        </w:r>
        <w:r w:rsidR="001F7C10">
          <w:rPr>
            <w:noProof/>
            <w:webHidden/>
          </w:rPr>
          <w:tab/>
        </w:r>
        <w:r w:rsidR="001F7C10">
          <w:rPr>
            <w:noProof/>
            <w:webHidden/>
          </w:rPr>
          <w:fldChar w:fldCharType="begin"/>
        </w:r>
        <w:r w:rsidR="001F7C10">
          <w:rPr>
            <w:noProof/>
            <w:webHidden/>
          </w:rPr>
          <w:instrText xml:space="preserve"> PAGEREF _Toc39483534 \h </w:instrText>
        </w:r>
        <w:r w:rsidR="001F7C10">
          <w:rPr>
            <w:noProof/>
            <w:webHidden/>
          </w:rPr>
        </w:r>
        <w:r w:rsidR="001F7C10">
          <w:rPr>
            <w:noProof/>
            <w:webHidden/>
          </w:rPr>
          <w:fldChar w:fldCharType="separate"/>
        </w:r>
        <w:r w:rsidR="001F7C10">
          <w:rPr>
            <w:noProof/>
            <w:webHidden/>
          </w:rPr>
          <w:t>6</w:t>
        </w:r>
        <w:r w:rsidR="001F7C10">
          <w:rPr>
            <w:noProof/>
            <w:webHidden/>
          </w:rPr>
          <w:fldChar w:fldCharType="end"/>
        </w:r>
      </w:hyperlink>
    </w:p>
    <w:p w14:paraId="73C8D46D" w14:textId="27A98EF9" w:rsidR="001F7C10" w:rsidRDefault="002C6AEB">
      <w:pPr>
        <w:pStyle w:val="TOC2"/>
        <w:rPr>
          <w:rFonts w:asciiTheme="minorHAnsi" w:eastAsiaTheme="minorEastAsia" w:hAnsiTheme="minorHAnsi" w:cstheme="minorBidi"/>
          <w:noProof/>
          <w:sz w:val="22"/>
          <w:szCs w:val="22"/>
        </w:rPr>
      </w:pPr>
      <w:hyperlink w:anchor="_Toc39483535" w:history="1">
        <w:r w:rsidR="001F7C10" w:rsidRPr="00390413">
          <w:rPr>
            <w:rStyle w:val="Hyperlink"/>
            <w:noProof/>
          </w:rPr>
          <w:t>Closed Issues</w:t>
        </w:r>
        <w:r w:rsidR="001F7C10">
          <w:rPr>
            <w:noProof/>
            <w:webHidden/>
          </w:rPr>
          <w:tab/>
        </w:r>
        <w:r w:rsidR="001F7C10">
          <w:rPr>
            <w:noProof/>
            <w:webHidden/>
          </w:rPr>
          <w:fldChar w:fldCharType="begin"/>
        </w:r>
        <w:r w:rsidR="001F7C10">
          <w:rPr>
            <w:noProof/>
            <w:webHidden/>
          </w:rPr>
          <w:instrText xml:space="preserve"> PAGEREF _Toc39483535 \h </w:instrText>
        </w:r>
        <w:r w:rsidR="001F7C10">
          <w:rPr>
            <w:noProof/>
            <w:webHidden/>
          </w:rPr>
        </w:r>
        <w:r w:rsidR="001F7C10">
          <w:rPr>
            <w:noProof/>
            <w:webHidden/>
          </w:rPr>
          <w:fldChar w:fldCharType="separate"/>
        </w:r>
        <w:r w:rsidR="001F7C10">
          <w:rPr>
            <w:noProof/>
            <w:webHidden/>
          </w:rPr>
          <w:t>6</w:t>
        </w:r>
        <w:r w:rsidR="001F7C10">
          <w:rPr>
            <w:noProof/>
            <w:webHidden/>
          </w:rPr>
          <w:fldChar w:fldCharType="end"/>
        </w:r>
      </w:hyperlink>
    </w:p>
    <w:p w14:paraId="7A8A469D" w14:textId="753C8DD4" w:rsidR="001F7C10" w:rsidRDefault="002C6AEB">
      <w:pPr>
        <w:pStyle w:val="TOC1"/>
        <w:rPr>
          <w:rFonts w:asciiTheme="minorHAnsi" w:eastAsiaTheme="minorEastAsia" w:hAnsiTheme="minorHAnsi" w:cstheme="minorBidi"/>
          <w:noProof/>
          <w:sz w:val="22"/>
          <w:szCs w:val="22"/>
        </w:rPr>
      </w:pPr>
      <w:hyperlink w:anchor="_Toc39483536" w:history="1">
        <w:r w:rsidR="001F7C10" w:rsidRPr="00390413">
          <w:rPr>
            <w:rStyle w:val="Hyperlink"/>
            <w:noProof/>
          </w:rPr>
          <w:t>IHE Technical Frameworks General Introduction</w:t>
        </w:r>
        <w:r w:rsidR="001F7C10">
          <w:rPr>
            <w:noProof/>
            <w:webHidden/>
          </w:rPr>
          <w:tab/>
        </w:r>
        <w:r w:rsidR="001F7C10">
          <w:rPr>
            <w:noProof/>
            <w:webHidden/>
          </w:rPr>
          <w:fldChar w:fldCharType="begin"/>
        </w:r>
        <w:r w:rsidR="001F7C10">
          <w:rPr>
            <w:noProof/>
            <w:webHidden/>
          </w:rPr>
          <w:instrText xml:space="preserve"> PAGEREF _Toc39483536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5C40054" w14:textId="05CDF7FE" w:rsidR="001F7C10" w:rsidRDefault="002C6AEB">
      <w:pPr>
        <w:pStyle w:val="TOC1"/>
        <w:rPr>
          <w:rFonts w:asciiTheme="minorHAnsi" w:eastAsiaTheme="minorEastAsia" w:hAnsiTheme="minorHAnsi" w:cstheme="minorBidi"/>
          <w:noProof/>
          <w:sz w:val="22"/>
          <w:szCs w:val="22"/>
        </w:rPr>
      </w:pPr>
      <w:hyperlink w:anchor="_Toc39483537" w:history="1">
        <w:r w:rsidR="001F7C10" w:rsidRPr="00390413">
          <w:rPr>
            <w:rStyle w:val="Hyperlink"/>
            <w:noProof/>
          </w:rPr>
          <w:t>9</w:t>
        </w:r>
        <w:r w:rsidR="001F7C10">
          <w:rPr>
            <w:rFonts w:asciiTheme="minorHAnsi" w:eastAsiaTheme="minorEastAsia" w:hAnsiTheme="minorHAnsi" w:cstheme="minorBidi"/>
            <w:noProof/>
            <w:sz w:val="22"/>
            <w:szCs w:val="22"/>
          </w:rPr>
          <w:tab/>
        </w:r>
        <w:r w:rsidR="001F7C10" w:rsidRPr="00390413">
          <w:rPr>
            <w:rStyle w:val="Hyperlink"/>
            <w:noProof/>
          </w:rPr>
          <w:t>Copyright Licenses</w:t>
        </w:r>
        <w:r w:rsidR="001F7C10">
          <w:rPr>
            <w:noProof/>
            <w:webHidden/>
          </w:rPr>
          <w:tab/>
        </w:r>
        <w:r w:rsidR="001F7C10">
          <w:rPr>
            <w:noProof/>
            <w:webHidden/>
          </w:rPr>
          <w:fldChar w:fldCharType="begin"/>
        </w:r>
        <w:r w:rsidR="001F7C10">
          <w:rPr>
            <w:noProof/>
            <w:webHidden/>
          </w:rPr>
          <w:instrText xml:space="preserve"> PAGEREF _Toc39483537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6B4D63C4" w14:textId="4B4CC36A" w:rsidR="001F7C10" w:rsidRDefault="002C6AEB">
      <w:pPr>
        <w:pStyle w:val="TOC2"/>
        <w:tabs>
          <w:tab w:val="left" w:pos="1152"/>
        </w:tabs>
        <w:rPr>
          <w:rFonts w:asciiTheme="minorHAnsi" w:eastAsiaTheme="minorEastAsia" w:hAnsiTheme="minorHAnsi" w:cstheme="minorBidi"/>
          <w:noProof/>
          <w:sz w:val="22"/>
          <w:szCs w:val="22"/>
        </w:rPr>
      </w:pPr>
      <w:hyperlink w:anchor="_Toc39483538" w:history="1">
        <w:r w:rsidR="001F7C10" w:rsidRPr="00390413">
          <w:rPr>
            <w:rStyle w:val="Hyperlink"/>
            <w:noProof/>
          </w:rPr>
          <w:t>9.1</w:t>
        </w:r>
        <w:r w:rsidR="001F7C10">
          <w:rPr>
            <w:rFonts w:asciiTheme="minorHAnsi" w:eastAsiaTheme="minorEastAsia" w:hAnsiTheme="minorHAnsi" w:cstheme="minorBidi"/>
            <w:noProof/>
            <w:sz w:val="22"/>
            <w:szCs w:val="22"/>
          </w:rPr>
          <w:tab/>
        </w:r>
        <w:r w:rsidR="001F7C10" w:rsidRPr="00390413">
          <w:rPr>
            <w:rStyle w:val="Hyperlink"/>
            <w:noProof/>
          </w:rPr>
          <w:t>Copyright of Base Standards</w:t>
        </w:r>
        <w:r w:rsidR="001F7C10">
          <w:rPr>
            <w:noProof/>
            <w:webHidden/>
          </w:rPr>
          <w:tab/>
        </w:r>
        <w:r w:rsidR="001F7C10">
          <w:rPr>
            <w:noProof/>
            <w:webHidden/>
          </w:rPr>
          <w:fldChar w:fldCharType="begin"/>
        </w:r>
        <w:r w:rsidR="001F7C10">
          <w:rPr>
            <w:noProof/>
            <w:webHidden/>
          </w:rPr>
          <w:instrText xml:space="preserve"> PAGEREF _Toc39483538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12F93A76" w14:textId="70D2546C" w:rsidR="001F7C10" w:rsidRDefault="002C6AEB">
      <w:pPr>
        <w:pStyle w:val="TOC3"/>
        <w:tabs>
          <w:tab w:val="left" w:pos="1584"/>
        </w:tabs>
        <w:rPr>
          <w:rFonts w:asciiTheme="minorHAnsi" w:eastAsiaTheme="minorEastAsia" w:hAnsiTheme="minorHAnsi" w:cstheme="minorBidi"/>
          <w:noProof/>
          <w:sz w:val="22"/>
          <w:szCs w:val="22"/>
        </w:rPr>
      </w:pPr>
      <w:hyperlink w:anchor="_Toc39483539" w:history="1">
        <w:r w:rsidR="001F7C10" w:rsidRPr="00390413">
          <w:rPr>
            <w:rStyle w:val="Hyperlink"/>
            <w:noProof/>
          </w:rPr>
          <w:t>9.1.1</w:t>
        </w:r>
        <w:r w:rsidR="001F7C10">
          <w:rPr>
            <w:rFonts w:asciiTheme="minorHAnsi" w:eastAsiaTheme="minorEastAsia" w:hAnsiTheme="minorHAnsi" w:cstheme="minorBidi"/>
            <w:noProof/>
            <w:sz w:val="22"/>
            <w:szCs w:val="22"/>
          </w:rPr>
          <w:tab/>
        </w:r>
        <w:r w:rsidR="001F7C10" w:rsidRPr="00390413">
          <w:rPr>
            <w:rStyle w:val="Hyperlink"/>
            <w:noProof/>
          </w:rPr>
          <w:t>DICOM (Digital Imaging and Communications in Medicine)</w:t>
        </w:r>
        <w:r w:rsidR="001F7C10">
          <w:rPr>
            <w:noProof/>
            <w:webHidden/>
          </w:rPr>
          <w:tab/>
        </w:r>
        <w:r w:rsidR="001F7C10">
          <w:rPr>
            <w:noProof/>
            <w:webHidden/>
          </w:rPr>
          <w:fldChar w:fldCharType="begin"/>
        </w:r>
        <w:r w:rsidR="001F7C10">
          <w:rPr>
            <w:noProof/>
            <w:webHidden/>
          </w:rPr>
          <w:instrText xml:space="preserve"> PAGEREF _Toc39483539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7E4475D7" w14:textId="40E4B76F" w:rsidR="001F7C10" w:rsidRDefault="002C6AEB">
      <w:pPr>
        <w:pStyle w:val="TOC3"/>
        <w:tabs>
          <w:tab w:val="left" w:pos="1584"/>
        </w:tabs>
        <w:rPr>
          <w:rFonts w:asciiTheme="minorHAnsi" w:eastAsiaTheme="minorEastAsia" w:hAnsiTheme="minorHAnsi" w:cstheme="minorBidi"/>
          <w:noProof/>
          <w:sz w:val="22"/>
          <w:szCs w:val="22"/>
        </w:rPr>
      </w:pPr>
      <w:hyperlink w:anchor="_Toc39483540" w:history="1">
        <w:r w:rsidR="001F7C10" w:rsidRPr="00390413">
          <w:rPr>
            <w:rStyle w:val="Hyperlink"/>
            <w:noProof/>
          </w:rPr>
          <w:t>9.1.2</w:t>
        </w:r>
        <w:r w:rsidR="001F7C10">
          <w:rPr>
            <w:rFonts w:asciiTheme="minorHAnsi" w:eastAsiaTheme="minorEastAsia" w:hAnsiTheme="minorHAnsi" w:cstheme="minorBidi"/>
            <w:noProof/>
            <w:sz w:val="22"/>
            <w:szCs w:val="22"/>
          </w:rPr>
          <w:tab/>
        </w:r>
        <w:r w:rsidR="001F7C10" w:rsidRPr="00390413">
          <w:rPr>
            <w:rStyle w:val="Hyperlink"/>
            <w:noProof/>
          </w:rPr>
          <w:t>HL7 (Health Level Seven)</w:t>
        </w:r>
        <w:r w:rsidR="001F7C10">
          <w:rPr>
            <w:noProof/>
            <w:webHidden/>
          </w:rPr>
          <w:tab/>
        </w:r>
        <w:r w:rsidR="001F7C10">
          <w:rPr>
            <w:noProof/>
            <w:webHidden/>
          </w:rPr>
          <w:fldChar w:fldCharType="begin"/>
        </w:r>
        <w:r w:rsidR="001F7C10">
          <w:rPr>
            <w:noProof/>
            <w:webHidden/>
          </w:rPr>
          <w:instrText xml:space="preserve"> PAGEREF _Toc39483540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369A30E" w14:textId="73F9908D" w:rsidR="001F7C10" w:rsidRDefault="002C6AEB">
      <w:pPr>
        <w:pStyle w:val="TOC3"/>
        <w:tabs>
          <w:tab w:val="left" w:pos="1584"/>
        </w:tabs>
        <w:rPr>
          <w:rFonts w:asciiTheme="minorHAnsi" w:eastAsiaTheme="minorEastAsia" w:hAnsiTheme="minorHAnsi" w:cstheme="minorBidi"/>
          <w:noProof/>
          <w:sz w:val="22"/>
          <w:szCs w:val="22"/>
        </w:rPr>
      </w:pPr>
      <w:hyperlink w:anchor="_Toc39483541" w:history="1">
        <w:r w:rsidR="001F7C10" w:rsidRPr="00390413">
          <w:rPr>
            <w:rStyle w:val="Hyperlink"/>
            <w:noProof/>
          </w:rPr>
          <w:t>9.1.3</w:t>
        </w:r>
        <w:r w:rsidR="001F7C10">
          <w:rPr>
            <w:rFonts w:asciiTheme="minorHAnsi" w:eastAsiaTheme="minorEastAsia" w:hAnsiTheme="minorHAnsi" w:cstheme="minorBidi"/>
            <w:noProof/>
            <w:sz w:val="22"/>
            <w:szCs w:val="22"/>
          </w:rPr>
          <w:tab/>
        </w:r>
        <w:r w:rsidR="001F7C10" w:rsidRPr="00390413">
          <w:rPr>
            <w:rStyle w:val="Hyperlink"/>
            <w:noProof/>
          </w:rPr>
          <w:t>LOINC (Logical Observation Identifiers Names and Codes)</w:t>
        </w:r>
        <w:r w:rsidR="001F7C10">
          <w:rPr>
            <w:noProof/>
            <w:webHidden/>
          </w:rPr>
          <w:tab/>
        </w:r>
        <w:r w:rsidR="001F7C10">
          <w:rPr>
            <w:noProof/>
            <w:webHidden/>
          </w:rPr>
          <w:fldChar w:fldCharType="begin"/>
        </w:r>
        <w:r w:rsidR="001F7C10">
          <w:rPr>
            <w:noProof/>
            <w:webHidden/>
          </w:rPr>
          <w:instrText xml:space="preserve"> PAGEREF _Toc39483541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6A123EF" w14:textId="29B0F4DE" w:rsidR="001F7C10" w:rsidRDefault="002C6AEB">
      <w:pPr>
        <w:pStyle w:val="TOC3"/>
        <w:tabs>
          <w:tab w:val="left" w:pos="1584"/>
        </w:tabs>
        <w:rPr>
          <w:rFonts w:asciiTheme="minorHAnsi" w:eastAsiaTheme="minorEastAsia" w:hAnsiTheme="minorHAnsi" w:cstheme="minorBidi"/>
          <w:noProof/>
          <w:sz w:val="22"/>
          <w:szCs w:val="22"/>
        </w:rPr>
      </w:pPr>
      <w:hyperlink w:anchor="_Toc39483542" w:history="1">
        <w:r w:rsidR="001F7C10" w:rsidRPr="00390413">
          <w:rPr>
            <w:rStyle w:val="Hyperlink"/>
            <w:noProof/>
          </w:rPr>
          <w:t>9.1.4</w:t>
        </w:r>
        <w:r w:rsidR="001F7C10">
          <w:rPr>
            <w:rFonts w:asciiTheme="minorHAnsi" w:eastAsiaTheme="minorEastAsia" w:hAnsiTheme="minorHAnsi" w:cstheme="minorBidi"/>
            <w:noProof/>
            <w:sz w:val="22"/>
            <w:szCs w:val="22"/>
          </w:rPr>
          <w:tab/>
        </w:r>
        <w:r w:rsidR="001F7C10" w:rsidRPr="00390413">
          <w:rPr>
            <w:rStyle w:val="Hyperlink"/>
            <w:noProof/>
          </w:rPr>
          <w:t>SNOMED CT (Systematized Nomenclature of Medicine -- Clinical Terms)</w:t>
        </w:r>
        <w:r w:rsidR="001F7C10">
          <w:rPr>
            <w:noProof/>
            <w:webHidden/>
          </w:rPr>
          <w:tab/>
        </w:r>
        <w:r w:rsidR="001F7C10">
          <w:rPr>
            <w:noProof/>
            <w:webHidden/>
          </w:rPr>
          <w:fldChar w:fldCharType="begin"/>
        </w:r>
        <w:r w:rsidR="001F7C10">
          <w:rPr>
            <w:noProof/>
            <w:webHidden/>
          </w:rPr>
          <w:instrText xml:space="preserve"> PAGEREF _Toc39483542 \h </w:instrText>
        </w:r>
        <w:r w:rsidR="001F7C10">
          <w:rPr>
            <w:noProof/>
            <w:webHidden/>
          </w:rPr>
        </w:r>
        <w:r w:rsidR="001F7C10">
          <w:rPr>
            <w:noProof/>
            <w:webHidden/>
          </w:rPr>
          <w:fldChar w:fldCharType="separate"/>
        </w:r>
        <w:r w:rsidR="001F7C10">
          <w:rPr>
            <w:noProof/>
            <w:webHidden/>
          </w:rPr>
          <w:t>9</w:t>
        </w:r>
        <w:r w:rsidR="001F7C10">
          <w:rPr>
            <w:noProof/>
            <w:webHidden/>
          </w:rPr>
          <w:fldChar w:fldCharType="end"/>
        </w:r>
      </w:hyperlink>
    </w:p>
    <w:p w14:paraId="0EEC451E" w14:textId="5B4854B2" w:rsidR="001F7C10" w:rsidRDefault="002C6AEB">
      <w:pPr>
        <w:pStyle w:val="TOC1"/>
        <w:rPr>
          <w:rFonts w:asciiTheme="minorHAnsi" w:eastAsiaTheme="minorEastAsia" w:hAnsiTheme="minorHAnsi" w:cstheme="minorBidi"/>
          <w:noProof/>
          <w:sz w:val="22"/>
          <w:szCs w:val="22"/>
        </w:rPr>
      </w:pPr>
      <w:hyperlink w:anchor="_Toc39483543" w:history="1">
        <w:r w:rsidR="001F7C10" w:rsidRPr="00390413">
          <w:rPr>
            <w:rStyle w:val="Hyperlink"/>
            <w:noProof/>
          </w:rPr>
          <w:t>10</w:t>
        </w:r>
        <w:r w:rsidR="001F7C10">
          <w:rPr>
            <w:rFonts w:asciiTheme="minorHAnsi" w:eastAsiaTheme="minorEastAsia" w:hAnsiTheme="minorHAnsi" w:cstheme="minorBidi"/>
            <w:noProof/>
            <w:sz w:val="22"/>
            <w:szCs w:val="22"/>
          </w:rPr>
          <w:tab/>
        </w:r>
        <w:r w:rsidR="001F7C10" w:rsidRPr="00390413">
          <w:rPr>
            <w:rStyle w:val="Hyperlink"/>
            <w:noProof/>
          </w:rPr>
          <w:t>Trademark</w:t>
        </w:r>
        <w:r w:rsidR="001F7C10">
          <w:rPr>
            <w:noProof/>
            <w:webHidden/>
          </w:rPr>
          <w:tab/>
        </w:r>
        <w:r w:rsidR="001F7C10">
          <w:rPr>
            <w:noProof/>
            <w:webHidden/>
          </w:rPr>
          <w:fldChar w:fldCharType="begin"/>
        </w:r>
        <w:r w:rsidR="001F7C10">
          <w:rPr>
            <w:noProof/>
            <w:webHidden/>
          </w:rPr>
          <w:instrText xml:space="preserve"> PAGEREF _Toc39483543 \h </w:instrText>
        </w:r>
        <w:r w:rsidR="001F7C10">
          <w:rPr>
            <w:noProof/>
            <w:webHidden/>
          </w:rPr>
        </w:r>
        <w:r w:rsidR="001F7C10">
          <w:rPr>
            <w:noProof/>
            <w:webHidden/>
          </w:rPr>
          <w:fldChar w:fldCharType="separate"/>
        </w:r>
        <w:r w:rsidR="001F7C10">
          <w:rPr>
            <w:noProof/>
            <w:webHidden/>
          </w:rPr>
          <w:t>9</w:t>
        </w:r>
        <w:r w:rsidR="001F7C10">
          <w:rPr>
            <w:noProof/>
            <w:webHidden/>
          </w:rPr>
          <w:fldChar w:fldCharType="end"/>
        </w:r>
      </w:hyperlink>
    </w:p>
    <w:p w14:paraId="192459B5" w14:textId="380E330E" w:rsidR="001F7C10" w:rsidRDefault="002C6AEB">
      <w:pPr>
        <w:pStyle w:val="TOC1"/>
        <w:rPr>
          <w:rFonts w:asciiTheme="minorHAnsi" w:eastAsiaTheme="minorEastAsia" w:hAnsiTheme="minorHAnsi" w:cstheme="minorBidi"/>
          <w:noProof/>
          <w:sz w:val="22"/>
          <w:szCs w:val="22"/>
        </w:rPr>
      </w:pPr>
      <w:hyperlink w:anchor="_Toc39483544" w:history="1">
        <w:r w:rsidR="001F7C10" w:rsidRPr="00390413">
          <w:rPr>
            <w:rStyle w:val="Hyperlink"/>
            <w:noProof/>
          </w:rPr>
          <w:t>IHE Technical Frameworks General Introduction Appendices</w:t>
        </w:r>
        <w:r w:rsidR="001F7C10">
          <w:rPr>
            <w:noProof/>
            <w:webHidden/>
          </w:rPr>
          <w:tab/>
        </w:r>
        <w:r w:rsidR="001F7C10">
          <w:rPr>
            <w:noProof/>
            <w:webHidden/>
          </w:rPr>
          <w:fldChar w:fldCharType="begin"/>
        </w:r>
        <w:r w:rsidR="001F7C10">
          <w:rPr>
            <w:noProof/>
            <w:webHidden/>
          </w:rPr>
          <w:instrText xml:space="preserve"> PAGEREF _Toc39483544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22922503" w14:textId="05660714" w:rsidR="001F7C10" w:rsidRDefault="002C6AEB">
      <w:pPr>
        <w:pStyle w:val="TOC1"/>
        <w:rPr>
          <w:rFonts w:asciiTheme="minorHAnsi" w:eastAsiaTheme="minorEastAsia" w:hAnsiTheme="minorHAnsi" w:cstheme="minorBidi"/>
          <w:noProof/>
          <w:sz w:val="22"/>
          <w:szCs w:val="22"/>
        </w:rPr>
      </w:pPr>
      <w:hyperlink w:anchor="_Toc39483545" w:history="1">
        <w:r w:rsidR="001F7C10" w:rsidRPr="00390413">
          <w:rPr>
            <w:rStyle w:val="Hyperlink"/>
            <w:noProof/>
          </w:rPr>
          <w:t>Appendix A – Actor Summary Definitions</w:t>
        </w:r>
        <w:r w:rsidR="001F7C10">
          <w:rPr>
            <w:noProof/>
            <w:webHidden/>
          </w:rPr>
          <w:tab/>
        </w:r>
        <w:r w:rsidR="001F7C10">
          <w:rPr>
            <w:noProof/>
            <w:webHidden/>
          </w:rPr>
          <w:fldChar w:fldCharType="begin"/>
        </w:r>
        <w:r w:rsidR="001F7C10">
          <w:rPr>
            <w:noProof/>
            <w:webHidden/>
          </w:rPr>
          <w:instrText xml:space="preserve"> PAGEREF _Toc39483545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5BA296AA" w14:textId="12CFEB15" w:rsidR="001F7C10" w:rsidRDefault="002C6AEB">
      <w:pPr>
        <w:pStyle w:val="TOC1"/>
        <w:rPr>
          <w:rFonts w:asciiTheme="minorHAnsi" w:eastAsiaTheme="minorEastAsia" w:hAnsiTheme="minorHAnsi" w:cstheme="minorBidi"/>
          <w:noProof/>
          <w:sz w:val="22"/>
          <w:szCs w:val="22"/>
        </w:rPr>
      </w:pPr>
      <w:hyperlink w:anchor="_Toc39483546" w:history="1">
        <w:r w:rsidR="001F7C10" w:rsidRPr="00390413">
          <w:rPr>
            <w:rStyle w:val="Hyperlink"/>
            <w:noProof/>
          </w:rPr>
          <w:t>Appendix B – Transaction Summary Definitions</w:t>
        </w:r>
        <w:r w:rsidR="001F7C10">
          <w:rPr>
            <w:noProof/>
            <w:webHidden/>
          </w:rPr>
          <w:tab/>
        </w:r>
        <w:r w:rsidR="001F7C10">
          <w:rPr>
            <w:noProof/>
            <w:webHidden/>
          </w:rPr>
          <w:fldChar w:fldCharType="begin"/>
        </w:r>
        <w:r w:rsidR="001F7C10">
          <w:rPr>
            <w:noProof/>
            <w:webHidden/>
          </w:rPr>
          <w:instrText xml:space="preserve"> PAGEREF _Toc39483546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077AE8E7" w14:textId="146FA152" w:rsidR="001F7C10" w:rsidRDefault="002C6AEB">
      <w:pPr>
        <w:pStyle w:val="TOC1"/>
        <w:rPr>
          <w:rFonts w:asciiTheme="minorHAnsi" w:eastAsiaTheme="minorEastAsia" w:hAnsiTheme="minorHAnsi" w:cstheme="minorBidi"/>
          <w:noProof/>
          <w:sz w:val="22"/>
          <w:szCs w:val="22"/>
        </w:rPr>
      </w:pPr>
      <w:hyperlink w:anchor="_Toc39483547" w:history="1">
        <w:r w:rsidR="001F7C10" w:rsidRPr="00390413">
          <w:rPr>
            <w:rStyle w:val="Hyperlink"/>
            <w:noProof/>
          </w:rPr>
          <w:t>Appendix D – Glossary</w:t>
        </w:r>
        <w:r w:rsidR="001F7C10">
          <w:rPr>
            <w:noProof/>
            <w:webHidden/>
          </w:rPr>
          <w:tab/>
        </w:r>
        <w:r w:rsidR="001F7C10">
          <w:rPr>
            <w:noProof/>
            <w:webHidden/>
          </w:rPr>
          <w:fldChar w:fldCharType="begin"/>
        </w:r>
        <w:r w:rsidR="001F7C10">
          <w:rPr>
            <w:noProof/>
            <w:webHidden/>
          </w:rPr>
          <w:instrText xml:space="preserve"> PAGEREF _Toc39483547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1145A409" w14:textId="7088EDB5" w:rsidR="001F7C10" w:rsidRDefault="002C6AEB">
      <w:pPr>
        <w:pStyle w:val="TOC1"/>
        <w:rPr>
          <w:rFonts w:asciiTheme="minorHAnsi" w:eastAsiaTheme="minorEastAsia" w:hAnsiTheme="minorHAnsi" w:cstheme="minorBidi"/>
          <w:noProof/>
          <w:sz w:val="22"/>
          <w:szCs w:val="22"/>
        </w:rPr>
      </w:pPr>
      <w:hyperlink w:anchor="_Toc39483548" w:history="1">
        <w:r w:rsidR="001F7C10" w:rsidRPr="00390413">
          <w:rPr>
            <w:rStyle w:val="Hyperlink"/>
            <w:noProof/>
          </w:rPr>
          <w:t>Volume 1 – Profiles</w:t>
        </w:r>
        <w:r w:rsidR="001F7C10">
          <w:rPr>
            <w:noProof/>
            <w:webHidden/>
          </w:rPr>
          <w:tab/>
        </w:r>
        <w:r w:rsidR="001F7C10">
          <w:rPr>
            <w:noProof/>
            <w:webHidden/>
          </w:rPr>
          <w:fldChar w:fldCharType="begin"/>
        </w:r>
        <w:r w:rsidR="001F7C10">
          <w:rPr>
            <w:noProof/>
            <w:webHidden/>
          </w:rPr>
          <w:instrText xml:space="preserve"> PAGEREF _Toc39483548 \h </w:instrText>
        </w:r>
        <w:r w:rsidR="001F7C10">
          <w:rPr>
            <w:noProof/>
            <w:webHidden/>
          </w:rPr>
        </w:r>
        <w:r w:rsidR="001F7C10">
          <w:rPr>
            <w:noProof/>
            <w:webHidden/>
          </w:rPr>
          <w:fldChar w:fldCharType="separate"/>
        </w:r>
        <w:r w:rsidR="001F7C10">
          <w:rPr>
            <w:noProof/>
            <w:webHidden/>
          </w:rPr>
          <w:t>11</w:t>
        </w:r>
        <w:r w:rsidR="001F7C10">
          <w:rPr>
            <w:noProof/>
            <w:webHidden/>
          </w:rPr>
          <w:fldChar w:fldCharType="end"/>
        </w:r>
      </w:hyperlink>
    </w:p>
    <w:p w14:paraId="37B2B700" w14:textId="317EFB86" w:rsidR="001F7C10" w:rsidRDefault="002C6AEB">
      <w:pPr>
        <w:pStyle w:val="TOC1"/>
        <w:rPr>
          <w:rFonts w:asciiTheme="minorHAnsi" w:eastAsiaTheme="minorEastAsia" w:hAnsiTheme="minorHAnsi" w:cstheme="minorBidi"/>
          <w:noProof/>
          <w:sz w:val="22"/>
          <w:szCs w:val="22"/>
        </w:rPr>
      </w:pPr>
      <w:hyperlink w:anchor="_Toc39483549" w:history="1">
        <w:r w:rsidR="001F7C10" w:rsidRPr="00390413">
          <w:rPr>
            <w:rStyle w:val="Hyperlink"/>
            <w:noProof/>
          </w:rPr>
          <w:t>X Document Sharing Exchange on FHIR (MHDS) Profile</w:t>
        </w:r>
        <w:r w:rsidR="001F7C10">
          <w:rPr>
            <w:noProof/>
            <w:webHidden/>
          </w:rPr>
          <w:tab/>
        </w:r>
        <w:r w:rsidR="001F7C10">
          <w:rPr>
            <w:noProof/>
            <w:webHidden/>
          </w:rPr>
          <w:fldChar w:fldCharType="begin"/>
        </w:r>
        <w:r w:rsidR="001F7C10">
          <w:rPr>
            <w:noProof/>
            <w:webHidden/>
          </w:rPr>
          <w:instrText xml:space="preserve"> PAGEREF _Toc39483549 \h </w:instrText>
        </w:r>
        <w:r w:rsidR="001F7C10">
          <w:rPr>
            <w:noProof/>
            <w:webHidden/>
          </w:rPr>
        </w:r>
        <w:r w:rsidR="001F7C10">
          <w:rPr>
            <w:noProof/>
            <w:webHidden/>
          </w:rPr>
          <w:fldChar w:fldCharType="separate"/>
        </w:r>
        <w:r w:rsidR="001F7C10">
          <w:rPr>
            <w:noProof/>
            <w:webHidden/>
          </w:rPr>
          <w:t>12</w:t>
        </w:r>
        <w:r w:rsidR="001F7C10">
          <w:rPr>
            <w:noProof/>
            <w:webHidden/>
          </w:rPr>
          <w:fldChar w:fldCharType="end"/>
        </w:r>
      </w:hyperlink>
    </w:p>
    <w:p w14:paraId="5E234AA6" w14:textId="278EA28D" w:rsidR="001F7C10" w:rsidRDefault="002C6AEB">
      <w:pPr>
        <w:pStyle w:val="TOC2"/>
        <w:rPr>
          <w:rFonts w:asciiTheme="minorHAnsi" w:eastAsiaTheme="minorEastAsia" w:hAnsiTheme="minorHAnsi" w:cstheme="minorBidi"/>
          <w:noProof/>
          <w:sz w:val="22"/>
          <w:szCs w:val="22"/>
        </w:rPr>
      </w:pPr>
      <w:hyperlink w:anchor="_Toc39483550" w:history="1">
        <w:r w:rsidR="001F7C10" w:rsidRPr="00390413">
          <w:rPr>
            <w:rStyle w:val="Hyperlink"/>
            <w:noProof/>
          </w:rPr>
          <w:t>50.1 MHDS Actors, Transactions, and Content Modules</w:t>
        </w:r>
        <w:r w:rsidR="001F7C10">
          <w:rPr>
            <w:noProof/>
            <w:webHidden/>
          </w:rPr>
          <w:tab/>
        </w:r>
        <w:r w:rsidR="001F7C10">
          <w:rPr>
            <w:noProof/>
            <w:webHidden/>
          </w:rPr>
          <w:fldChar w:fldCharType="begin"/>
        </w:r>
        <w:r w:rsidR="001F7C10">
          <w:rPr>
            <w:noProof/>
            <w:webHidden/>
          </w:rPr>
          <w:instrText xml:space="preserve"> PAGEREF _Toc39483550 \h </w:instrText>
        </w:r>
        <w:r w:rsidR="001F7C10">
          <w:rPr>
            <w:noProof/>
            <w:webHidden/>
          </w:rPr>
        </w:r>
        <w:r w:rsidR="001F7C10">
          <w:rPr>
            <w:noProof/>
            <w:webHidden/>
          </w:rPr>
          <w:fldChar w:fldCharType="separate"/>
        </w:r>
        <w:r w:rsidR="001F7C10">
          <w:rPr>
            <w:noProof/>
            <w:webHidden/>
          </w:rPr>
          <w:t>14</w:t>
        </w:r>
        <w:r w:rsidR="001F7C10">
          <w:rPr>
            <w:noProof/>
            <w:webHidden/>
          </w:rPr>
          <w:fldChar w:fldCharType="end"/>
        </w:r>
      </w:hyperlink>
    </w:p>
    <w:p w14:paraId="0AF39F5F" w14:textId="6775DBA7" w:rsidR="001F7C10" w:rsidRDefault="002C6AEB">
      <w:pPr>
        <w:pStyle w:val="TOC3"/>
        <w:rPr>
          <w:rFonts w:asciiTheme="minorHAnsi" w:eastAsiaTheme="minorEastAsia" w:hAnsiTheme="minorHAnsi" w:cstheme="minorBidi"/>
          <w:noProof/>
          <w:sz w:val="22"/>
          <w:szCs w:val="22"/>
        </w:rPr>
      </w:pPr>
      <w:hyperlink w:anchor="_Toc39483551" w:history="1">
        <w:r w:rsidR="001F7C10" w:rsidRPr="00390413">
          <w:rPr>
            <w:rStyle w:val="Hyperlink"/>
            <w:bCs/>
            <w:noProof/>
          </w:rPr>
          <w:t>50.1.1 Actor Descriptions and Actor Profile Requirements</w:t>
        </w:r>
        <w:r w:rsidR="001F7C10">
          <w:rPr>
            <w:noProof/>
            <w:webHidden/>
          </w:rPr>
          <w:tab/>
        </w:r>
        <w:r w:rsidR="001F7C10">
          <w:rPr>
            <w:noProof/>
            <w:webHidden/>
          </w:rPr>
          <w:fldChar w:fldCharType="begin"/>
        </w:r>
        <w:r w:rsidR="001F7C10">
          <w:rPr>
            <w:noProof/>
            <w:webHidden/>
          </w:rPr>
          <w:instrText xml:space="preserve"> PAGEREF _Toc39483551 \h </w:instrText>
        </w:r>
        <w:r w:rsidR="001F7C10">
          <w:rPr>
            <w:noProof/>
            <w:webHidden/>
          </w:rPr>
        </w:r>
        <w:r w:rsidR="001F7C10">
          <w:rPr>
            <w:noProof/>
            <w:webHidden/>
          </w:rPr>
          <w:fldChar w:fldCharType="separate"/>
        </w:r>
        <w:r w:rsidR="001F7C10">
          <w:rPr>
            <w:noProof/>
            <w:webHidden/>
          </w:rPr>
          <w:t>17</w:t>
        </w:r>
        <w:r w:rsidR="001F7C10">
          <w:rPr>
            <w:noProof/>
            <w:webHidden/>
          </w:rPr>
          <w:fldChar w:fldCharType="end"/>
        </w:r>
      </w:hyperlink>
    </w:p>
    <w:p w14:paraId="3F35A38D" w14:textId="52BB0B61" w:rsidR="001F7C10" w:rsidRDefault="002C6AEB">
      <w:pPr>
        <w:pStyle w:val="TOC4"/>
        <w:rPr>
          <w:rFonts w:asciiTheme="minorHAnsi" w:eastAsiaTheme="minorEastAsia" w:hAnsiTheme="minorHAnsi" w:cstheme="minorBidi"/>
          <w:noProof/>
          <w:sz w:val="22"/>
          <w:szCs w:val="22"/>
        </w:rPr>
      </w:pPr>
      <w:hyperlink w:anchor="_Toc39483552" w:history="1">
        <w:r w:rsidR="001F7C10" w:rsidRPr="00390413">
          <w:rPr>
            <w:rStyle w:val="Hyperlink"/>
            <w:noProof/>
          </w:rPr>
          <w:t>50.1.1.1 Document Registry</w:t>
        </w:r>
        <w:r w:rsidR="001F7C10">
          <w:rPr>
            <w:noProof/>
            <w:webHidden/>
          </w:rPr>
          <w:tab/>
        </w:r>
        <w:r w:rsidR="001F7C10">
          <w:rPr>
            <w:noProof/>
            <w:webHidden/>
          </w:rPr>
          <w:fldChar w:fldCharType="begin"/>
        </w:r>
        <w:r w:rsidR="001F7C10">
          <w:rPr>
            <w:noProof/>
            <w:webHidden/>
          </w:rPr>
          <w:instrText xml:space="preserve"> PAGEREF _Toc39483552 \h </w:instrText>
        </w:r>
        <w:r w:rsidR="001F7C10">
          <w:rPr>
            <w:noProof/>
            <w:webHidden/>
          </w:rPr>
        </w:r>
        <w:r w:rsidR="001F7C10">
          <w:rPr>
            <w:noProof/>
            <w:webHidden/>
          </w:rPr>
          <w:fldChar w:fldCharType="separate"/>
        </w:r>
        <w:r w:rsidR="001F7C10">
          <w:rPr>
            <w:noProof/>
            <w:webHidden/>
          </w:rPr>
          <w:t>17</w:t>
        </w:r>
        <w:r w:rsidR="001F7C10">
          <w:rPr>
            <w:noProof/>
            <w:webHidden/>
          </w:rPr>
          <w:fldChar w:fldCharType="end"/>
        </w:r>
      </w:hyperlink>
    </w:p>
    <w:p w14:paraId="07D0403A" w14:textId="0E2EBF30" w:rsidR="001F7C10" w:rsidRDefault="002C6AEB">
      <w:pPr>
        <w:pStyle w:val="TOC5"/>
        <w:rPr>
          <w:rFonts w:asciiTheme="minorHAnsi" w:eastAsiaTheme="minorEastAsia" w:hAnsiTheme="minorHAnsi" w:cstheme="minorBidi"/>
          <w:noProof/>
          <w:sz w:val="22"/>
          <w:szCs w:val="22"/>
        </w:rPr>
      </w:pPr>
      <w:hyperlink w:anchor="_Toc39483553" w:history="1">
        <w:r w:rsidR="001F7C10" w:rsidRPr="00390413">
          <w:rPr>
            <w:rStyle w:val="Hyperlink"/>
            <w:noProof/>
          </w:rPr>
          <w:t>50.1.1.1.1 When the grouped MHD Document Recipient – is triggered</w:t>
        </w:r>
        <w:r w:rsidR="001F7C10">
          <w:rPr>
            <w:noProof/>
            <w:webHidden/>
          </w:rPr>
          <w:tab/>
        </w:r>
        <w:r w:rsidR="001F7C10">
          <w:rPr>
            <w:noProof/>
            <w:webHidden/>
          </w:rPr>
          <w:fldChar w:fldCharType="begin"/>
        </w:r>
        <w:r w:rsidR="001F7C10">
          <w:rPr>
            <w:noProof/>
            <w:webHidden/>
          </w:rPr>
          <w:instrText xml:space="preserve"> PAGEREF _Toc39483553 \h </w:instrText>
        </w:r>
        <w:r w:rsidR="001F7C10">
          <w:rPr>
            <w:noProof/>
            <w:webHidden/>
          </w:rPr>
        </w:r>
        <w:r w:rsidR="001F7C10">
          <w:rPr>
            <w:noProof/>
            <w:webHidden/>
          </w:rPr>
          <w:fldChar w:fldCharType="separate"/>
        </w:r>
        <w:r w:rsidR="001F7C10">
          <w:rPr>
            <w:noProof/>
            <w:webHidden/>
          </w:rPr>
          <w:t>18</w:t>
        </w:r>
        <w:r w:rsidR="001F7C10">
          <w:rPr>
            <w:noProof/>
            <w:webHidden/>
          </w:rPr>
          <w:fldChar w:fldCharType="end"/>
        </w:r>
      </w:hyperlink>
    </w:p>
    <w:p w14:paraId="5B3CA90A" w14:textId="5BC083CE" w:rsidR="001F7C10" w:rsidRDefault="002C6AEB">
      <w:pPr>
        <w:pStyle w:val="TOC5"/>
        <w:rPr>
          <w:rFonts w:asciiTheme="minorHAnsi" w:eastAsiaTheme="minorEastAsia" w:hAnsiTheme="minorHAnsi" w:cstheme="minorBidi"/>
          <w:noProof/>
          <w:sz w:val="22"/>
          <w:szCs w:val="22"/>
        </w:rPr>
      </w:pPr>
      <w:hyperlink w:anchor="_Toc39483554" w:history="1">
        <w:r w:rsidR="001F7C10" w:rsidRPr="00390413">
          <w:rPr>
            <w:rStyle w:val="Hyperlink"/>
            <w:noProof/>
          </w:rPr>
          <w:t>50.1.1.1.2 When the grouped MHD Document Responder – is triggered</w:t>
        </w:r>
        <w:r w:rsidR="001F7C10">
          <w:rPr>
            <w:noProof/>
            <w:webHidden/>
          </w:rPr>
          <w:tab/>
        </w:r>
        <w:r w:rsidR="001F7C10">
          <w:rPr>
            <w:noProof/>
            <w:webHidden/>
          </w:rPr>
          <w:fldChar w:fldCharType="begin"/>
        </w:r>
        <w:r w:rsidR="001F7C10">
          <w:rPr>
            <w:noProof/>
            <w:webHidden/>
          </w:rPr>
          <w:instrText xml:space="preserve"> PAGEREF _Toc39483554 \h </w:instrText>
        </w:r>
        <w:r w:rsidR="001F7C10">
          <w:rPr>
            <w:noProof/>
            <w:webHidden/>
          </w:rPr>
        </w:r>
        <w:r w:rsidR="001F7C10">
          <w:rPr>
            <w:noProof/>
            <w:webHidden/>
          </w:rPr>
          <w:fldChar w:fldCharType="separate"/>
        </w:r>
        <w:r w:rsidR="001F7C10">
          <w:rPr>
            <w:noProof/>
            <w:webHidden/>
          </w:rPr>
          <w:t>19</w:t>
        </w:r>
        <w:r w:rsidR="001F7C10">
          <w:rPr>
            <w:noProof/>
            <w:webHidden/>
          </w:rPr>
          <w:fldChar w:fldCharType="end"/>
        </w:r>
      </w:hyperlink>
    </w:p>
    <w:p w14:paraId="412DD8C6" w14:textId="505F373E" w:rsidR="001F7C10" w:rsidRDefault="002C6AEB">
      <w:pPr>
        <w:pStyle w:val="TOC5"/>
        <w:rPr>
          <w:rFonts w:asciiTheme="minorHAnsi" w:eastAsiaTheme="minorEastAsia" w:hAnsiTheme="minorHAnsi" w:cstheme="minorBidi"/>
          <w:noProof/>
          <w:sz w:val="22"/>
          <w:szCs w:val="22"/>
        </w:rPr>
      </w:pPr>
      <w:hyperlink w:anchor="_Toc39483555" w:history="1">
        <w:r w:rsidR="001F7C10" w:rsidRPr="00390413">
          <w:rPr>
            <w:rStyle w:val="Hyperlink"/>
            <w:noProof/>
          </w:rPr>
          <w:t>50.1.1.1.3 When the grouped PMIR Patient Identity Consumer – is triggered</w:t>
        </w:r>
        <w:r w:rsidR="001F7C10">
          <w:rPr>
            <w:noProof/>
            <w:webHidden/>
          </w:rPr>
          <w:tab/>
        </w:r>
        <w:r w:rsidR="001F7C10">
          <w:rPr>
            <w:noProof/>
            <w:webHidden/>
          </w:rPr>
          <w:fldChar w:fldCharType="begin"/>
        </w:r>
        <w:r w:rsidR="001F7C10">
          <w:rPr>
            <w:noProof/>
            <w:webHidden/>
          </w:rPr>
          <w:instrText xml:space="preserve"> PAGEREF _Toc39483555 \h </w:instrText>
        </w:r>
        <w:r w:rsidR="001F7C10">
          <w:rPr>
            <w:noProof/>
            <w:webHidden/>
          </w:rPr>
        </w:r>
        <w:r w:rsidR="001F7C10">
          <w:rPr>
            <w:noProof/>
            <w:webHidden/>
          </w:rPr>
          <w:fldChar w:fldCharType="separate"/>
        </w:r>
        <w:r w:rsidR="001F7C10">
          <w:rPr>
            <w:noProof/>
            <w:webHidden/>
          </w:rPr>
          <w:t>21</w:t>
        </w:r>
        <w:r w:rsidR="001F7C10">
          <w:rPr>
            <w:noProof/>
            <w:webHidden/>
          </w:rPr>
          <w:fldChar w:fldCharType="end"/>
        </w:r>
      </w:hyperlink>
    </w:p>
    <w:p w14:paraId="16E1EC3D" w14:textId="506B795E" w:rsidR="001F7C10" w:rsidRDefault="002C6AEB">
      <w:pPr>
        <w:pStyle w:val="TOC4"/>
        <w:rPr>
          <w:rFonts w:asciiTheme="minorHAnsi" w:eastAsiaTheme="minorEastAsia" w:hAnsiTheme="minorHAnsi" w:cstheme="minorBidi"/>
          <w:noProof/>
          <w:sz w:val="22"/>
          <w:szCs w:val="22"/>
        </w:rPr>
      </w:pPr>
      <w:hyperlink w:anchor="_Toc39483556" w:history="1">
        <w:r w:rsidR="001F7C10" w:rsidRPr="00390413">
          <w:rPr>
            <w:rStyle w:val="Hyperlink"/>
            <w:noProof/>
          </w:rPr>
          <w:t>50.1.1.2 Storage of Binary</w:t>
        </w:r>
        <w:r w:rsidR="001F7C10">
          <w:rPr>
            <w:noProof/>
            <w:webHidden/>
          </w:rPr>
          <w:tab/>
        </w:r>
        <w:r w:rsidR="001F7C10">
          <w:rPr>
            <w:noProof/>
            <w:webHidden/>
          </w:rPr>
          <w:fldChar w:fldCharType="begin"/>
        </w:r>
        <w:r w:rsidR="001F7C10">
          <w:rPr>
            <w:noProof/>
            <w:webHidden/>
          </w:rPr>
          <w:instrText xml:space="preserve"> PAGEREF _Toc39483556 \h </w:instrText>
        </w:r>
        <w:r w:rsidR="001F7C10">
          <w:rPr>
            <w:noProof/>
            <w:webHidden/>
          </w:rPr>
        </w:r>
        <w:r w:rsidR="001F7C10">
          <w:rPr>
            <w:noProof/>
            <w:webHidden/>
          </w:rPr>
          <w:fldChar w:fldCharType="separate"/>
        </w:r>
        <w:r w:rsidR="001F7C10">
          <w:rPr>
            <w:noProof/>
            <w:webHidden/>
          </w:rPr>
          <w:t>21</w:t>
        </w:r>
        <w:r w:rsidR="001F7C10">
          <w:rPr>
            <w:noProof/>
            <w:webHidden/>
          </w:rPr>
          <w:fldChar w:fldCharType="end"/>
        </w:r>
      </w:hyperlink>
    </w:p>
    <w:p w14:paraId="74309E7F" w14:textId="402A21AD" w:rsidR="001F7C10" w:rsidRDefault="002C6AEB">
      <w:pPr>
        <w:pStyle w:val="TOC2"/>
        <w:rPr>
          <w:rFonts w:asciiTheme="minorHAnsi" w:eastAsiaTheme="minorEastAsia" w:hAnsiTheme="minorHAnsi" w:cstheme="minorBidi"/>
          <w:noProof/>
          <w:sz w:val="22"/>
          <w:szCs w:val="22"/>
        </w:rPr>
      </w:pPr>
      <w:hyperlink w:anchor="_Toc39483557" w:history="1">
        <w:r w:rsidR="001F7C10" w:rsidRPr="00390413">
          <w:rPr>
            <w:rStyle w:val="Hyperlink"/>
            <w:noProof/>
          </w:rPr>
          <w:t>50.2 MHDS Actor Options</w:t>
        </w:r>
        <w:r w:rsidR="001F7C10">
          <w:rPr>
            <w:noProof/>
            <w:webHidden/>
          </w:rPr>
          <w:tab/>
        </w:r>
        <w:r w:rsidR="001F7C10">
          <w:rPr>
            <w:noProof/>
            <w:webHidden/>
          </w:rPr>
          <w:fldChar w:fldCharType="begin"/>
        </w:r>
        <w:r w:rsidR="001F7C10">
          <w:rPr>
            <w:noProof/>
            <w:webHidden/>
          </w:rPr>
          <w:instrText xml:space="preserve"> PAGEREF _Toc39483557 \h </w:instrText>
        </w:r>
        <w:r w:rsidR="001F7C10">
          <w:rPr>
            <w:noProof/>
            <w:webHidden/>
          </w:rPr>
        </w:r>
        <w:r w:rsidR="001F7C10">
          <w:rPr>
            <w:noProof/>
            <w:webHidden/>
          </w:rPr>
          <w:fldChar w:fldCharType="separate"/>
        </w:r>
        <w:r w:rsidR="001F7C10">
          <w:rPr>
            <w:noProof/>
            <w:webHidden/>
          </w:rPr>
          <w:t>22</w:t>
        </w:r>
        <w:r w:rsidR="001F7C10">
          <w:rPr>
            <w:noProof/>
            <w:webHidden/>
          </w:rPr>
          <w:fldChar w:fldCharType="end"/>
        </w:r>
      </w:hyperlink>
    </w:p>
    <w:p w14:paraId="083D7323" w14:textId="074D66C2" w:rsidR="001F7C10" w:rsidRDefault="002C6AEB">
      <w:pPr>
        <w:pStyle w:val="TOC3"/>
        <w:rPr>
          <w:rFonts w:asciiTheme="minorHAnsi" w:eastAsiaTheme="minorEastAsia" w:hAnsiTheme="minorHAnsi" w:cstheme="minorBidi"/>
          <w:noProof/>
          <w:sz w:val="22"/>
          <w:szCs w:val="22"/>
        </w:rPr>
      </w:pPr>
      <w:hyperlink w:anchor="_Toc39483558" w:history="1">
        <w:r w:rsidR="001F7C10" w:rsidRPr="00390413">
          <w:rPr>
            <w:rStyle w:val="Hyperlink"/>
            <w:noProof/>
          </w:rPr>
          <w:t>50.2.1 Authorization Option</w:t>
        </w:r>
        <w:r w:rsidR="001F7C10">
          <w:rPr>
            <w:noProof/>
            <w:webHidden/>
          </w:rPr>
          <w:tab/>
        </w:r>
        <w:r w:rsidR="001F7C10">
          <w:rPr>
            <w:noProof/>
            <w:webHidden/>
          </w:rPr>
          <w:fldChar w:fldCharType="begin"/>
        </w:r>
        <w:r w:rsidR="001F7C10">
          <w:rPr>
            <w:noProof/>
            <w:webHidden/>
          </w:rPr>
          <w:instrText xml:space="preserve"> PAGEREF _Toc39483558 \h </w:instrText>
        </w:r>
        <w:r w:rsidR="001F7C10">
          <w:rPr>
            <w:noProof/>
            <w:webHidden/>
          </w:rPr>
        </w:r>
        <w:r w:rsidR="001F7C10">
          <w:rPr>
            <w:noProof/>
            <w:webHidden/>
          </w:rPr>
          <w:fldChar w:fldCharType="separate"/>
        </w:r>
        <w:r w:rsidR="001F7C10">
          <w:rPr>
            <w:noProof/>
            <w:webHidden/>
          </w:rPr>
          <w:t>22</w:t>
        </w:r>
        <w:r w:rsidR="001F7C10">
          <w:rPr>
            <w:noProof/>
            <w:webHidden/>
          </w:rPr>
          <w:fldChar w:fldCharType="end"/>
        </w:r>
      </w:hyperlink>
    </w:p>
    <w:p w14:paraId="3876C913" w14:textId="0C7DD131" w:rsidR="001F7C10" w:rsidRDefault="002C6AEB">
      <w:pPr>
        <w:pStyle w:val="TOC3"/>
        <w:rPr>
          <w:rFonts w:asciiTheme="minorHAnsi" w:eastAsiaTheme="minorEastAsia" w:hAnsiTheme="minorHAnsi" w:cstheme="minorBidi"/>
          <w:noProof/>
          <w:sz w:val="22"/>
          <w:szCs w:val="22"/>
        </w:rPr>
      </w:pPr>
      <w:hyperlink w:anchor="_Toc39483559" w:history="1">
        <w:r w:rsidR="001F7C10" w:rsidRPr="00390413">
          <w:rPr>
            <w:rStyle w:val="Hyperlink"/>
            <w:noProof/>
          </w:rPr>
          <w:t>50.2.2 Consent Manager Option</w:t>
        </w:r>
        <w:r w:rsidR="001F7C10">
          <w:rPr>
            <w:noProof/>
            <w:webHidden/>
          </w:rPr>
          <w:tab/>
        </w:r>
        <w:r w:rsidR="001F7C10">
          <w:rPr>
            <w:noProof/>
            <w:webHidden/>
          </w:rPr>
          <w:fldChar w:fldCharType="begin"/>
        </w:r>
        <w:r w:rsidR="001F7C10">
          <w:rPr>
            <w:noProof/>
            <w:webHidden/>
          </w:rPr>
          <w:instrText xml:space="preserve"> PAGEREF _Toc39483559 \h </w:instrText>
        </w:r>
        <w:r w:rsidR="001F7C10">
          <w:rPr>
            <w:noProof/>
            <w:webHidden/>
          </w:rPr>
        </w:r>
        <w:r w:rsidR="001F7C10">
          <w:rPr>
            <w:noProof/>
            <w:webHidden/>
          </w:rPr>
          <w:fldChar w:fldCharType="separate"/>
        </w:r>
        <w:r w:rsidR="001F7C10">
          <w:rPr>
            <w:noProof/>
            <w:webHidden/>
          </w:rPr>
          <w:t>23</w:t>
        </w:r>
        <w:r w:rsidR="001F7C10">
          <w:rPr>
            <w:noProof/>
            <w:webHidden/>
          </w:rPr>
          <w:fldChar w:fldCharType="end"/>
        </w:r>
      </w:hyperlink>
    </w:p>
    <w:p w14:paraId="400CC30E" w14:textId="2754FF19" w:rsidR="001F7C10" w:rsidRDefault="002C6AEB">
      <w:pPr>
        <w:pStyle w:val="TOC3"/>
        <w:rPr>
          <w:rFonts w:asciiTheme="minorHAnsi" w:eastAsiaTheme="minorEastAsia" w:hAnsiTheme="minorHAnsi" w:cstheme="minorBidi"/>
          <w:noProof/>
          <w:sz w:val="22"/>
          <w:szCs w:val="22"/>
        </w:rPr>
      </w:pPr>
      <w:hyperlink w:anchor="_Toc39483560" w:history="1">
        <w:r w:rsidR="001F7C10" w:rsidRPr="00390413">
          <w:rPr>
            <w:rStyle w:val="Hyperlink"/>
            <w:noProof/>
          </w:rPr>
          <w:t>50.2.3 SVCM Validation Option</w:t>
        </w:r>
        <w:r w:rsidR="001F7C10">
          <w:rPr>
            <w:noProof/>
            <w:webHidden/>
          </w:rPr>
          <w:tab/>
        </w:r>
        <w:r w:rsidR="001F7C10">
          <w:rPr>
            <w:noProof/>
            <w:webHidden/>
          </w:rPr>
          <w:fldChar w:fldCharType="begin"/>
        </w:r>
        <w:r w:rsidR="001F7C10">
          <w:rPr>
            <w:noProof/>
            <w:webHidden/>
          </w:rPr>
          <w:instrText xml:space="preserve"> PAGEREF _Toc39483560 \h </w:instrText>
        </w:r>
        <w:r w:rsidR="001F7C10">
          <w:rPr>
            <w:noProof/>
            <w:webHidden/>
          </w:rPr>
        </w:r>
        <w:r w:rsidR="001F7C10">
          <w:rPr>
            <w:noProof/>
            <w:webHidden/>
          </w:rPr>
          <w:fldChar w:fldCharType="separate"/>
        </w:r>
        <w:r w:rsidR="001F7C10">
          <w:rPr>
            <w:noProof/>
            <w:webHidden/>
          </w:rPr>
          <w:t>26</w:t>
        </w:r>
        <w:r w:rsidR="001F7C10">
          <w:rPr>
            <w:noProof/>
            <w:webHidden/>
          </w:rPr>
          <w:fldChar w:fldCharType="end"/>
        </w:r>
      </w:hyperlink>
    </w:p>
    <w:p w14:paraId="44A3D22B" w14:textId="2085AD6A" w:rsidR="001F7C10" w:rsidRDefault="002C6AEB">
      <w:pPr>
        <w:pStyle w:val="TOC3"/>
        <w:rPr>
          <w:rFonts w:asciiTheme="minorHAnsi" w:eastAsiaTheme="minorEastAsia" w:hAnsiTheme="minorHAnsi" w:cstheme="minorBidi"/>
          <w:noProof/>
          <w:sz w:val="22"/>
          <w:szCs w:val="22"/>
        </w:rPr>
      </w:pPr>
      <w:hyperlink w:anchor="_Toc39483561" w:history="1">
        <w:r w:rsidR="001F7C10" w:rsidRPr="00390413">
          <w:rPr>
            <w:rStyle w:val="Hyperlink"/>
            <w:noProof/>
          </w:rPr>
          <w:t>50.2.4 UnContained Reference Option</w:t>
        </w:r>
        <w:r w:rsidR="001F7C10">
          <w:rPr>
            <w:noProof/>
            <w:webHidden/>
          </w:rPr>
          <w:tab/>
        </w:r>
        <w:r w:rsidR="001F7C10">
          <w:rPr>
            <w:noProof/>
            <w:webHidden/>
          </w:rPr>
          <w:fldChar w:fldCharType="begin"/>
        </w:r>
        <w:r w:rsidR="001F7C10">
          <w:rPr>
            <w:noProof/>
            <w:webHidden/>
          </w:rPr>
          <w:instrText xml:space="preserve"> PAGEREF _Toc39483561 \h </w:instrText>
        </w:r>
        <w:r w:rsidR="001F7C10">
          <w:rPr>
            <w:noProof/>
            <w:webHidden/>
          </w:rPr>
        </w:r>
        <w:r w:rsidR="001F7C10">
          <w:rPr>
            <w:noProof/>
            <w:webHidden/>
          </w:rPr>
          <w:fldChar w:fldCharType="separate"/>
        </w:r>
        <w:r w:rsidR="001F7C10">
          <w:rPr>
            <w:noProof/>
            <w:webHidden/>
          </w:rPr>
          <w:t>26</w:t>
        </w:r>
        <w:r w:rsidR="001F7C10">
          <w:rPr>
            <w:noProof/>
            <w:webHidden/>
          </w:rPr>
          <w:fldChar w:fldCharType="end"/>
        </w:r>
      </w:hyperlink>
    </w:p>
    <w:p w14:paraId="5BC28C8B" w14:textId="6EE03E01" w:rsidR="001F7C10" w:rsidRDefault="002C6AEB">
      <w:pPr>
        <w:pStyle w:val="TOC2"/>
        <w:rPr>
          <w:rFonts w:asciiTheme="minorHAnsi" w:eastAsiaTheme="minorEastAsia" w:hAnsiTheme="minorHAnsi" w:cstheme="minorBidi"/>
          <w:noProof/>
          <w:sz w:val="22"/>
          <w:szCs w:val="22"/>
        </w:rPr>
      </w:pPr>
      <w:hyperlink w:anchor="_Toc39483562" w:history="1">
        <w:r w:rsidR="001F7C10" w:rsidRPr="00390413">
          <w:rPr>
            <w:rStyle w:val="Hyperlink"/>
            <w:noProof/>
          </w:rPr>
          <w:t>50.3 MHDS Required Actor Groupings</w:t>
        </w:r>
        <w:r w:rsidR="001F7C10">
          <w:rPr>
            <w:noProof/>
            <w:webHidden/>
          </w:rPr>
          <w:tab/>
        </w:r>
        <w:r w:rsidR="001F7C10">
          <w:rPr>
            <w:noProof/>
            <w:webHidden/>
          </w:rPr>
          <w:fldChar w:fldCharType="begin"/>
        </w:r>
        <w:r w:rsidR="001F7C10">
          <w:rPr>
            <w:noProof/>
            <w:webHidden/>
          </w:rPr>
          <w:instrText xml:space="preserve"> PAGEREF _Toc39483562 \h </w:instrText>
        </w:r>
        <w:r w:rsidR="001F7C10">
          <w:rPr>
            <w:noProof/>
            <w:webHidden/>
          </w:rPr>
        </w:r>
        <w:r w:rsidR="001F7C10">
          <w:rPr>
            <w:noProof/>
            <w:webHidden/>
          </w:rPr>
          <w:fldChar w:fldCharType="separate"/>
        </w:r>
        <w:r w:rsidR="001F7C10">
          <w:rPr>
            <w:noProof/>
            <w:webHidden/>
          </w:rPr>
          <w:t>27</w:t>
        </w:r>
        <w:r w:rsidR="001F7C10">
          <w:rPr>
            <w:noProof/>
            <w:webHidden/>
          </w:rPr>
          <w:fldChar w:fldCharType="end"/>
        </w:r>
      </w:hyperlink>
    </w:p>
    <w:p w14:paraId="519690EE" w14:textId="7E693CEB" w:rsidR="001F7C10" w:rsidRDefault="002C6AEB">
      <w:pPr>
        <w:pStyle w:val="TOC2"/>
        <w:rPr>
          <w:rFonts w:asciiTheme="minorHAnsi" w:eastAsiaTheme="minorEastAsia" w:hAnsiTheme="minorHAnsi" w:cstheme="minorBidi"/>
          <w:noProof/>
          <w:sz w:val="22"/>
          <w:szCs w:val="22"/>
        </w:rPr>
      </w:pPr>
      <w:hyperlink w:anchor="_Toc39483563" w:history="1">
        <w:r w:rsidR="001F7C10" w:rsidRPr="00390413">
          <w:rPr>
            <w:rStyle w:val="Hyperlink"/>
            <w:noProof/>
          </w:rPr>
          <w:t>50.4 MHDS Overview</w:t>
        </w:r>
        <w:r w:rsidR="001F7C10">
          <w:rPr>
            <w:noProof/>
            <w:webHidden/>
          </w:rPr>
          <w:tab/>
        </w:r>
        <w:r w:rsidR="001F7C10">
          <w:rPr>
            <w:noProof/>
            <w:webHidden/>
          </w:rPr>
          <w:fldChar w:fldCharType="begin"/>
        </w:r>
        <w:r w:rsidR="001F7C10">
          <w:rPr>
            <w:noProof/>
            <w:webHidden/>
          </w:rPr>
          <w:instrText xml:space="preserve"> PAGEREF _Toc39483563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1842CB89" w14:textId="40E28E03" w:rsidR="001F7C10" w:rsidRDefault="002C6AEB">
      <w:pPr>
        <w:pStyle w:val="TOC3"/>
        <w:rPr>
          <w:rFonts w:asciiTheme="minorHAnsi" w:eastAsiaTheme="minorEastAsia" w:hAnsiTheme="minorHAnsi" w:cstheme="minorBidi"/>
          <w:noProof/>
          <w:sz w:val="22"/>
          <w:szCs w:val="22"/>
        </w:rPr>
      </w:pPr>
      <w:hyperlink w:anchor="_Toc39483564" w:history="1">
        <w:r w:rsidR="001F7C10" w:rsidRPr="00390413">
          <w:rPr>
            <w:rStyle w:val="Hyperlink"/>
            <w:noProof/>
          </w:rPr>
          <w:t>50.4.1 Concepts</w:t>
        </w:r>
        <w:r w:rsidR="001F7C10">
          <w:rPr>
            <w:noProof/>
            <w:webHidden/>
          </w:rPr>
          <w:tab/>
        </w:r>
        <w:r w:rsidR="001F7C10">
          <w:rPr>
            <w:noProof/>
            <w:webHidden/>
          </w:rPr>
          <w:fldChar w:fldCharType="begin"/>
        </w:r>
        <w:r w:rsidR="001F7C10">
          <w:rPr>
            <w:noProof/>
            <w:webHidden/>
          </w:rPr>
          <w:instrText xml:space="preserve"> PAGEREF _Toc39483564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55870EC6" w14:textId="55D861B5" w:rsidR="001F7C10" w:rsidRDefault="002C6AEB">
      <w:pPr>
        <w:pStyle w:val="TOC3"/>
        <w:rPr>
          <w:rFonts w:asciiTheme="minorHAnsi" w:eastAsiaTheme="minorEastAsia" w:hAnsiTheme="minorHAnsi" w:cstheme="minorBidi"/>
          <w:noProof/>
          <w:sz w:val="22"/>
          <w:szCs w:val="22"/>
        </w:rPr>
      </w:pPr>
      <w:hyperlink w:anchor="_Toc39483565" w:history="1">
        <w:r w:rsidR="001F7C10" w:rsidRPr="00390413">
          <w:rPr>
            <w:rStyle w:val="Hyperlink"/>
            <w:noProof/>
          </w:rPr>
          <w:t>50.4.2 Use Cases</w:t>
        </w:r>
        <w:r w:rsidR="001F7C10">
          <w:rPr>
            <w:noProof/>
            <w:webHidden/>
          </w:rPr>
          <w:tab/>
        </w:r>
        <w:r w:rsidR="001F7C10">
          <w:rPr>
            <w:noProof/>
            <w:webHidden/>
          </w:rPr>
          <w:fldChar w:fldCharType="begin"/>
        </w:r>
        <w:r w:rsidR="001F7C10">
          <w:rPr>
            <w:noProof/>
            <w:webHidden/>
          </w:rPr>
          <w:instrText xml:space="preserve"> PAGEREF _Toc39483565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394EB120" w14:textId="3F0FE1A4" w:rsidR="001F7C10" w:rsidRDefault="002C6AEB">
      <w:pPr>
        <w:pStyle w:val="TOC4"/>
        <w:rPr>
          <w:rFonts w:asciiTheme="minorHAnsi" w:eastAsiaTheme="minorEastAsia" w:hAnsiTheme="minorHAnsi" w:cstheme="minorBidi"/>
          <w:noProof/>
          <w:sz w:val="22"/>
          <w:szCs w:val="22"/>
        </w:rPr>
      </w:pPr>
      <w:hyperlink w:anchor="_Toc39483566" w:history="1">
        <w:r w:rsidR="001F7C10" w:rsidRPr="00390413">
          <w:rPr>
            <w:rStyle w:val="Hyperlink"/>
            <w:noProof/>
          </w:rPr>
          <w:t>50.4.2.1 Use Case #1: Publication of a new document with persistence</w:t>
        </w:r>
        <w:r w:rsidR="001F7C10">
          <w:rPr>
            <w:noProof/>
            <w:webHidden/>
          </w:rPr>
          <w:tab/>
        </w:r>
        <w:r w:rsidR="001F7C10">
          <w:rPr>
            <w:noProof/>
            <w:webHidden/>
          </w:rPr>
          <w:fldChar w:fldCharType="begin"/>
        </w:r>
        <w:r w:rsidR="001F7C10">
          <w:rPr>
            <w:noProof/>
            <w:webHidden/>
          </w:rPr>
          <w:instrText xml:space="preserve"> PAGEREF _Toc39483566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1AEDE162" w14:textId="3897F53A" w:rsidR="001F7C10" w:rsidRDefault="002C6AEB">
      <w:pPr>
        <w:pStyle w:val="TOC4"/>
        <w:rPr>
          <w:rFonts w:asciiTheme="minorHAnsi" w:eastAsiaTheme="minorEastAsia" w:hAnsiTheme="minorHAnsi" w:cstheme="minorBidi"/>
          <w:noProof/>
          <w:sz w:val="22"/>
          <w:szCs w:val="22"/>
        </w:rPr>
      </w:pPr>
      <w:hyperlink w:anchor="_Toc39483567" w:history="1">
        <w:r w:rsidR="001F7C10" w:rsidRPr="00390413">
          <w:rPr>
            <w:rStyle w:val="Hyperlink"/>
            <w:noProof/>
          </w:rPr>
          <w:t>50.4.2.2 Use Case #2: Update of patient identity after an authorized Merge</w:t>
        </w:r>
        <w:r w:rsidR="001F7C10">
          <w:rPr>
            <w:noProof/>
            <w:webHidden/>
          </w:rPr>
          <w:tab/>
        </w:r>
        <w:r w:rsidR="001F7C10">
          <w:rPr>
            <w:noProof/>
            <w:webHidden/>
          </w:rPr>
          <w:fldChar w:fldCharType="begin"/>
        </w:r>
        <w:r w:rsidR="001F7C10">
          <w:rPr>
            <w:noProof/>
            <w:webHidden/>
          </w:rPr>
          <w:instrText xml:space="preserve"> PAGEREF _Toc39483567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32EC2E64" w14:textId="2AB872E0" w:rsidR="001F7C10" w:rsidRDefault="002C6AEB">
      <w:pPr>
        <w:pStyle w:val="TOC4"/>
        <w:rPr>
          <w:rFonts w:asciiTheme="minorHAnsi" w:eastAsiaTheme="minorEastAsia" w:hAnsiTheme="minorHAnsi" w:cstheme="minorBidi"/>
          <w:noProof/>
          <w:sz w:val="22"/>
          <w:szCs w:val="22"/>
        </w:rPr>
      </w:pPr>
      <w:hyperlink w:anchor="_Toc39483568" w:history="1">
        <w:r w:rsidR="001F7C10" w:rsidRPr="00390413">
          <w:rPr>
            <w:rStyle w:val="Hyperlink"/>
            <w:noProof/>
          </w:rPr>
          <w:t>50.4.2.3 Use Case #3: Discovery and Retrieval of existing documents</w:t>
        </w:r>
        <w:r w:rsidR="001F7C10">
          <w:rPr>
            <w:noProof/>
            <w:webHidden/>
          </w:rPr>
          <w:tab/>
        </w:r>
        <w:r w:rsidR="001F7C10">
          <w:rPr>
            <w:noProof/>
            <w:webHidden/>
          </w:rPr>
          <w:fldChar w:fldCharType="begin"/>
        </w:r>
        <w:r w:rsidR="001F7C10">
          <w:rPr>
            <w:noProof/>
            <w:webHidden/>
          </w:rPr>
          <w:instrText xml:space="preserve"> PAGEREF _Toc39483568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29BC783D" w14:textId="29708D24" w:rsidR="001F7C10" w:rsidRDefault="002C6AEB">
      <w:pPr>
        <w:pStyle w:val="TOC4"/>
        <w:rPr>
          <w:rFonts w:asciiTheme="minorHAnsi" w:eastAsiaTheme="minorEastAsia" w:hAnsiTheme="minorHAnsi" w:cstheme="minorBidi"/>
          <w:noProof/>
          <w:sz w:val="22"/>
          <w:szCs w:val="22"/>
        </w:rPr>
      </w:pPr>
      <w:hyperlink w:anchor="_Toc39483569" w:history="1">
        <w:r w:rsidR="001F7C10" w:rsidRPr="00390413">
          <w:rPr>
            <w:rStyle w:val="Hyperlink"/>
            <w:noProof/>
          </w:rPr>
          <w:t>50.4.2.4 Use Case #4: Consent Management for disclosure under Use Case #3</w:t>
        </w:r>
        <w:r w:rsidR="001F7C10">
          <w:rPr>
            <w:noProof/>
            <w:webHidden/>
          </w:rPr>
          <w:tab/>
        </w:r>
        <w:r w:rsidR="001F7C10">
          <w:rPr>
            <w:noProof/>
            <w:webHidden/>
          </w:rPr>
          <w:fldChar w:fldCharType="begin"/>
        </w:r>
        <w:r w:rsidR="001F7C10">
          <w:rPr>
            <w:noProof/>
            <w:webHidden/>
          </w:rPr>
          <w:instrText xml:space="preserve"> PAGEREF _Toc39483569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3E5D81B2" w14:textId="57ABC256" w:rsidR="001F7C10" w:rsidRDefault="002C6AEB">
      <w:pPr>
        <w:pStyle w:val="TOC2"/>
        <w:rPr>
          <w:rFonts w:asciiTheme="minorHAnsi" w:eastAsiaTheme="minorEastAsia" w:hAnsiTheme="minorHAnsi" w:cstheme="minorBidi"/>
          <w:noProof/>
          <w:sz w:val="22"/>
          <w:szCs w:val="22"/>
        </w:rPr>
      </w:pPr>
      <w:hyperlink w:anchor="_Toc39483570" w:history="1">
        <w:r w:rsidR="001F7C10" w:rsidRPr="00390413">
          <w:rPr>
            <w:rStyle w:val="Hyperlink"/>
            <w:noProof/>
          </w:rPr>
          <w:t>50.5 MHDS Security Considerations</w:t>
        </w:r>
        <w:r w:rsidR="001F7C10">
          <w:rPr>
            <w:noProof/>
            <w:webHidden/>
          </w:rPr>
          <w:tab/>
        </w:r>
        <w:r w:rsidR="001F7C10">
          <w:rPr>
            <w:noProof/>
            <w:webHidden/>
          </w:rPr>
          <w:fldChar w:fldCharType="begin"/>
        </w:r>
        <w:r w:rsidR="001F7C10">
          <w:rPr>
            <w:noProof/>
            <w:webHidden/>
          </w:rPr>
          <w:instrText xml:space="preserve"> PAGEREF _Toc39483570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244552B9" w14:textId="0CDC9619" w:rsidR="001F7C10" w:rsidRDefault="002C6AEB">
      <w:pPr>
        <w:pStyle w:val="TOC3"/>
        <w:rPr>
          <w:rFonts w:asciiTheme="minorHAnsi" w:eastAsiaTheme="minorEastAsia" w:hAnsiTheme="minorHAnsi" w:cstheme="minorBidi"/>
          <w:noProof/>
          <w:sz w:val="22"/>
          <w:szCs w:val="22"/>
        </w:rPr>
      </w:pPr>
      <w:hyperlink w:anchor="_Toc39483571" w:history="1">
        <w:r w:rsidR="001F7C10" w:rsidRPr="00390413">
          <w:rPr>
            <w:rStyle w:val="Hyperlink"/>
            <w:noProof/>
          </w:rPr>
          <w:t>50.5.1 Policies and Risk Management</w:t>
        </w:r>
        <w:r w:rsidR="001F7C10">
          <w:rPr>
            <w:noProof/>
            <w:webHidden/>
          </w:rPr>
          <w:tab/>
        </w:r>
        <w:r w:rsidR="001F7C10">
          <w:rPr>
            <w:noProof/>
            <w:webHidden/>
          </w:rPr>
          <w:fldChar w:fldCharType="begin"/>
        </w:r>
        <w:r w:rsidR="001F7C10">
          <w:rPr>
            <w:noProof/>
            <w:webHidden/>
          </w:rPr>
          <w:instrText xml:space="preserve"> PAGEREF _Toc39483571 \h </w:instrText>
        </w:r>
        <w:r w:rsidR="001F7C10">
          <w:rPr>
            <w:noProof/>
            <w:webHidden/>
          </w:rPr>
        </w:r>
        <w:r w:rsidR="001F7C10">
          <w:rPr>
            <w:noProof/>
            <w:webHidden/>
          </w:rPr>
          <w:fldChar w:fldCharType="separate"/>
        </w:r>
        <w:r w:rsidR="001F7C10">
          <w:rPr>
            <w:noProof/>
            <w:webHidden/>
          </w:rPr>
          <w:t>30</w:t>
        </w:r>
        <w:r w:rsidR="001F7C10">
          <w:rPr>
            <w:noProof/>
            <w:webHidden/>
          </w:rPr>
          <w:fldChar w:fldCharType="end"/>
        </w:r>
      </w:hyperlink>
    </w:p>
    <w:p w14:paraId="12833A82" w14:textId="66E1559C" w:rsidR="001F7C10" w:rsidRDefault="002C6AEB">
      <w:pPr>
        <w:pStyle w:val="TOC3"/>
        <w:rPr>
          <w:rFonts w:asciiTheme="minorHAnsi" w:eastAsiaTheme="minorEastAsia" w:hAnsiTheme="minorHAnsi" w:cstheme="minorBidi"/>
          <w:noProof/>
          <w:sz w:val="22"/>
          <w:szCs w:val="22"/>
        </w:rPr>
      </w:pPr>
      <w:hyperlink w:anchor="_Toc39483572" w:history="1">
        <w:r w:rsidR="001F7C10" w:rsidRPr="00390413">
          <w:rPr>
            <w:rStyle w:val="Hyperlink"/>
            <w:noProof/>
          </w:rPr>
          <w:t>50.5.2 Technical Security and Privacy controls</w:t>
        </w:r>
        <w:r w:rsidR="001F7C10">
          <w:rPr>
            <w:noProof/>
            <w:webHidden/>
          </w:rPr>
          <w:tab/>
        </w:r>
        <w:r w:rsidR="001F7C10">
          <w:rPr>
            <w:noProof/>
            <w:webHidden/>
          </w:rPr>
          <w:fldChar w:fldCharType="begin"/>
        </w:r>
        <w:r w:rsidR="001F7C10">
          <w:rPr>
            <w:noProof/>
            <w:webHidden/>
          </w:rPr>
          <w:instrText xml:space="preserve"> PAGEREF _Toc39483572 \h </w:instrText>
        </w:r>
        <w:r w:rsidR="001F7C10">
          <w:rPr>
            <w:noProof/>
            <w:webHidden/>
          </w:rPr>
        </w:r>
        <w:r w:rsidR="001F7C10">
          <w:rPr>
            <w:noProof/>
            <w:webHidden/>
          </w:rPr>
          <w:fldChar w:fldCharType="separate"/>
        </w:r>
        <w:r w:rsidR="001F7C10">
          <w:rPr>
            <w:noProof/>
            <w:webHidden/>
          </w:rPr>
          <w:t>31</w:t>
        </w:r>
        <w:r w:rsidR="001F7C10">
          <w:rPr>
            <w:noProof/>
            <w:webHidden/>
          </w:rPr>
          <w:fldChar w:fldCharType="end"/>
        </w:r>
      </w:hyperlink>
    </w:p>
    <w:p w14:paraId="4F6842A6" w14:textId="148C11D8" w:rsidR="001F7C10" w:rsidRDefault="002C6AEB">
      <w:pPr>
        <w:pStyle w:val="TOC3"/>
        <w:rPr>
          <w:rFonts w:asciiTheme="minorHAnsi" w:eastAsiaTheme="minorEastAsia" w:hAnsiTheme="minorHAnsi" w:cstheme="minorBidi"/>
          <w:noProof/>
          <w:sz w:val="22"/>
          <w:szCs w:val="22"/>
        </w:rPr>
      </w:pPr>
      <w:hyperlink w:anchor="_Toc39483573" w:history="1">
        <w:r w:rsidR="001F7C10" w:rsidRPr="00390413">
          <w:rPr>
            <w:rStyle w:val="Hyperlink"/>
            <w:noProof/>
          </w:rPr>
          <w:t>50.5.3 Applying Security and Privacy to Document Sharing</w:t>
        </w:r>
        <w:r w:rsidR="001F7C10">
          <w:rPr>
            <w:noProof/>
            <w:webHidden/>
          </w:rPr>
          <w:tab/>
        </w:r>
        <w:r w:rsidR="001F7C10">
          <w:rPr>
            <w:noProof/>
            <w:webHidden/>
          </w:rPr>
          <w:fldChar w:fldCharType="begin"/>
        </w:r>
        <w:r w:rsidR="001F7C10">
          <w:rPr>
            <w:noProof/>
            <w:webHidden/>
          </w:rPr>
          <w:instrText xml:space="preserve"> PAGEREF _Toc39483573 \h </w:instrText>
        </w:r>
        <w:r w:rsidR="001F7C10">
          <w:rPr>
            <w:noProof/>
            <w:webHidden/>
          </w:rPr>
        </w:r>
        <w:r w:rsidR="001F7C10">
          <w:rPr>
            <w:noProof/>
            <w:webHidden/>
          </w:rPr>
          <w:fldChar w:fldCharType="separate"/>
        </w:r>
        <w:r w:rsidR="001F7C10">
          <w:rPr>
            <w:noProof/>
            <w:webHidden/>
          </w:rPr>
          <w:t>32</w:t>
        </w:r>
        <w:r w:rsidR="001F7C10">
          <w:rPr>
            <w:noProof/>
            <w:webHidden/>
          </w:rPr>
          <w:fldChar w:fldCharType="end"/>
        </w:r>
      </w:hyperlink>
    </w:p>
    <w:p w14:paraId="6DD1C7B3" w14:textId="6571DB01" w:rsidR="001F7C10" w:rsidRDefault="002C6AEB">
      <w:pPr>
        <w:pStyle w:val="TOC4"/>
        <w:rPr>
          <w:rFonts w:asciiTheme="minorHAnsi" w:eastAsiaTheme="minorEastAsia" w:hAnsiTheme="minorHAnsi" w:cstheme="minorBidi"/>
          <w:noProof/>
          <w:sz w:val="22"/>
          <w:szCs w:val="22"/>
        </w:rPr>
      </w:pPr>
      <w:hyperlink w:anchor="_Toc39483574" w:history="1">
        <w:r w:rsidR="001F7C10" w:rsidRPr="00390413">
          <w:rPr>
            <w:rStyle w:val="Hyperlink"/>
            <w:noProof/>
          </w:rPr>
          <w:t>50.5.3.1 Basic Security</w:t>
        </w:r>
        <w:r w:rsidR="001F7C10">
          <w:rPr>
            <w:noProof/>
            <w:webHidden/>
          </w:rPr>
          <w:tab/>
        </w:r>
        <w:r w:rsidR="001F7C10">
          <w:rPr>
            <w:noProof/>
            <w:webHidden/>
          </w:rPr>
          <w:fldChar w:fldCharType="begin"/>
        </w:r>
        <w:r w:rsidR="001F7C10">
          <w:rPr>
            <w:noProof/>
            <w:webHidden/>
          </w:rPr>
          <w:instrText xml:space="preserve"> PAGEREF _Toc39483574 \h </w:instrText>
        </w:r>
        <w:r w:rsidR="001F7C10">
          <w:rPr>
            <w:noProof/>
            <w:webHidden/>
          </w:rPr>
        </w:r>
        <w:r w:rsidR="001F7C10">
          <w:rPr>
            <w:noProof/>
            <w:webHidden/>
          </w:rPr>
          <w:fldChar w:fldCharType="separate"/>
        </w:r>
        <w:r w:rsidR="001F7C10">
          <w:rPr>
            <w:noProof/>
            <w:webHidden/>
          </w:rPr>
          <w:t>33</w:t>
        </w:r>
        <w:r w:rsidR="001F7C10">
          <w:rPr>
            <w:noProof/>
            <w:webHidden/>
          </w:rPr>
          <w:fldChar w:fldCharType="end"/>
        </w:r>
      </w:hyperlink>
    </w:p>
    <w:p w14:paraId="23E6FF5C" w14:textId="3B362136" w:rsidR="001F7C10" w:rsidRDefault="002C6AEB">
      <w:pPr>
        <w:pStyle w:val="TOC4"/>
        <w:rPr>
          <w:rFonts w:asciiTheme="minorHAnsi" w:eastAsiaTheme="minorEastAsia" w:hAnsiTheme="minorHAnsi" w:cstheme="minorBidi"/>
          <w:noProof/>
          <w:sz w:val="22"/>
          <w:szCs w:val="22"/>
        </w:rPr>
      </w:pPr>
      <w:hyperlink w:anchor="_Toc39483575" w:history="1">
        <w:r w:rsidR="001F7C10" w:rsidRPr="00390413">
          <w:rPr>
            <w:rStyle w:val="Hyperlink"/>
            <w:noProof/>
          </w:rPr>
          <w:t>50.5.3.2 Protecting different types of documents</w:t>
        </w:r>
        <w:r w:rsidR="001F7C10">
          <w:rPr>
            <w:noProof/>
            <w:webHidden/>
          </w:rPr>
          <w:tab/>
        </w:r>
        <w:r w:rsidR="001F7C10">
          <w:rPr>
            <w:noProof/>
            <w:webHidden/>
          </w:rPr>
          <w:fldChar w:fldCharType="begin"/>
        </w:r>
        <w:r w:rsidR="001F7C10">
          <w:rPr>
            <w:noProof/>
            <w:webHidden/>
          </w:rPr>
          <w:instrText xml:space="preserve"> PAGEREF _Toc39483575 \h </w:instrText>
        </w:r>
        <w:r w:rsidR="001F7C10">
          <w:rPr>
            <w:noProof/>
            <w:webHidden/>
          </w:rPr>
        </w:r>
        <w:r w:rsidR="001F7C10">
          <w:rPr>
            <w:noProof/>
            <w:webHidden/>
          </w:rPr>
          <w:fldChar w:fldCharType="separate"/>
        </w:r>
        <w:r w:rsidR="001F7C10">
          <w:rPr>
            <w:noProof/>
            <w:webHidden/>
          </w:rPr>
          <w:t>33</w:t>
        </w:r>
        <w:r w:rsidR="001F7C10">
          <w:rPr>
            <w:noProof/>
            <w:webHidden/>
          </w:rPr>
          <w:fldChar w:fldCharType="end"/>
        </w:r>
      </w:hyperlink>
    </w:p>
    <w:p w14:paraId="6FDF4476" w14:textId="0C68E998" w:rsidR="001F7C10" w:rsidRDefault="002C6AEB">
      <w:pPr>
        <w:pStyle w:val="TOC4"/>
        <w:rPr>
          <w:rFonts w:asciiTheme="minorHAnsi" w:eastAsiaTheme="minorEastAsia" w:hAnsiTheme="minorHAnsi" w:cstheme="minorBidi"/>
          <w:noProof/>
          <w:sz w:val="22"/>
          <w:szCs w:val="22"/>
        </w:rPr>
      </w:pPr>
      <w:hyperlink w:anchor="_Toc39483576" w:history="1">
        <w:r w:rsidR="001F7C10" w:rsidRPr="00390413">
          <w:rPr>
            <w:rStyle w:val="Hyperlink"/>
            <w:noProof/>
          </w:rPr>
          <w:t>50.5.3.3 Patient Privacy Consent to participate in Document Sharing</w:t>
        </w:r>
        <w:r w:rsidR="001F7C10">
          <w:rPr>
            <w:noProof/>
            <w:webHidden/>
          </w:rPr>
          <w:tab/>
        </w:r>
        <w:r w:rsidR="001F7C10">
          <w:rPr>
            <w:noProof/>
            <w:webHidden/>
          </w:rPr>
          <w:fldChar w:fldCharType="begin"/>
        </w:r>
        <w:r w:rsidR="001F7C10">
          <w:rPr>
            <w:noProof/>
            <w:webHidden/>
          </w:rPr>
          <w:instrText xml:space="preserve"> PAGEREF _Toc39483576 \h </w:instrText>
        </w:r>
        <w:r w:rsidR="001F7C10">
          <w:rPr>
            <w:noProof/>
            <w:webHidden/>
          </w:rPr>
        </w:r>
        <w:r w:rsidR="001F7C10">
          <w:rPr>
            <w:noProof/>
            <w:webHidden/>
          </w:rPr>
          <w:fldChar w:fldCharType="separate"/>
        </w:r>
        <w:r w:rsidR="001F7C10">
          <w:rPr>
            <w:noProof/>
            <w:webHidden/>
          </w:rPr>
          <w:t>35</w:t>
        </w:r>
        <w:r w:rsidR="001F7C10">
          <w:rPr>
            <w:noProof/>
            <w:webHidden/>
          </w:rPr>
          <w:fldChar w:fldCharType="end"/>
        </w:r>
      </w:hyperlink>
    </w:p>
    <w:p w14:paraId="63524D1D" w14:textId="52D26AD0" w:rsidR="001F7C10" w:rsidRDefault="002C6AEB">
      <w:pPr>
        <w:pStyle w:val="TOC4"/>
        <w:rPr>
          <w:rFonts w:asciiTheme="minorHAnsi" w:eastAsiaTheme="minorEastAsia" w:hAnsiTheme="minorHAnsi" w:cstheme="minorBidi"/>
          <w:noProof/>
          <w:sz w:val="22"/>
          <w:szCs w:val="22"/>
        </w:rPr>
      </w:pPr>
      <w:hyperlink w:anchor="_Toc39483577" w:history="1">
        <w:r w:rsidR="001F7C10" w:rsidRPr="00390413">
          <w:rPr>
            <w:rStyle w:val="Hyperlink"/>
            <w:noProof/>
          </w:rPr>
          <w:t>50.5.3.4 Security and Privacy in a Patient Safety Environment</w:t>
        </w:r>
        <w:r w:rsidR="001F7C10">
          <w:rPr>
            <w:noProof/>
            <w:webHidden/>
          </w:rPr>
          <w:tab/>
        </w:r>
        <w:r w:rsidR="001F7C10">
          <w:rPr>
            <w:noProof/>
            <w:webHidden/>
          </w:rPr>
          <w:fldChar w:fldCharType="begin"/>
        </w:r>
        <w:r w:rsidR="001F7C10">
          <w:rPr>
            <w:noProof/>
            <w:webHidden/>
          </w:rPr>
          <w:instrText xml:space="preserve"> PAGEREF _Toc39483577 \h </w:instrText>
        </w:r>
        <w:r w:rsidR="001F7C10">
          <w:rPr>
            <w:noProof/>
            <w:webHidden/>
          </w:rPr>
        </w:r>
        <w:r w:rsidR="001F7C10">
          <w:rPr>
            <w:noProof/>
            <w:webHidden/>
          </w:rPr>
          <w:fldChar w:fldCharType="separate"/>
        </w:r>
        <w:r w:rsidR="001F7C10">
          <w:rPr>
            <w:noProof/>
            <w:webHidden/>
          </w:rPr>
          <w:t>36</w:t>
        </w:r>
        <w:r w:rsidR="001F7C10">
          <w:rPr>
            <w:noProof/>
            <w:webHidden/>
          </w:rPr>
          <w:fldChar w:fldCharType="end"/>
        </w:r>
      </w:hyperlink>
    </w:p>
    <w:p w14:paraId="67654140" w14:textId="7F87CDA0" w:rsidR="001F7C10" w:rsidRDefault="002C6AEB">
      <w:pPr>
        <w:pStyle w:val="TOC3"/>
        <w:rPr>
          <w:rFonts w:asciiTheme="minorHAnsi" w:eastAsiaTheme="minorEastAsia" w:hAnsiTheme="minorHAnsi" w:cstheme="minorBidi"/>
          <w:noProof/>
          <w:sz w:val="22"/>
          <w:szCs w:val="22"/>
        </w:rPr>
      </w:pPr>
      <w:hyperlink w:anchor="_Toc39483578" w:history="1">
        <w:r w:rsidR="001F7C10" w:rsidRPr="00390413">
          <w:rPr>
            <w:rStyle w:val="Hyperlink"/>
            <w:noProof/>
          </w:rPr>
          <w:t>50.5.4 IHE Security and Privacy Controls</w:t>
        </w:r>
        <w:r w:rsidR="001F7C10">
          <w:rPr>
            <w:noProof/>
            <w:webHidden/>
          </w:rPr>
          <w:tab/>
        </w:r>
        <w:r w:rsidR="001F7C10">
          <w:rPr>
            <w:noProof/>
            <w:webHidden/>
          </w:rPr>
          <w:fldChar w:fldCharType="begin"/>
        </w:r>
        <w:r w:rsidR="001F7C10">
          <w:rPr>
            <w:noProof/>
            <w:webHidden/>
          </w:rPr>
          <w:instrText xml:space="preserve"> PAGEREF _Toc39483578 \h </w:instrText>
        </w:r>
        <w:r w:rsidR="001F7C10">
          <w:rPr>
            <w:noProof/>
            <w:webHidden/>
          </w:rPr>
        </w:r>
        <w:r w:rsidR="001F7C10">
          <w:rPr>
            <w:noProof/>
            <w:webHidden/>
          </w:rPr>
          <w:fldChar w:fldCharType="separate"/>
        </w:r>
        <w:r w:rsidR="001F7C10">
          <w:rPr>
            <w:noProof/>
            <w:webHidden/>
          </w:rPr>
          <w:t>36</w:t>
        </w:r>
        <w:r w:rsidR="001F7C10">
          <w:rPr>
            <w:noProof/>
            <w:webHidden/>
          </w:rPr>
          <w:fldChar w:fldCharType="end"/>
        </w:r>
      </w:hyperlink>
    </w:p>
    <w:p w14:paraId="32852DC9" w14:textId="16ED7A8C" w:rsidR="001F7C10" w:rsidRDefault="002C6AEB">
      <w:pPr>
        <w:pStyle w:val="TOC2"/>
        <w:rPr>
          <w:rFonts w:asciiTheme="minorHAnsi" w:eastAsiaTheme="minorEastAsia" w:hAnsiTheme="minorHAnsi" w:cstheme="minorBidi"/>
          <w:noProof/>
          <w:sz w:val="22"/>
          <w:szCs w:val="22"/>
        </w:rPr>
      </w:pPr>
      <w:hyperlink w:anchor="_Toc39483579" w:history="1">
        <w:r w:rsidR="001F7C10" w:rsidRPr="00390413">
          <w:rPr>
            <w:rStyle w:val="Hyperlink"/>
            <w:noProof/>
          </w:rPr>
          <w:t>50.6 MHDS Cross Profile Considerations</w:t>
        </w:r>
        <w:r w:rsidR="001F7C10">
          <w:rPr>
            <w:noProof/>
            <w:webHidden/>
          </w:rPr>
          <w:tab/>
        </w:r>
        <w:r w:rsidR="001F7C10">
          <w:rPr>
            <w:noProof/>
            <w:webHidden/>
          </w:rPr>
          <w:fldChar w:fldCharType="begin"/>
        </w:r>
        <w:r w:rsidR="001F7C10">
          <w:rPr>
            <w:noProof/>
            <w:webHidden/>
          </w:rPr>
          <w:instrText xml:space="preserve"> PAGEREF _Toc39483579 \h </w:instrText>
        </w:r>
        <w:r w:rsidR="001F7C10">
          <w:rPr>
            <w:noProof/>
            <w:webHidden/>
          </w:rPr>
        </w:r>
        <w:r w:rsidR="001F7C10">
          <w:rPr>
            <w:noProof/>
            <w:webHidden/>
          </w:rPr>
          <w:fldChar w:fldCharType="separate"/>
        </w:r>
        <w:r w:rsidR="001F7C10">
          <w:rPr>
            <w:noProof/>
            <w:webHidden/>
          </w:rPr>
          <w:t>37</w:t>
        </w:r>
        <w:r w:rsidR="001F7C10">
          <w:rPr>
            <w:noProof/>
            <w:webHidden/>
          </w:rPr>
          <w:fldChar w:fldCharType="end"/>
        </w:r>
      </w:hyperlink>
    </w:p>
    <w:p w14:paraId="3A3A4353" w14:textId="16F278B0" w:rsidR="001F7C10" w:rsidRDefault="002C6AEB">
      <w:pPr>
        <w:pStyle w:val="TOC3"/>
        <w:rPr>
          <w:rFonts w:asciiTheme="minorHAnsi" w:eastAsiaTheme="minorEastAsia" w:hAnsiTheme="minorHAnsi" w:cstheme="minorBidi"/>
          <w:noProof/>
          <w:sz w:val="22"/>
          <w:szCs w:val="22"/>
        </w:rPr>
      </w:pPr>
      <w:hyperlink w:anchor="_Toc39483580" w:history="1">
        <w:r w:rsidR="001F7C10" w:rsidRPr="00390413">
          <w:rPr>
            <w:rStyle w:val="Hyperlink"/>
            <w:noProof/>
          </w:rPr>
          <w:t>50.6.1 Interaction Diagram for the MHDS environment.</w:t>
        </w:r>
        <w:r w:rsidR="001F7C10">
          <w:rPr>
            <w:noProof/>
            <w:webHidden/>
          </w:rPr>
          <w:tab/>
        </w:r>
        <w:r w:rsidR="001F7C10">
          <w:rPr>
            <w:noProof/>
            <w:webHidden/>
          </w:rPr>
          <w:fldChar w:fldCharType="begin"/>
        </w:r>
        <w:r w:rsidR="001F7C10">
          <w:rPr>
            <w:noProof/>
            <w:webHidden/>
          </w:rPr>
          <w:instrText xml:space="preserve"> PAGEREF _Toc39483580 \h </w:instrText>
        </w:r>
        <w:r w:rsidR="001F7C10">
          <w:rPr>
            <w:noProof/>
            <w:webHidden/>
          </w:rPr>
        </w:r>
        <w:r w:rsidR="001F7C10">
          <w:rPr>
            <w:noProof/>
            <w:webHidden/>
          </w:rPr>
          <w:fldChar w:fldCharType="separate"/>
        </w:r>
        <w:r w:rsidR="001F7C10">
          <w:rPr>
            <w:noProof/>
            <w:webHidden/>
          </w:rPr>
          <w:t>37</w:t>
        </w:r>
        <w:r w:rsidR="001F7C10">
          <w:rPr>
            <w:noProof/>
            <w:webHidden/>
          </w:rPr>
          <w:fldChar w:fldCharType="end"/>
        </w:r>
      </w:hyperlink>
    </w:p>
    <w:p w14:paraId="68358FAE" w14:textId="243DA9A6" w:rsidR="001F7C10" w:rsidRDefault="002C6AEB">
      <w:pPr>
        <w:pStyle w:val="TOC3"/>
        <w:rPr>
          <w:rFonts w:asciiTheme="minorHAnsi" w:eastAsiaTheme="minorEastAsia" w:hAnsiTheme="minorHAnsi" w:cstheme="minorBidi"/>
          <w:noProof/>
          <w:sz w:val="22"/>
          <w:szCs w:val="22"/>
        </w:rPr>
      </w:pPr>
      <w:hyperlink w:anchor="_Toc39483581" w:history="1">
        <w:r w:rsidR="001F7C10" w:rsidRPr="00390413">
          <w:rPr>
            <w:rStyle w:val="Hyperlink"/>
            <w:noProof/>
          </w:rPr>
          <w:t>50.6.2 Typical Client System Designs</w:t>
        </w:r>
        <w:r w:rsidR="001F7C10">
          <w:rPr>
            <w:noProof/>
            <w:webHidden/>
          </w:rPr>
          <w:tab/>
        </w:r>
        <w:r w:rsidR="001F7C10">
          <w:rPr>
            <w:noProof/>
            <w:webHidden/>
          </w:rPr>
          <w:fldChar w:fldCharType="begin"/>
        </w:r>
        <w:r w:rsidR="001F7C10">
          <w:rPr>
            <w:noProof/>
            <w:webHidden/>
          </w:rPr>
          <w:instrText xml:space="preserve"> PAGEREF _Toc39483581 \h </w:instrText>
        </w:r>
        <w:r w:rsidR="001F7C10">
          <w:rPr>
            <w:noProof/>
            <w:webHidden/>
          </w:rPr>
        </w:r>
        <w:r w:rsidR="001F7C10">
          <w:rPr>
            <w:noProof/>
            <w:webHidden/>
          </w:rPr>
          <w:fldChar w:fldCharType="separate"/>
        </w:r>
        <w:r w:rsidR="001F7C10">
          <w:rPr>
            <w:noProof/>
            <w:webHidden/>
          </w:rPr>
          <w:t>41</w:t>
        </w:r>
        <w:r w:rsidR="001F7C10">
          <w:rPr>
            <w:noProof/>
            <w:webHidden/>
          </w:rPr>
          <w:fldChar w:fldCharType="end"/>
        </w:r>
      </w:hyperlink>
    </w:p>
    <w:p w14:paraId="69D5FFD1" w14:textId="25501349" w:rsidR="001F7C10" w:rsidRDefault="002C6AEB">
      <w:pPr>
        <w:pStyle w:val="TOC4"/>
        <w:rPr>
          <w:rFonts w:asciiTheme="minorHAnsi" w:eastAsiaTheme="minorEastAsia" w:hAnsiTheme="minorHAnsi" w:cstheme="minorBidi"/>
          <w:noProof/>
          <w:sz w:val="22"/>
          <w:szCs w:val="22"/>
        </w:rPr>
      </w:pPr>
      <w:hyperlink w:anchor="_Toc39483582" w:history="1">
        <w:r w:rsidR="001F7C10" w:rsidRPr="00390413">
          <w:rPr>
            <w:rStyle w:val="Hyperlink"/>
            <w:noProof/>
          </w:rPr>
          <w:t>50.6.2.1 System that publishes documents System Design</w:t>
        </w:r>
        <w:r w:rsidR="001F7C10">
          <w:rPr>
            <w:noProof/>
            <w:webHidden/>
          </w:rPr>
          <w:tab/>
        </w:r>
        <w:r w:rsidR="001F7C10">
          <w:rPr>
            <w:noProof/>
            <w:webHidden/>
          </w:rPr>
          <w:fldChar w:fldCharType="begin"/>
        </w:r>
        <w:r w:rsidR="001F7C10">
          <w:rPr>
            <w:noProof/>
            <w:webHidden/>
          </w:rPr>
          <w:instrText xml:space="preserve"> PAGEREF _Toc39483582 \h </w:instrText>
        </w:r>
        <w:r w:rsidR="001F7C10">
          <w:rPr>
            <w:noProof/>
            <w:webHidden/>
          </w:rPr>
        </w:r>
        <w:r w:rsidR="001F7C10">
          <w:rPr>
            <w:noProof/>
            <w:webHidden/>
          </w:rPr>
          <w:fldChar w:fldCharType="separate"/>
        </w:r>
        <w:r w:rsidR="001F7C10">
          <w:rPr>
            <w:noProof/>
            <w:webHidden/>
          </w:rPr>
          <w:t>41</w:t>
        </w:r>
        <w:r w:rsidR="001F7C10">
          <w:rPr>
            <w:noProof/>
            <w:webHidden/>
          </w:rPr>
          <w:fldChar w:fldCharType="end"/>
        </w:r>
      </w:hyperlink>
    </w:p>
    <w:p w14:paraId="51C3ED8F" w14:textId="47AFBBDD" w:rsidR="001F7C10" w:rsidRDefault="002C6AEB">
      <w:pPr>
        <w:pStyle w:val="TOC4"/>
        <w:rPr>
          <w:rFonts w:asciiTheme="minorHAnsi" w:eastAsiaTheme="minorEastAsia" w:hAnsiTheme="minorHAnsi" w:cstheme="minorBidi"/>
          <w:noProof/>
          <w:sz w:val="22"/>
          <w:szCs w:val="22"/>
        </w:rPr>
      </w:pPr>
      <w:hyperlink w:anchor="_Toc39483583" w:history="1">
        <w:r w:rsidR="001F7C10" w:rsidRPr="00390413">
          <w:rPr>
            <w:rStyle w:val="Hyperlink"/>
            <w:noProof/>
          </w:rPr>
          <w:t>50.6.2.2 System that consumes documents System Design</w:t>
        </w:r>
        <w:r w:rsidR="001F7C10">
          <w:rPr>
            <w:noProof/>
            <w:webHidden/>
          </w:rPr>
          <w:tab/>
        </w:r>
        <w:r w:rsidR="001F7C10">
          <w:rPr>
            <w:noProof/>
            <w:webHidden/>
          </w:rPr>
          <w:fldChar w:fldCharType="begin"/>
        </w:r>
        <w:r w:rsidR="001F7C10">
          <w:rPr>
            <w:noProof/>
            <w:webHidden/>
          </w:rPr>
          <w:instrText xml:space="preserve"> PAGEREF _Toc39483583 \h </w:instrText>
        </w:r>
        <w:r w:rsidR="001F7C10">
          <w:rPr>
            <w:noProof/>
            <w:webHidden/>
          </w:rPr>
        </w:r>
        <w:r w:rsidR="001F7C10">
          <w:rPr>
            <w:noProof/>
            <w:webHidden/>
          </w:rPr>
          <w:fldChar w:fldCharType="separate"/>
        </w:r>
        <w:r w:rsidR="001F7C10">
          <w:rPr>
            <w:noProof/>
            <w:webHidden/>
          </w:rPr>
          <w:t>42</w:t>
        </w:r>
        <w:r w:rsidR="001F7C10">
          <w:rPr>
            <w:noProof/>
            <w:webHidden/>
          </w:rPr>
          <w:fldChar w:fldCharType="end"/>
        </w:r>
      </w:hyperlink>
    </w:p>
    <w:p w14:paraId="647D71B8" w14:textId="3B0C9E06" w:rsidR="001F7C10" w:rsidRDefault="002C6AEB">
      <w:pPr>
        <w:pStyle w:val="TOC4"/>
        <w:rPr>
          <w:rFonts w:asciiTheme="minorHAnsi" w:eastAsiaTheme="minorEastAsia" w:hAnsiTheme="minorHAnsi" w:cstheme="minorBidi"/>
          <w:noProof/>
          <w:sz w:val="22"/>
          <w:szCs w:val="22"/>
        </w:rPr>
      </w:pPr>
      <w:hyperlink w:anchor="_Toc39483584" w:history="1">
        <w:r w:rsidR="001F7C10" w:rsidRPr="00390413">
          <w:rPr>
            <w:rStyle w:val="Hyperlink"/>
            <w:noProof/>
          </w:rPr>
          <w:t>50.6.2.3 System that consumes clinical data elements Systems Design</w:t>
        </w:r>
        <w:r w:rsidR="001F7C10">
          <w:rPr>
            <w:noProof/>
            <w:webHidden/>
          </w:rPr>
          <w:tab/>
        </w:r>
        <w:r w:rsidR="001F7C10">
          <w:rPr>
            <w:noProof/>
            <w:webHidden/>
          </w:rPr>
          <w:fldChar w:fldCharType="begin"/>
        </w:r>
        <w:r w:rsidR="001F7C10">
          <w:rPr>
            <w:noProof/>
            <w:webHidden/>
          </w:rPr>
          <w:instrText xml:space="preserve"> PAGEREF _Toc39483584 \h </w:instrText>
        </w:r>
        <w:r w:rsidR="001F7C10">
          <w:rPr>
            <w:noProof/>
            <w:webHidden/>
          </w:rPr>
        </w:r>
        <w:r w:rsidR="001F7C10">
          <w:rPr>
            <w:noProof/>
            <w:webHidden/>
          </w:rPr>
          <w:fldChar w:fldCharType="separate"/>
        </w:r>
        <w:r w:rsidR="001F7C10">
          <w:rPr>
            <w:noProof/>
            <w:webHidden/>
          </w:rPr>
          <w:t>42</w:t>
        </w:r>
        <w:r w:rsidR="001F7C10">
          <w:rPr>
            <w:noProof/>
            <w:webHidden/>
          </w:rPr>
          <w:fldChar w:fldCharType="end"/>
        </w:r>
      </w:hyperlink>
    </w:p>
    <w:p w14:paraId="3B8099D4" w14:textId="4866DA1C" w:rsidR="001F7C10" w:rsidRDefault="002C6AEB">
      <w:pPr>
        <w:pStyle w:val="TOC4"/>
        <w:rPr>
          <w:rFonts w:asciiTheme="minorHAnsi" w:eastAsiaTheme="minorEastAsia" w:hAnsiTheme="minorHAnsi" w:cstheme="minorBidi"/>
          <w:noProof/>
          <w:sz w:val="22"/>
          <w:szCs w:val="22"/>
        </w:rPr>
      </w:pPr>
      <w:hyperlink w:anchor="_Toc39483585" w:history="1">
        <w:r w:rsidR="001F7C10" w:rsidRPr="00390413">
          <w:rPr>
            <w:rStyle w:val="Hyperlink"/>
            <w:noProof/>
          </w:rPr>
          <w:t>50.6.2.4 Central Infrastructure as a single system</w:t>
        </w:r>
        <w:r w:rsidR="001F7C10">
          <w:rPr>
            <w:noProof/>
            <w:webHidden/>
          </w:rPr>
          <w:tab/>
        </w:r>
        <w:r w:rsidR="001F7C10">
          <w:rPr>
            <w:noProof/>
            <w:webHidden/>
          </w:rPr>
          <w:fldChar w:fldCharType="begin"/>
        </w:r>
        <w:r w:rsidR="001F7C10">
          <w:rPr>
            <w:noProof/>
            <w:webHidden/>
          </w:rPr>
          <w:instrText xml:space="preserve"> PAGEREF _Toc39483585 \h </w:instrText>
        </w:r>
        <w:r w:rsidR="001F7C10">
          <w:rPr>
            <w:noProof/>
            <w:webHidden/>
          </w:rPr>
        </w:r>
        <w:r w:rsidR="001F7C10">
          <w:rPr>
            <w:noProof/>
            <w:webHidden/>
          </w:rPr>
          <w:fldChar w:fldCharType="separate"/>
        </w:r>
        <w:r w:rsidR="001F7C10">
          <w:rPr>
            <w:noProof/>
            <w:webHidden/>
          </w:rPr>
          <w:t>43</w:t>
        </w:r>
        <w:r w:rsidR="001F7C10">
          <w:rPr>
            <w:noProof/>
            <w:webHidden/>
          </w:rPr>
          <w:fldChar w:fldCharType="end"/>
        </w:r>
      </w:hyperlink>
    </w:p>
    <w:p w14:paraId="4F9A28C4" w14:textId="13A34CC8" w:rsidR="001F7C10" w:rsidRDefault="002C6AEB">
      <w:pPr>
        <w:pStyle w:val="TOC2"/>
        <w:rPr>
          <w:rFonts w:asciiTheme="minorHAnsi" w:eastAsiaTheme="minorEastAsia" w:hAnsiTheme="minorHAnsi" w:cstheme="minorBidi"/>
          <w:noProof/>
          <w:sz w:val="22"/>
          <w:szCs w:val="22"/>
        </w:rPr>
      </w:pPr>
      <w:hyperlink w:anchor="_Toc39483586" w:history="1">
        <w:r w:rsidR="001F7C10" w:rsidRPr="00390413">
          <w:rPr>
            <w:rStyle w:val="Hyperlink"/>
            <w:noProof/>
          </w:rPr>
          <w:t>50.7 MHDS Background</w:t>
        </w:r>
        <w:r w:rsidR="001F7C10">
          <w:rPr>
            <w:noProof/>
            <w:webHidden/>
          </w:rPr>
          <w:tab/>
        </w:r>
        <w:r w:rsidR="001F7C10">
          <w:rPr>
            <w:noProof/>
            <w:webHidden/>
          </w:rPr>
          <w:fldChar w:fldCharType="begin"/>
        </w:r>
        <w:r w:rsidR="001F7C10">
          <w:rPr>
            <w:noProof/>
            <w:webHidden/>
          </w:rPr>
          <w:instrText xml:space="preserve"> PAGEREF _Toc39483586 \h </w:instrText>
        </w:r>
        <w:r w:rsidR="001F7C10">
          <w:rPr>
            <w:noProof/>
            <w:webHidden/>
          </w:rPr>
        </w:r>
        <w:r w:rsidR="001F7C10">
          <w:rPr>
            <w:noProof/>
            <w:webHidden/>
          </w:rPr>
          <w:fldChar w:fldCharType="separate"/>
        </w:r>
        <w:r w:rsidR="001F7C10">
          <w:rPr>
            <w:noProof/>
            <w:webHidden/>
          </w:rPr>
          <w:t>45</w:t>
        </w:r>
        <w:r w:rsidR="001F7C10">
          <w:rPr>
            <w:noProof/>
            <w:webHidden/>
          </w:rPr>
          <w:fldChar w:fldCharType="end"/>
        </w:r>
      </w:hyperlink>
    </w:p>
    <w:p w14:paraId="681ABD5E" w14:textId="3F06FA21" w:rsidR="001F7C10" w:rsidRDefault="002C6AEB">
      <w:pPr>
        <w:pStyle w:val="TOC3"/>
        <w:rPr>
          <w:rFonts w:asciiTheme="minorHAnsi" w:eastAsiaTheme="minorEastAsia" w:hAnsiTheme="minorHAnsi" w:cstheme="minorBidi"/>
          <w:noProof/>
          <w:sz w:val="22"/>
          <w:szCs w:val="22"/>
        </w:rPr>
      </w:pPr>
      <w:hyperlink w:anchor="_Toc39483587" w:history="1">
        <w:r w:rsidR="001F7C10" w:rsidRPr="00390413">
          <w:rPr>
            <w:rStyle w:val="Hyperlink"/>
            <w:bCs/>
            <w:noProof/>
          </w:rPr>
          <w:t>50.7.1 Overview</w:t>
        </w:r>
        <w:r w:rsidR="001F7C10">
          <w:rPr>
            <w:noProof/>
            <w:webHidden/>
          </w:rPr>
          <w:tab/>
        </w:r>
        <w:r w:rsidR="001F7C10">
          <w:rPr>
            <w:noProof/>
            <w:webHidden/>
          </w:rPr>
          <w:fldChar w:fldCharType="begin"/>
        </w:r>
        <w:r w:rsidR="001F7C10">
          <w:rPr>
            <w:noProof/>
            <w:webHidden/>
          </w:rPr>
          <w:instrText xml:space="preserve"> PAGEREF _Toc39483587 \h </w:instrText>
        </w:r>
        <w:r w:rsidR="001F7C10">
          <w:rPr>
            <w:noProof/>
            <w:webHidden/>
          </w:rPr>
        </w:r>
        <w:r w:rsidR="001F7C10">
          <w:rPr>
            <w:noProof/>
            <w:webHidden/>
          </w:rPr>
          <w:fldChar w:fldCharType="separate"/>
        </w:r>
        <w:r w:rsidR="001F7C10">
          <w:rPr>
            <w:noProof/>
            <w:webHidden/>
          </w:rPr>
          <w:t>45</w:t>
        </w:r>
        <w:r w:rsidR="001F7C10">
          <w:rPr>
            <w:noProof/>
            <w:webHidden/>
          </w:rPr>
          <w:fldChar w:fldCharType="end"/>
        </w:r>
      </w:hyperlink>
    </w:p>
    <w:p w14:paraId="64DFBB01" w14:textId="44D495EC" w:rsidR="001F7C10" w:rsidRDefault="002C6AEB">
      <w:pPr>
        <w:pStyle w:val="TOC3"/>
        <w:rPr>
          <w:rFonts w:asciiTheme="minorHAnsi" w:eastAsiaTheme="minorEastAsia" w:hAnsiTheme="minorHAnsi" w:cstheme="minorBidi"/>
          <w:noProof/>
          <w:sz w:val="22"/>
          <w:szCs w:val="22"/>
        </w:rPr>
      </w:pPr>
      <w:hyperlink w:anchor="_Toc39483588" w:history="1">
        <w:r w:rsidR="001F7C10" w:rsidRPr="00390413">
          <w:rPr>
            <w:rStyle w:val="Hyperlink"/>
            <w:bCs/>
            <w:noProof/>
          </w:rPr>
          <w:t xml:space="preserve">50.7.2 </w:t>
        </w:r>
        <w:r w:rsidR="001F7C10" w:rsidRPr="00390413">
          <w:rPr>
            <w:rStyle w:val="Hyperlink"/>
            <w:noProof/>
          </w:rPr>
          <w:t>Principles of IHE for Health Document Sharing</w:t>
        </w:r>
        <w:r w:rsidR="001F7C10">
          <w:rPr>
            <w:noProof/>
            <w:webHidden/>
          </w:rPr>
          <w:tab/>
        </w:r>
        <w:r w:rsidR="001F7C10">
          <w:rPr>
            <w:noProof/>
            <w:webHidden/>
          </w:rPr>
          <w:fldChar w:fldCharType="begin"/>
        </w:r>
        <w:r w:rsidR="001F7C10">
          <w:rPr>
            <w:noProof/>
            <w:webHidden/>
          </w:rPr>
          <w:instrText xml:space="preserve"> PAGEREF _Toc39483588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7615F8DD" w14:textId="0A0E76B0" w:rsidR="001F7C10" w:rsidRDefault="002C6AEB">
      <w:pPr>
        <w:pStyle w:val="TOC4"/>
        <w:rPr>
          <w:rFonts w:asciiTheme="minorHAnsi" w:eastAsiaTheme="minorEastAsia" w:hAnsiTheme="minorHAnsi" w:cstheme="minorBidi"/>
          <w:noProof/>
          <w:sz w:val="22"/>
          <w:szCs w:val="22"/>
        </w:rPr>
      </w:pPr>
      <w:hyperlink w:anchor="_Toc39483589" w:history="1">
        <w:r w:rsidR="001F7C10" w:rsidRPr="00390413">
          <w:rPr>
            <w:rStyle w:val="Hyperlink"/>
            <w:noProof/>
          </w:rPr>
          <w:t>50.7.2.1 General IHE principles</w:t>
        </w:r>
        <w:r w:rsidR="001F7C10">
          <w:rPr>
            <w:noProof/>
            <w:webHidden/>
          </w:rPr>
          <w:tab/>
        </w:r>
        <w:r w:rsidR="001F7C10">
          <w:rPr>
            <w:noProof/>
            <w:webHidden/>
          </w:rPr>
          <w:fldChar w:fldCharType="begin"/>
        </w:r>
        <w:r w:rsidR="001F7C10">
          <w:rPr>
            <w:noProof/>
            <w:webHidden/>
          </w:rPr>
          <w:instrText xml:space="preserve"> PAGEREF _Toc39483589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43F93EE1" w14:textId="50589A52" w:rsidR="001F7C10" w:rsidRDefault="002C6AEB">
      <w:pPr>
        <w:pStyle w:val="TOC4"/>
        <w:rPr>
          <w:rFonts w:asciiTheme="minorHAnsi" w:eastAsiaTheme="minorEastAsia" w:hAnsiTheme="minorHAnsi" w:cstheme="minorBidi"/>
          <w:noProof/>
          <w:sz w:val="22"/>
          <w:szCs w:val="22"/>
        </w:rPr>
      </w:pPr>
      <w:hyperlink w:anchor="_Toc39483590" w:history="1">
        <w:r w:rsidR="001F7C10" w:rsidRPr="00390413">
          <w:rPr>
            <w:rStyle w:val="Hyperlink"/>
            <w:noProof/>
          </w:rPr>
          <w:t>50.7.2.2 Document Sharing Governance</w:t>
        </w:r>
        <w:r w:rsidR="001F7C10">
          <w:rPr>
            <w:noProof/>
            <w:webHidden/>
          </w:rPr>
          <w:tab/>
        </w:r>
        <w:r w:rsidR="001F7C10">
          <w:rPr>
            <w:noProof/>
            <w:webHidden/>
          </w:rPr>
          <w:fldChar w:fldCharType="begin"/>
        </w:r>
        <w:r w:rsidR="001F7C10">
          <w:rPr>
            <w:noProof/>
            <w:webHidden/>
          </w:rPr>
          <w:instrText xml:space="preserve"> PAGEREF _Toc39483590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4BEE1CAC" w14:textId="02380494" w:rsidR="001F7C10" w:rsidRDefault="002C6AEB">
      <w:pPr>
        <w:pStyle w:val="TOC4"/>
        <w:rPr>
          <w:rFonts w:asciiTheme="minorHAnsi" w:eastAsiaTheme="minorEastAsia" w:hAnsiTheme="minorHAnsi" w:cstheme="minorBidi"/>
          <w:noProof/>
          <w:sz w:val="22"/>
          <w:szCs w:val="22"/>
        </w:rPr>
      </w:pPr>
      <w:hyperlink w:anchor="_Toc39483591" w:history="1">
        <w:r w:rsidR="001F7C10" w:rsidRPr="00390413">
          <w:rPr>
            <w:rStyle w:val="Hyperlink"/>
            <w:noProof/>
          </w:rPr>
          <w:t>50.7.2.3 Distinction between Documents and Messages</w:t>
        </w:r>
        <w:r w:rsidR="001F7C10">
          <w:rPr>
            <w:noProof/>
            <w:webHidden/>
          </w:rPr>
          <w:tab/>
        </w:r>
        <w:r w:rsidR="001F7C10">
          <w:rPr>
            <w:noProof/>
            <w:webHidden/>
          </w:rPr>
          <w:fldChar w:fldCharType="begin"/>
        </w:r>
        <w:r w:rsidR="001F7C10">
          <w:rPr>
            <w:noProof/>
            <w:webHidden/>
          </w:rPr>
          <w:instrText xml:space="preserve"> PAGEREF _Toc39483591 \h </w:instrText>
        </w:r>
        <w:r w:rsidR="001F7C10">
          <w:rPr>
            <w:noProof/>
            <w:webHidden/>
          </w:rPr>
        </w:r>
        <w:r w:rsidR="001F7C10">
          <w:rPr>
            <w:noProof/>
            <w:webHidden/>
          </w:rPr>
          <w:fldChar w:fldCharType="separate"/>
        </w:r>
        <w:r w:rsidR="001F7C10">
          <w:rPr>
            <w:noProof/>
            <w:webHidden/>
          </w:rPr>
          <w:t>48</w:t>
        </w:r>
        <w:r w:rsidR="001F7C10">
          <w:rPr>
            <w:noProof/>
            <w:webHidden/>
          </w:rPr>
          <w:fldChar w:fldCharType="end"/>
        </w:r>
      </w:hyperlink>
    </w:p>
    <w:p w14:paraId="08CED1A6" w14:textId="239FBD10" w:rsidR="001F7C10" w:rsidRDefault="002C6AEB">
      <w:pPr>
        <w:pStyle w:val="TOC4"/>
        <w:rPr>
          <w:rFonts w:asciiTheme="minorHAnsi" w:eastAsiaTheme="minorEastAsia" w:hAnsiTheme="minorHAnsi" w:cstheme="minorBidi"/>
          <w:noProof/>
          <w:sz w:val="22"/>
          <w:szCs w:val="22"/>
        </w:rPr>
      </w:pPr>
      <w:hyperlink w:anchor="_Toc39483592" w:history="1">
        <w:r w:rsidR="001F7C10" w:rsidRPr="00390413">
          <w:rPr>
            <w:rStyle w:val="Hyperlink"/>
            <w:noProof/>
          </w:rPr>
          <w:t>50.7.2.4 Longitudinal Patient Record</w:t>
        </w:r>
        <w:r w:rsidR="001F7C10">
          <w:rPr>
            <w:noProof/>
            <w:webHidden/>
          </w:rPr>
          <w:tab/>
        </w:r>
        <w:r w:rsidR="001F7C10">
          <w:rPr>
            <w:noProof/>
            <w:webHidden/>
          </w:rPr>
          <w:fldChar w:fldCharType="begin"/>
        </w:r>
        <w:r w:rsidR="001F7C10">
          <w:rPr>
            <w:noProof/>
            <w:webHidden/>
          </w:rPr>
          <w:instrText xml:space="preserve"> PAGEREF _Toc39483592 \h </w:instrText>
        </w:r>
        <w:r w:rsidR="001F7C10">
          <w:rPr>
            <w:noProof/>
            <w:webHidden/>
          </w:rPr>
        </w:r>
        <w:r w:rsidR="001F7C10">
          <w:rPr>
            <w:noProof/>
            <w:webHidden/>
          </w:rPr>
          <w:fldChar w:fldCharType="separate"/>
        </w:r>
        <w:r w:rsidR="001F7C10">
          <w:rPr>
            <w:noProof/>
            <w:webHidden/>
          </w:rPr>
          <w:t>49</w:t>
        </w:r>
        <w:r w:rsidR="001F7C10">
          <w:rPr>
            <w:noProof/>
            <w:webHidden/>
          </w:rPr>
          <w:fldChar w:fldCharType="end"/>
        </w:r>
      </w:hyperlink>
    </w:p>
    <w:p w14:paraId="014D74A5" w14:textId="47B83AF2" w:rsidR="001F7C10" w:rsidRDefault="002C6AEB">
      <w:pPr>
        <w:pStyle w:val="TOC4"/>
        <w:rPr>
          <w:rFonts w:asciiTheme="minorHAnsi" w:eastAsiaTheme="minorEastAsia" w:hAnsiTheme="minorHAnsi" w:cstheme="minorBidi"/>
          <w:noProof/>
          <w:sz w:val="22"/>
          <w:szCs w:val="22"/>
        </w:rPr>
      </w:pPr>
      <w:hyperlink w:anchor="_Toc39483593" w:history="1">
        <w:r w:rsidR="001F7C10" w:rsidRPr="00390413">
          <w:rPr>
            <w:rStyle w:val="Hyperlink"/>
            <w:noProof/>
          </w:rPr>
          <w:t>50.7.2.5 Use of Documents</w:t>
        </w:r>
        <w:r w:rsidR="001F7C10">
          <w:rPr>
            <w:noProof/>
            <w:webHidden/>
          </w:rPr>
          <w:tab/>
        </w:r>
        <w:r w:rsidR="001F7C10">
          <w:rPr>
            <w:noProof/>
            <w:webHidden/>
          </w:rPr>
          <w:fldChar w:fldCharType="begin"/>
        </w:r>
        <w:r w:rsidR="001F7C10">
          <w:rPr>
            <w:noProof/>
            <w:webHidden/>
          </w:rPr>
          <w:instrText xml:space="preserve"> PAGEREF _Toc39483593 \h </w:instrText>
        </w:r>
        <w:r w:rsidR="001F7C10">
          <w:rPr>
            <w:noProof/>
            <w:webHidden/>
          </w:rPr>
        </w:r>
        <w:r w:rsidR="001F7C10">
          <w:rPr>
            <w:noProof/>
            <w:webHidden/>
          </w:rPr>
          <w:fldChar w:fldCharType="separate"/>
        </w:r>
        <w:r w:rsidR="001F7C10">
          <w:rPr>
            <w:noProof/>
            <w:webHidden/>
          </w:rPr>
          <w:t>50</w:t>
        </w:r>
        <w:r w:rsidR="001F7C10">
          <w:rPr>
            <w:noProof/>
            <w:webHidden/>
          </w:rPr>
          <w:fldChar w:fldCharType="end"/>
        </w:r>
      </w:hyperlink>
    </w:p>
    <w:p w14:paraId="13809F48" w14:textId="0CC43E31" w:rsidR="001F7C10" w:rsidRDefault="002C6AEB">
      <w:pPr>
        <w:pStyle w:val="TOC4"/>
        <w:rPr>
          <w:rFonts w:asciiTheme="minorHAnsi" w:eastAsiaTheme="minorEastAsia" w:hAnsiTheme="minorHAnsi" w:cstheme="minorBidi"/>
          <w:noProof/>
          <w:sz w:val="22"/>
          <w:szCs w:val="22"/>
        </w:rPr>
      </w:pPr>
      <w:hyperlink w:anchor="_Toc39483594" w:history="1">
        <w:r w:rsidR="001F7C10" w:rsidRPr="00390413">
          <w:rPr>
            <w:rStyle w:val="Hyperlink"/>
            <w:noProof/>
          </w:rPr>
          <w:t>50.7.2.6 Value of Metadata</w:t>
        </w:r>
        <w:r w:rsidR="001F7C10">
          <w:rPr>
            <w:noProof/>
            <w:webHidden/>
          </w:rPr>
          <w:tab/>
        </w:r>
        <w:r w:rsidR="001F7C10">
          <w:rPr>
            <w:noProof/>
            <w:webHidden/>
          </w:rPr>
          <w:fldChar w:fldCharType="begin"/>
        </w:r>
        <w:r w:rsidR="001F7C10">
          <w:rPr>
            <w:noProof/>
            <w:webHidden/>
          </w:rPr>
          <w:instrText xml:space="preserve"> PAGEREF _Toc39483594 \h </w:instrText>
        </w:r>
        <w:r w:rsidR="001F7C10">
          <w:rPr>
            <w:noProof/>
            <w:webHidden/>
          </w:rPr>
        </w:r>
        <w:r w:rsidR="001F7C10">
          <w:rPr>
            <w:noProof/>
            <w:webHidden/>
          </w:rPr>
          <w:fldChar w:fldCharType="separate"/>
        </w:r>
        <w:r w:rsidR="001F7C10">
          <w:rPr>
            <w:noProof/>
            <w:webHidden/>
          </w:rPr>
          <w:t>51</w:t>
        </w:r>
        <w:r w:rsidR="001F7C10">
          <w:rPr>
            <w:noProof/>
            <w:webHidden/>
          </w:rPr>
          <w:fldChar w:fldCharType="end"/>
        </w:r>
      </w:hyperlink>
    </w:p>
    <w:p w14:paraId="486B4F9E" w14:textId="2392F8CB" w:rsidR="001F7C10" w:rsidRDefault="002C6AEB">
      <w:pPr>
        <w:pStyle w:val="TOC4"/>
        <w:rPr>
          <w:rFonts w:asciiTheme="minorHAnsi" w:eastAsiaTheme="minorEastAsia" w:hAnsiTheme="minorHAnsi" w:cstheme="minorBidi"/>
          <w:noProof/>
          <w:sz w:val="22"/>
          <w:szCs w:val="22"/>
        </w:rPr>
      </w:pPr>
      <w:hyperlink w:anchor="_Toc39483595" w:history="1">
        <w:r w:rsidR="001F7C10" w:rsidRPr="00390413">
          <w:rPr>
            <w:rStyle w:val="Hyperlink"/>
            <w:noProof/>
          </w:rPr>
          <w:t>50.7.2.7 Document Relationships</w:t>
        </w:r>
        <w:r w:rsidR="001F7C10">
          <w:rPr>
            <w:noProof/>
            <w:webHidden/>
          </w:rPr>
          <w:tab/>
        </w:r>
        <w:r w:rsidR="001F7C10">
          <w:rPr>
            <w:noProof/>
            <w:webHidden/>
          </w:rPr>
          <w:fldChar w:fldCharType="begin"/>
        </w:r>
        <w:r w:rsidR="001F7C10">
          <w:rPr>
            <w:noProof/>
            <w:webHidden/>
          </w:rPr>
          <w:instrText xml:space="preserve"> PAGEREF _Toc39483595 \h </w:instrText>
        </w:r>
        <w:r w:rsidR="001F7C10">
          <w:rPr>
            <w:noProof/>
            <w:webHidden/>
          </w:rPr>
        </w:r>
        <w:r w:rsidR="001F7C10">
          <w:rPr>
            <w:noProof/>
            <w:webHidden/>
          </w:rPr>
          <w:fldChar w:fldCharType="separate"/>
        </w:r>
        <w:r w:rsidR="001F7C10">
          <w:rPr>
            <w:noProof/>
            <w:webHidden/>
          </w:rPr>
          <w:t>52</w:t>
        </w:r>
        <w:r w:rsidR="001F7C10">
          <w:rPr>
            <w:noProof/>
            <w:webHidden/>
          </w:rPr>
          <w:fldChar w:fldCharType="end"/>
        </w:r>
      </w:hyperlink>
    </w:p>
    <w:p w14:paraId="57DA4A29" w14:textId="1F722BD7" w:rsidR="001F7C10" w:rsidRDefault="002C6AEB">
      <w:pPr>
        <w:pStyle w:val="TOC4"/>
        <w:rPr>
          <w:rFonts w:asciiTheme="minorHAnsi" w:eastAsiaTheme="minorEastAsia" w:hAnsiTheme="minorHAnsi" w:cstheme="minorBidi"/>
          <w:noProof/>
          <w:sz w:val="22"/>
          <w:szCs w:val="22"/>
        </w:rPr>
      </w:pPr>
      <w:hyperlink w:anchor="_Toc39483596" w:history="1">
        <w:r w:rsidR="001F7C10" w:rsidRPr="00390413">
          <w:rPr>
            <w:rStyle w:val="Hyperlink"/>
            <w:noProof/>
          </w:rPr>
          <w:t>50.7.2.8 Document Sharing Models</w:t>
        </w:r>
        <w:r w:rsidR="001F7C10">
          <w:rPr>
            <w:noProof/>
            <w:webHidden/>
          </w:rPr>
          <w:tab/>
        </w:r>
        <w:r w:rsidR="001F7C10">
          <w:rPr>
            <w:noProof/>
            <w:webHidden/>
          </w:rPr>
          <w:fldChar w:fldCharType="begin"/>
        </w:r>
        <w:r w:rsidR="001F7C10">
          <w:rPr>
            <w:noProof/>
            <w:webHidden/>
          </w:rPr>
          <w:instrText xml:space="preserve"> PAGEREF _Toc39483596 \h </w:instrText>
        </w:r>
        <w:r w:rsidR="001F7C10">
          <w:rPr>
            <w:noProof/>
            <w:webHidden/>
          </w:rPr>
        </w:r>
        <w:r w:rsidR="001F7C10">
          <w:rPr>
            <w:noProof/>
            <w:webHidden/>
          </w:rPr>
          <w:fldChar w:fldCharType="separate"/>
        </w:r>
        <w:r w:rsidR="001F7C10">
          <w:rPr>
            <w:noProof/>
            <w:webHidden/>
          </w:rPr>
          <w:t>52</w:t>
        </w:r>
        <w:r w:rsidR="001F7C10">
          <w:rPr>
            <w:noProof/>
            <w:webHidden/>
          </w:rPr>
          <w:fldChar w:fldCharType="end"/>
        </w:r>
      </w:hyperlink>
    </w:p>
    <w:p w14:paraId="6C5BDC4F" w14:textId="0A2FF3A2" w:rsidR="001F7C10" w:rsidRDefault="002C6AEB">
      <w:pPr>
        <w:pStyle w:val="TOC4"/>
        <w:rPr>
          <w:rFonts w:asciiTheme="minorHAnsi" w:eastAsiaTheme="minorEastAsia" w:hAnsiTheme="minorHAnsi" w:cstheme="minorBidi"/>
          <w:noProof/>
          <w:sz w:val="22"/>
          <w:szCs w:val="22"/>
        </w:rPr>
      </w:pPr>
      <w:hyperlink w:anchor="_Toc39483597" w:history="1">
        <w:r w:rsidR="001F7C10" w:rsidRPr="00390413">
          <w:rPr>
            <w:rStyle w:val="Hyperlink"/>
            <w:noProof/>
          </w:rPr>
          <w:t>50.7.2.9 Patient Identity Management</w:t>
        </w:r>
        <w:r w:rsidR="001F7C10">
          <w:rPr>
            <w:noProof/>
            <w:webHidden/>
          </w:rPr>
          <w:tab/>
        </w:r>
        <w:r w:rsidR="001F7C10">
          <w:rPr>
            <w:noProof/>
            <w:webHidden/>
          </w:rPr>
          <w:fldChar w:fldCharType="begin"/>
        </w:r>
        <w:r w:rsidR="001F7C10">
          <w:rPr>
            <w:noProof/>
            <w:webHidden/>
          </w:rPr>
          <w:instrText xml:space="preserve"> PAGEREF _Toc39483597 \h </w:instrText>
        </w:r>
        <w:r w:rsidR="001F7C10">
          <w:rPr>
            <w:noProof/>
            <w:webHidden/>
          </w:rPr>
        </w:r>
        <w:r w:rsidR="001F7C10">
          <w:rPr>
            <w:noProof/>
            <w:webHidden/>
          </w:rPr>
          <w:fldChar w:fldCharType="separate"/>
        </w:r>
        <w:r w:rsidR="001F7C10">
          <w:rPr>
            <w:noProof/>
            <w:webHidden/>
          </w:rPr>
          <w:t>53</w:t>
        </w:r>
        <w:r w:rsidR="001F7C10">
          <w:rPr>
            <w:noProof/>
            <w:webHidden/>
          </w:rPr>
          <w:fldChar w:fldCharType="end"/>
        </w:r>
      </w:hyperlink>
    </w:p>
    <w:p w14:paraId="1B1FC59A" w14:textId="536C9CD9" w:rsidR="001F7C10" w:rsidRDefault="002C6AEB">
      <w:pPr>
        <w:pStyle w:val="TOC4"/>
        <w:rPr>
          <w:rFonts w:asciiTheme="minorHAnsi" w:eastAsiaTheme="minorEastAsia" w:hAnsiTheme="minorHAnsi" w:cstheme="minorBidi"/>
          <w:noProof/>
          <w:sz w:val="22"/>
          <w:szCs w:val="22"/>
        </w:rPr>
      </w:pPr>
      <w:hyperlink w:anchor="_Toc39483598" w:history="1">
        <w:r w:rsidR="001F7C10" w:rsidRPr="00390413">
          <w:rPr>
            <w:rStyle w:val="Hyperlink"/>
            <w:noProof/>
          </w:rPr>
          <w:t>50.7.2.10 Locating sharing partners</w:t>
        </w:r>
        <w:r w:rsidR="001F7C10">
          <w:rPr>
            <w:noProof/>
            <w:webHidden/>
          </w:rPr>
          <w:tab/>
        </w:r>
        <w:r w:rsidR="001F7C10">
          <w:rPr>
            <w:noProof/>
            <w:webHidden/>
          </w:rPr>
          <w:fldChar w:fldCharType="begin"/>
        </w:r>
        <w:r w:rsidR="001F7C10">
          <w:rPr>
            <w:noProof/>
            <w:webHidden/>
          </w:rPr>
          <w:instrText xml:space="preserve"> PAGEREF _Toc39483598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2CEC6503" w14:textId="55F47F7A" w:rsidR="001F7C10" w:rsidRDefault="002C6AEB">
      <w:pPr>
        <w:pStyle w:val="TOC4"/>
        <w:rPr>
          <w:rFonts w:asciiTheme="minorHAnsi" w:eastAsiaTheme="minorEastAsia" w:hAnsiTheme="minorHAnsi" w:cstheme="minorBidi"/>
          <w:noProof/>
          <w:sz w:val="22"/>
          <w:szCs w:val="22"/>
        </w:rPr>
      </w:pPr>
      <w:hyperlink w:anchor="_Toc39483599" w:history="1">
        <w:r w:rsidR="001F7C10" w:rsidRPr="00390413">
          <w:rPr>
            <w:rStyle w:val="Hyperlink"/>
            <w:noProof/>
          </w:rPr>
          <w:t>50.7.2.11 Security/Privacy</w:t>
        </w:r>
        <w:r w:rsidR="001F7C10">
          <w:rPr>
            <w:noProof/>
            <w:webHidden/>
          </w:rPr>
          <w:tab/>
        </w:r>
        <w:r w:rsidR="001F7C10">
          <w:rPr>
            <w:noProof/>
            <w:webHidden/>
          </w:rPr>
          <w:fldChar w:fldCharType="begin"/>
        </w:r>
        <w:r w:rsidR="001F7C10">
          <w:rPr>
            <w:noProof/>
            <w:webHidden/>
          </w:rPr>
          <w:instrText xml:space="preserve"> PAGEREF _Toc39483599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03EBE32F" w14:textId="7A7C2384" w:rsidR="001F7C10" w:rsidRDefault="002C6AEB">
      <w:pPr>
        <w:pStyle w:val="TOC3"/>
        <w:rPr>
          <w:rFonts w:asciiTheme="minorHAnsi" w:eastAsiaTheme="minorEastAsia" w:hAnsiTheme="minorHAnsi" w:cstheme="minorBidi"/>
          <w:noProof/>
          <w:sz w:val="22"/>
          <w:szCs w:val="22"/>
        </w:rPr>
      </w:pPr>
      <w:hyperlink w:anchor="_Toc39483600" w:history="1">
        <w:r w:rsidR="001F7C10" w:rsidRPr="00390413">
          <w:rPr>
            <w:rStyle w:val="Hyperlink"/>
            <w:noProof/>
          </w:rPr>
          <w:t>50.7.3 Document sharing profiles</w:t>
        </w:r>
        <w:r w:rsidR="001F7C10">
          <w:rPr>
            <w:noProof/>
            <w:webHidden/>
          </w:rPr>
          <w:tab/>
        </w:r>
        <w:r w:rsidR="001F7C10">
          <w:rPr>
            <w:noProof/>
            <w:webHidden/>
          </w:rPr>
          <w:fldChar w:fldCharType="begin"/>
        </w:r>
        <w:r w:rsidR="001F7C10">
          <w:rPr>
            <w:noProof/>
            <w:webHidden/>
          </w:rPr>
          <w:instrText xml:space="preserve"> PAGEREF _Toc39483600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0B77334E" w14:textId="327A3462" w:rsidR="001F7C10" w:rsidRDefault="002C6AEB">
      <w:pPr>
        <w:pStyle w:val="TOC4"/>
        <w:rPr>
          <w:rFonts w:asciiTheme="minorHAnsi" w:eastAsiaTheme="minorEastAsia" w:hAnsiTheme="minorHAnsi" w:cstheme="minorBidi"/>
          <w:noProof/>
          <w:sz w:val="22"/>
          <w:szCs w:val="22"/>
        </w:rPr>
      </w:pPr>
      <w:hyperlink w:anchor="_Toc39483601" w:history="1">
        <w:r w:rsidR="001F7C10" w:rsidRPr="00390413">
          <w:rPr>
            <w:rStyle w:val="Hyperlink"/>
            <w:noProof/>
          </w:rPr>
          <w:t>50.7.3.1 Direct Push</w:t>
        </w:r>
        <w:r w:rsidR="001F7C10">
          <w:rPr>
            <w:noProof/>
            <w:webHidden/>
          </w:rPr>
          <w:tab/>
        </w:r>
        <w:r w:rsidR="001F7C10">
          <w:rPr>
            <w:noProof/>
            <w:webHidden/>
          </w:rPr>
          <w:fldChar w:fldCharType="begin"/>
        </w:r>
        <w:r w:rsidR="001F7C10">
          <w:rPr>
            <w:noProof/>
            <w:webHidden/>
          </w:rPr>
          <w:instrText xml:space="preserve"> PAGEREF _Toc39483601 \h </w:instrText>
        </w:r>
        <w:r w:rsidR="001F7C10">
          <w:rPr>
            <w:noProof/>
            <w:webHidden/>
          </w:rPr>
        </w:r>
        <w:r w:rsidR="001F7C10">
          <w:rPr>
            <w:noProof/>
            <w:webHidden/>
          </w:rPr>
          <w:fldChar w:fldCharType="separate"/>
        </w:r>
        <w:r w:rsidR="001F7C10">
          <w:rPr>
            <w:noProof/>
            <w:webHidden/>
          </w:rPr>
          <w:t>55</w:t>
        </w:r>
        <w:r w:rsidR="001F7C10">
          <w:rPr>
            <w:noProof/>
            <w:webHidden/>
          </w:rPr>
          <w:fldChar w:fldCharType="end"/>
        </w:r>
      </w:hyperlink>
    </w:p>
    <w:p w14:paraId="76F7F7C5" w14:textId="39F0A50F" w:rsidR="001F7C10" w:rsidRDefault="002C6AEB">
      <w:pPr>
        <w:pStyle w:val="TOC4"/>
        <w:rPr>
          <w:rFonts w:asciiTheme="minorHAnsi" w:eastAsiaTheme="minorEastAsia" w:hAnsiTheme="minorHAnsi" w:cstheme="minorBidi"/>
          <w:noProof/>
          <w:sz w:val="22"/>
          <w:szCs w:val="22"/>
        </w:rPr>
      </w:pPr>
      <w:hyperlink w:anchor="_Toc39483602" w:history="1">
        <w:r w:rsidR="001F7C10" w:rsidRPr="00390413">
          <w:rPr>
            <w:rStyle w:val="Hyperlink"/>
            <w:noProof/>
          </w:rPr>
          <w:t>50.7.3.2 MHDS based Centralized Discovery and Retrieve</w:t>
        </w:r>
        <w:r w:rsidR="001F7C10">
          <w:rPr>
            <w:noProof/>
            <w:webHidden/>
          </w:rPr>
          <w:tab/>
        </w:r>
        <w:r w:rsidR="001F7C10">
          <w:rPr>
            <w:noProof/>
            <w:webHidden/>
          </w:rPr>
          <w:fldChar w:fldCharType="begin"/>
        </w:r>
        <w:r w:rsidR="001F7C10">
          <w:rPr>
            <w:noProof/>
            <w:webHidden/>
          </w:rPr>
          <w:instrText xml:space="preserve"> PAGEREF _Toc39483602 \h </w:instrText>
        </w:r>
        <w:r w:rsidR="001F7C10">
          <w:rPr>
            <w:noProof/>
            <w:webHidden/>
          </w:rPr>
        </w:r>
        <w:r w:rsidR="001F7C10">
          <w:rPr>
            <w:noProof/>
            <w:webHidden/>
          </w:rPr>
          <w:fldChar w:fldCharType="separate"/>
        </w:r>
        <w:r w:rsidR="001F7C10">
          <w:rPr>
            <w:noProof/>
            <w:webHidden/>
          </w:rPr>
          <w:t>55</w:t>
        </w:r>
        <w:r w:rsidR="001F7C10">
          <w:rPr>
            <w:noProof/>
            <w:webHidden/>
          </w:rPr>
          <w:fldChar w:fldCharType="end"/>
        </w:r>
      </w:hyperlink>
    </w:p>
    <w:p w14:paraId="21E948DD" w14:textId="68D82225" w:rsidR="001F7C10" w:rsidRDefault="002C6AEB">
      <w:pPr>
        <w:pStyle w:val="TOC5"/>
        <w:rPr>
          <w:rFonts w:asciiTheme="minorHAnsi" w:eastAsiaTheme="minorEastAsia" w:hAnsiTheme="minorHAnsi" w:cstheme="minorBidi"/>
          <w:noProof/>
          <w:sz w:val="22"/>
          <w:szCs w:val="22"/>
        </w:rPr>
      </w:pPr>
      <w:hyperlink w:anchor="_Toc39483603" w:history="1">
        <w:r w:rsidR="001F7C10" w:rsidRPr="00390413">
          <w:rPr>
            <w:rStyle w:val="Hyperlink"/>
            <w:noProof/>
          </w:rPr>
          <w:t>50.7.3.2.1 Document Publishing</w:t>
        </w:r>
        <w:r w:rsidR="001F7C10">
          <w:rPr>
            <w:noProof/>
            <w:webHidden/>
          </w:rPr>
          <w:tab/>
        </w:r>
        <w:r w:rsidR="001F7C10">
          <w:rPr>
            <w:noProof/>
            <w:webHidden/>
          </w:rPr>
          <w:fldChar w:fldCharType="begin"/>
        </w:r>
        <w:r w:rsidR="001F7C10">
          <w:rPr>
            <w:noProof/>
            <w:webHidden/>
          </w:rPr>
          <w:instrText xml:space="preserve"> PAGEREF _Toc39483603 \h </w:instrText>
        </w:r>
        <w:r w:rsidR="001F7C10">
          <w:rPr>
            <w:noProof/>
            <w:webHidden/>
          </w:rPr>
        </w:r>
        <w:r w:rsidR="001F7C10">
          <w:rPr>
            <w:noProof/>
            <w:webHidden/>
          </w:rPr>
          <w:fldChar w:fldCharType="separate"/>
        </w:r>
        <w:r w:rsidR="001F7C10">
          <w:rPr>
            <w:noProof/>
            <w:webHidden/>
          </w:rPr>
          <w:t>56</w:t>
        </w:r>
        <w:r w:rsidR="001F7C10">
          <w:rPr>
            <w:noProof/>
            <w:webHidden/>
          </w:rPr>
          <w:fldChar w:fldCharType="end"/>
        </w:r>
      </w:hyperlink>
    </w:p>
    <w:p w14:paraId="0D9D0959" w14:textId="7C9F197C" w:rsidR="001F7C10" w:rsidRDefault="002C6AEB">
      <w:pPr>
        <w:pStyle w:val="TOC5"/>
        <w:rPr>
          <w:rFonts w:asciiTheme="minorHAnsi" w:eastAsiaTheme="minorEastAsia" w:hAnsiTheme="minorHAnsi" w:cstheme="minorBidi"/>
          <w:noProof/>
          <w:sz w:val="22"/>
          <w:szCs w:val="22"/>
        </w:rPr>
      </w:pPr>
      <w:hyperlink w:anchor="_Toc39483604" w:history="1">
        <w:r w:rsidR="001F7C10" w:rsidRPr="00390413">
          <w:rPr>
            <w:rStyle w:val="Hyperlink"/>
            <w:noProof/>
          </w:rPr>
          <w:t>50.7.3.2.2 Document Discovery</w:t>
        </w:r>
        <w:r w:rsidR="001F7C10">
          <w:rPr>
            <w:noProof/>
            <w:webHidden/>
          </w:rPr>
          <w:tab/>
        </w:r>
        <w:r w:rsidR="001F7C10">
          <w:rPr>
            <w:noProof/>
            <w:webHidden/>
          </w:rPr>
          <w:fldChar w:fldCharType="begin"/>
        </w:r>
        <w:r w:rsidR="001F7C10">
          <w:rPr>
            <w:noProof/>
            <w:webHidden/>
          </w:rPr>
          <w:instrText xml:space="preserve"> PAGEREF _Toc39483604 \h </w:instrText>
        </w:r>
        <w:r w:rsidR="001F7C10">
          <w:rPr>
            <w:noProof/>
            <w:webHidden/>
          </w:rPr>
        </w:r>
        <w:r w:rsidR="001F7C10">
          <w:rPr>
            <w:noProof/>
            <w:webHidden/>
          </w:rPr>
          <w:fldChar w:fldCharType="separate"/>
        </w:r>
        <w:r w:rsidR="001F7C10">
          <w:rPr>
            <w:noProof/>
            <w:webHidden/>
          </w:rPr>
          <w:t>57</w:t>
        </w:r>
        <w:r w:rsidR="001F7C10">
          <w:rPr>
            <w:noProof/>
            <w:webHidden/>
          </w:rPr>
          <w:fldChar w:fldCharType="end"/>
        </w:r>
      </w:hyperlink>
    </w:p>
    <w:p w14:paraId="5C7C649C" w14:textId="7EA7B357" w:rsidR="001F7C10" w:rsidRDefault="002C6AEB">
      <w:pPr>
        <w:pStyle w:val="TOC5"/>
        <w:rPr>
          <w:rFonts w:asciiTheme="minorHAnsi" w:eastAsiaTheme="minorEastAsia" w:hAnsiTheme="minorHAnsi" w:cstheme="minorBidi"/>
          <w:noProof/>
          <w:sz w:val="22"/>
          <w:szCs w:val="22"/>
        </w:rPr>
      </w:pPr>
      <w:hyperlink w:anchor="_Toc39483605" w:history="1">
        <w:r w:rsidR="001F7C10" w:rsidRPr="00390413">
          <w:rPr>
            <w:rStyle w:val="Hyperlink"/>
            <w:noProof/>
          </w:rPr>
          <w:t>50.7.3.2.3 Governance</w:t>
        </w:r>
        <w:r w:rsidR="001F7C10">
          <w:rPr>
            <w:noProof/>
            <w:webHidden/>
          </w:rPr>
          <w:tab/>
        </w:r>
        <w:r w:rsidR="001F7C10">
          <w:rPr>
            <w:noProof/>
            <w:webHidden/>
          </w:rPr>
          <w:fldChar w:fldCharType="begin"/>
        </w:r>
        <w:r w:rsidR="001F7C10">
          <w:rPr>
            <w:noProof/>
            <w:webHidden/>
          </w:rPr>
          <w:instrText xml:space="preserve"> PAGEREF _Toc39483605 \h </w:instrText>
        </w:r>
        <w:r w:rsidR="001F7C10">
          <w:rPr>
            <w:noProof/>
            <w:webHidden/>
          </w:rPr>
        </w:r>
        <w:r w:rsidR="001F7C10">
          <w:rPr>
            <w:noProof/>
            <w:webHidden/>
          </w:rPr>
          <w:fldChar w:fldCharType="separate"/>
        </w:r>
        <w:r w:rsidR="001F7C10">
          <w:rPr>
            <w:noProof/>
            <w:webHidden/>
          </w:rPr>
          <w:t>57</w:t>
        </w:r>
        <w:r w:rsidR="001F7C10">
          <w:rPr>
            <w:noProof/>
            <w:webHidden/>
          </w:rPr>
          <w:fldChar w:fldCharType="end"/>
        </w:r>
      </w:hyperlink>
    </w:p>
    <w:p w14:paraId="2B2CA73D" w14:textId="50045477" w:rsidR="001F7C10" w:rsidRDefault="002C6AEB">
      <w:pPr>
        <w:pStyle w:val="TOC5"/>
        <w:rPr>
          <w:rFonts w:asciiTheme="minorHAnsi" w:eastAsiaTheme="minorEastAsia" w:hAnsiTheme="minorHAnsi" w:cstheme="minorBidi"/>
          <w:noProof/>
          <w:sz w:val="22"/>
          <w:szCs w:val="22"/>
        </w:rPr>
      </w:pPr>
      <w:hyperlink w:anchor="_Toc39483606" w:history="1">
        <w:r w:rsidR="001F7C10" w:rsidRPr="00390413">
          <w:rPr>
            <w:rStyle w:val="Hyperlink"/>
            <w:noProof/>
          </w:rPr>
          <w:t>50.7.3.2.4 Notifications</w:t>
        </w:r>
        <w:r w:rsidR="001F7C10">
          <w:rPr>
            <w:noProof/>
            <w:webHidden/>
          </w:rPr>
          <w:tab/>
        </w:r>
        <w:r w:rsidR="001F7C10">
          <w:rPr>
            <w:noProof/>
            <w:webHidden/>
          </w:rPr>
          <w:fldChar w:fldCharType="begin"/>
        </w:r>
        <w:r w:rsidR="001F7C10">
          <w:rPr>
            <w:noProof/>
            <w:webHidden/>
          </w:rPr>
          <w:instrText xml:space="preserve"> PAGEREF _Toc39483606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6B189E95" w14:textId="744E4632" w:rsidR="001F7C10" w:rsidRDefault="002C6AEB">
      <w:pPr>
        <w:pStyle w:val="TOC4"/>
        <w:rPr>
          <w:rFonts w:asciiTheme="minorHAnsi" w:eastAsiaTheme="minorEastAsia" w:hAnsiTheme="minorHAnsi" w:cstheme="minorBidi"/>
          <w:noProof/>
          <w:sz w:val="22"/>
          <w:szCs w:val="22"/>
        </w:rPr>
      </w:pPr>
      <w:hyperlink w:anchor="_Toc39483607" w:history="1">
        <w:r w:rsidR="001F7C10" w:rsidRPr="00390413">
          <w:rPr>
            <w:rStyle w:val="Hyperlink"/>
            <w:noProof/>
          </w:rPr>
          <w:t>50.7.3.3 Federated Discovery and Retrieve</w:t>
        </w:r>
        <w:r w:rsidR="001F7C10">
          <w:rPr>
            <w:noProof/>
            <w:webHidden/>
          </w:rPr>
          <w:tab/>
        </w:r>
        <w:r w:rsidR="001F7C10">
          <w:rPr>
            <w:noProof/>
            <w:webHidden/>
          </w:rPr>
          <w:fldChar w:fldCharType="begin"/>
        </w:r>
        <w:r w:rsidR="001F7C10">
          <w:rPr>
            <w:noProof/>
            <w:webHidden/>
          </w:rPr>
          <w:instrText xml:space="preserve"> PAGEREF _Toc39483607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2A88A8A6" w14:textId="5E6295A6" w:rsidR="001F7C10" w:rsidRDefault="002C6AEB">
      <w:pPr>
        <w:pStyle w:val="TOC3"/>
        <w:rPr>
          <w:rFonts w:asciiTheme="minorHAnsi" w:eastAsiaTheme="minorEastAsia" w:hAnsiTheme="minorHAnsi" w:cstheme="minorBidi"/>
          <w:noProof/>
          <w:sz w:val="22"/>
          <w:szCs w:val="22"/>
        </w:rPr>
      </w:pPr>
      <w:hyperlink w:anchor="_Toc39483608" w:history="1">
        <w:r w:rsidR="001F7C10" w:rsidRPr="00390413">
          <w:rPr>
            <w:rStyle w:val="Hyperlink"/>
            <w:noProof/>
          </w:rPr>
          <w:t>50.7.4 Patient Identity Management</w:t>
        </w:r>
        <w:r w:rsidR="001F7C10">
          <w:rPr>
            <w:noProof/>
            <w:webHidden/>
          </w:rPr>
          <w:tab/>
        </w:r>
        <w:r w:rsidR="001F7C10">
          <w:rPr>
            <w:noProof/>
            <w:webHidden/>
          </w:rPr>
          <w:fldChar w:fldCharType="begin"/>
        </w:r>
        <w:r w:rsidR="001F7C10">
          <w:rPr>
            <w:noProof/>
            <w:webHidden/>
          </w:rPr>
          <w:instrText xml:space="preserve"> PAGEREF _Toc39483608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57BABF25" w14:textId="2EB5D31A" w:rsidR="001F7C10" w:rsidRDefault="002C6AEB">
      <w:pPr>
        <w:pStyle w:val="TOC4"/>
        <w:rPr>
          <w:rFonts w:asciiTheme="minorHAnsi" w:eastAsiaTheme="minorEastAsia" w:hAnsiTheme="minorHAnsi" w:cstheme="minorBidi"/>
          <w:noProof/>
          <w:sz w:val="22"/>
          <w:szCs w:val="22"/>
        </w:rPr>
      </w:pPr>
      <w:hyperlink w:anchor="_Toc39483609" w:history="1">
        <w:r w:rsidR="001F7C10" w:rsidRPr="00390413">
          <w:rPr>
            <w:rStyle w:val="Hyperlink"/>
            <w:noProof/>
          </w:rPr>
          <w:t>50.7.4.1 Patient Identity Management</w:t>
        </w:r>
        <w:r w:rsidR="001F7C10">
          <w:rPr>
            <w:noProof/>
            <w:webHidden/>
          </w:rPr>
          <w:tab/>
        </w:r>
        <w:r w:rsidR="001F7C10">
          <w:rPr>
            <w:noProof/>
            <w:webHidden/>
          </w:rPr>
          <w:fldChar w:fldCharType="begin"/>
        </w:r>
        <w:r w:rsidR="001F7C10">
          <w:rPr>
            <w:noProof/>
            <w:webHidden/>
          </w:rPr>
          <w:instrText xml:space="preserve"> PAGEREF _Toc39483609 \h </w:instrText>
        </w:r>
        <w:r w:rsidR="001F7C10">
          <w:rPr>
            <w:noProof/>
            <w:webHidden/>
          </w:rPr>
        </w:r>
        <w:r w:rsidR="001F7C10">
          <w:rPr>
            <w:noProof/>
            <w:webHidden/>
          </w:rPr>
          <w:fldChar w:fldCharType="separate"/>
        </w:r>
        <w:r w:rsidR="001F7C10">
          <w:rPr>
            <w:noProof/>
            <w:webHidden/>
          </w:rPr>
          <w:t>59</w:t>
        </w:r>
        <w:r w:rsidR="001F7C10">
          <w:rPr>
            <w:noProof/>
            <w:webHidden/>
          </w:rPr>
          <w:fldChar w:fldCharType="end"/>
        </w:r>
      </w:hyperlink>
    </w:p>
    <w:p w14:paraId="3243DC4A" w14:textId="57E87855" w:rsidR="001F7C10" w:rsidRDefault="002C6AEB">
      <w:pPr>
        <w:pStyle w:val="TOC4"/>
        <w:rPr>
          <w:rFonts w:asciiTheme="minorHAnsi" w:eastAsiaTheme="minorEastAsia" w:hAnsiTheme="minorHAnsi" w:cstheme="minorBidi"/>
          <w:noProof/>
          <w:sz w:val="22"/>
          <w:szCs w:val="22"/>
        </w:rPr>
      </w:pPr>
      <w:hyperlink w:anchor="_Toc39483610" w:history="1">
        <w:r w:rsidR="001F7C10" w:rsidRPr="00390413">
          <w:rPr>
            <w:rStyle w:val="Hyperlink"/>
            <w:noProof/>
          </w:rPr>
          <w:t>50.7.4.2 Patient Demographics Query for Mobile (PDQm)</w:t>
        </w:r>
        <w:r w:rsidR="001F7C10">
          <w:rPr>
            <w:noProof/>
            <w:webHidden/>
          </w:rPr>
          <w:tab/>
        </w:r>
        <w:r w:rsidR="001F7C10">
          <w:rPr>
            <w:noProof/>
            <w:webHidden/>
          </w:rPr>
          <w:fldChar w:fldCharType="begin"/>
        </w:r>
        <w:r w:rsidR="001F7C10">
          <w:rPr>
            <w:noProof/>
            <w:webHidden/>
          </w:rPr>
          <w:instrText xml:space="preserve"> PAGEREF _Toc39483610 \h </w:instrText>
        </w:r>
        <w:r w:rsidR="001F7C10">
          <w:rPr>
            <w:noProof/>
            <w:webHidden/>
          </w:rPr>
        </w:r>
        <w:r w:rsidR="001F7C10">
          <w:rPr>
            <w:noProof/>
            <w:webHidden/>
          </w:rPr>
          <w:fldChar w:fldCharType="separate"/>
        </w:r>
        <w:r w:rsidR="001F7C10">
          <w:rPr>
            <w:noProof/>
            <w:webHidden/>
          </w:rPr>
          <w:t>60</w:t>
        </w:r>
        <w:r w:rsidR="001F7C10">
          <w:rPr>
            <w:noProof/>
            <w:webHidden/>
          </w:rPr>
          <w:fldChar w:fldCharType="end"/>
        </w:r>
      </w:hyperlink>
    </w:p>
    <w:p w14:paraId="7066C14C" w14:textId="0672ED5C" w:rsidR="001F7C10" w:rsidRDefault="002C6AEB">
      <w:pPr>
        <w:pStyle w:val="TOC3"/>
        <w:rPr>
          <w:rFonts w:asciiTheme="minorHAnsi" w:eastAsiaTheme="minorEastAsia" w:hAnsiTheme="minorHAnsi" w:cstheme="minorBidi"/>
          <w:noProof/>
          <w:sz w:val="22"/>
          <w:szCs w:val="22"/>
        </w:rPr>
      </w:pPr>
      <w:hyperlink w:anchor="_Toc39483611" w:history="1">
        <w:r w:rsidR="001F7C10" w:rsidRPr="00390413">
          <w:rPr>
            <w:rStyle w:val="Hyperlink"/>
            <w:noProof/>
          </w:rPr>
          <w:t>50.7.5 Common Provider Directory</w:t>
        </w:r>
        <w:r w:rsidR="001F7C10">
          <w:rPr>
            <w:noProof/>
            <w:webHidden/>
          </w:rPr>
          <w:tab/>
        </w:r>
        <w:r w:rsidR="001F7C10">
          <w:rPr>
            <w:noProof/>
            <w:webHidden/>
          </w:rPr>
          <w:fldChar w:fldCharType="begin"/>
        </w:r>
        <w:r w:rsidR="001F7C10">
          <w:rPr>
            <w:noProof/>
            <w:webHidden/>
          </w:rPr>
          <w:instrText xml:space="preserve"> PAGEREF _Toc39483611 \h </w:instrText>
        </w:r>
        <w:r w:rsidR="001F7C10">
          <w:rPr>
            <w:noProof/>
            <w:webHidden/>
          </w:rPr>
        </w:r>
        <w:r w:rsidR="001F7C10">
          <w:rPr>
            <w:noProof/>
            <w:webHidden/>
          </w:rPr>
          <w:fldChar w:fldCharType="separate"/>
        </w:r>
        <w:r w:rsidR="001F7C10">
          <w:rPr>
            <w:noProof/>
            <w:webHidden/>
          </w:rPr>
          <w:t>61</w:t>
        </w:r>
        <w:r w:rsidR="001F7C10">
          <w:rPr>
            <w:noProof/>
            <w:webHidden/>
          </w:rPr>
          <w:fldChar w:fldCharType="end"/>
        </w:r>
      </w:hyperlink>
    </w:p>
    <w:p w14:paraId="457E5B51" w14:textId="4815541B" w:rsidR="00FB0A3D" w:rsidRPr="00B00A38" w:rsidRDefault="00CF508D">
      <w:pPr>
        <w:spacing w:before="0"/>
      </w:pPr>
      <w:r w:rsidRPr="00B00A38">
        <w:fldChar w:fldCharType="end"/>
      </w:r>
      <w:bookmarkStart w:id="10" w:name="_Toc201058865"/>
      <w:bookmarkStart w:id="11" w:name="_Toc201058970"/>
      <w:bookmarkEnd w:id="10"/>
      <w:bookmarkEnd w:id="11"/>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2C6AEB" w:rsidRPr="007117B8" w:rsidRDefault="002C6AEB" w:rsidP="00EA3BCB">
                            <w:pPr>
                              <w:pStyle w:val="BodyText"/>
                            </w:pPr>
                            <w:r>
                              <w:t xml:space="preserve">This profile does not specify any FHIR encoding as it leverages the grouped profiles. </w:t>
                            </w:r>
                            <w:proofErr w:type="gramStart"/>
                            <w:r>
                              <w:t>Thus</w:t>
                            </w:r>
                            <w:proofErr w:type="gramEnd"/>
                            <w:r>
                              <w:t xml:space="preserve">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2C6AEB" w:rsidRPr="007117B8" w:rsidRDefault="002C6AEB" w:rsidP="00EA3BCB">
                      <w:pPr>
                        <w:pStyle w:val="BodyText"/>
                      </w:pPr>
                      <w:r>
                        <w:t xml:space="preserve">This profile does not specify any FHIR encoding as it leverages the grouped profiles. </w:t>
                      </w:r>
                      <w:proofErr w:type="gramStart"/>
                      <w:r>
                        <w:t>Thus</w:t>
                      </w:r>
                      <w:proofErr w:type="gramEnd"/>
                      <w:r>
                        <w:t xml:space="preserve">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12" w:name="_Toc39483533"/>
      <w:r w:rsidRPr="00B00A38">
        <w:rPr>
          <w:noProof w:val="0"/>
        </w:rPr>
        <w:t>Introduction to this Supplement</w:t>
      </w:r>
      <w:bookmarkEnd w:id="12"/>
    </w:p>
    <w:p w14:paraId="1D753EB2" w14:textId="5D3F0B64"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w:t>
      </w:r>
      <w:del w:id="13" w:author="John Moehrke" w:date="2020-05-03T21:31:00Z">
        <w:r w:rsidRPr="00B00A38" w:rsidDel="00C85B2E">
          <w:delText xml:space="preserve">is </w:delText>
        </w:r>
      </w:del>
      <w:ins w:id="14" w:author="John Moehrke" w:date="2020-05-03T21:31:00Z">
        <w:r w:rsidR="00C85B2E">
          <w:t>are</w:t>
        </w:r>
        <w:r w:rsidR="00C85B2E" w:rsidRPr="00B00A38">
          <w:t xml:space="preserve"> </w:t>
        </w:r>
      </w:ins>
      <w:r w:rsidRPr="00B00A38">
        <w:t>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w:t>
      </w:r>
      <w:proofErr w:type="gramStart"/>
      <w:r w:rsidRPr="00B00A38">
        <w:t>and also</w:t>
      </w:r>
      <w:proofErr w:type="gramEnd"/>
      <w:r w:rsidRPr="00B00A38">
        <w:t xml:space="preserve">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proofErr w:type="spellStart"/>
      <w:r w:rsidRPr="00B00A38">
        <w:t>PurposeOfUse</w:t>
      </w:r>
      <w:proofErr w:type="spellEnd"/>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15" w:name="_Toc345074641"/>
      <w:bookmarkStart w:id="16" w:name="_Toc39483534"/>
      <w:r w:rsidRPr="00B00A38">
        <w:rPr>
          <w:noProof w:val="0"/>
        </w:rPr>
        <w:t>Open Issues and Questions</w:t>
      </w:r>
      <w:bookmarkEnd w:id="15"/>
      <w:bookmarkEnd w:id="16"/>
    </w:p>
    <w:p w14:paraId="13D1533F" w14:textId="6481C7DA"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w:t>
      </w:r>
      <w:del w:id="17" w:author="John Moehrke" w:date="2020-05-04T12:27:00Z">
        <w:r w:rsidRPr="00B00A38" w:rsidDel="0020249C">
          <w:delText>Is the level of detail within this supplement appropriate? Is there some text that could be removed? Is there some concept that is not well enough defined?</w:delText>
        </w:r>
      </w:del>
      <w:ins w:id="18" w:author="John Moehrke" w:date="2020-05-04T12:27:00Z">
        <w:r w:rsidR="0020249C">
          <w:t xml:space="preserve">The section X.7 could </w:t>
        </w:r>
        <w:proofErr w:type="gramStart"/>
        <w:r w:rsidR="0020249C">
          <w:t>be considered to be</w:t>
        </w:r>
        <w:proofErr w:type="gramEnd"/>
        <w:r w:rsidR="0020249C">
          <w:t xml:space="preserve"> removed if and when the ITI white</w:t>
        </w:r>
      </w:ins>
      <w:ins w:id="19" w:author="John Moehrke" w:date="2020-05-04T12:28:00Z">
        <w:r w:rsidR="0020249C">
          <w:t>paper on using IHE Profiles for and HIE is updated to include MHD and MHDS.</w:t>
        </w:r>
      </w:ins>
    </w:p>
    <w:p w14:paraId="081C14E4" w14:textId="6E0CAE83" w:rsidR="00502BE8" w:rsidRPr="00B00A38" w:rsidDel="0020249C" w:rsidRDefault="00856192" w:rsidP="00CB13F7">
      <w:pPr>
        <w:pStyle w:val="ListNumber2"/>
        <w:tabs>
          <w:tab w:val="num" w:pos="1450"/>
        </w:tabs>
        <w:ind w:left="1080"/>
        <w:rPr>
          <w:del w:id="20" w:author="John Moehrke" w:date="2020-05-04T12:26:00Z"/>
        </w:rPr>
      </w:pPr>
      <w:del w:id="21" w:author="John Moehrke" w:date="2020-05-04T12:26:00Z">
        <w:r w:rsidRPr="00B00A38" w:rsidDel="0020249C">
          <w:delText>The MHDS environment allows for some normally contained Resources</w:delText>
        </w:r>
        <w:r w:rsidR="00CB13F7" w:rsidRPr="00B00A38" w:rsidDel="0020249C">
          <w:delText xml:space="preserve"> </w:delText>
        </w:r>
        <w:r w:rsidR="00F71A15" w:rsidRPr="00B00A38" w:rsidDel="0020249C">
          <w:delText>be recorded as a link to data in the mCSD managed Directory</w:delText>
        </w:r>
        <w:r w:rsidRPr="00B00A38" w:rsidDel="0020249C">
          <w:delText xml:space="preserve"> or PMIR Patient Identity Manager. This is defined in the “UnContained Reference Option”</w:delText>
        </w:r>
        <w:r w:rsidR="00F71A15" w:rsidRPr="00B00A38" w:rsidDel="0020249C">
          <w:delText>.</w:delText>
        </w:r>
        <w:r w:rsidR="00CB13F7" w:rsidRPr="00B00A38" w:rsidDel="0020249C">
          <w:delText xml:space="preserve"> </w:delText>
        </w:r>
        <w:r w:rsidR="00D42E3D" w:rsidRPr="00B00A38" w:rsidDel="0020249C">
          <w:delText xml:space="preserve">The necessary change to MHD has not been done yet in order to get </w:delText>
        </w:r>
        <w:r w:rsidR="005D56DF" w:rsidRPr="00B00A38" w:rsidDel="0020249C">
          <w:delText>feedback</w:delText>
        </w:r>
        <w:r w:rsidR="00D42E3D" w:rsidRPr="00B00A38" w:rsidDel="0020249C">
          <w:delText xml:space="preserve"> from Public Comment.</w:delText>
        </w:r>
        <w:r w:rsidRPr="00B00A38" w:rsidDel="0020249C">
          <w:delText xml:space="preserve"> </w:delText>
        </w:r>
        <w:r w:rsidR="00502BE8" w:rsidRPr="00B00A38" w:rsidDel="0020249C">
          <w:delText>CP-ITI-1200 will be updating MHD to add an</w:delText>
        </w:r>
        <w:r w:rsidRPr="00B00A38" w:rsidDel="0020249C">
          <w:delText xml:space="preserve"> UnContained Reference</w:delText>
        </w:r>
        <w:r w:rsidR="00502BE8" w:rsidRPr="00B00A38" w:rsidDel="0020249C">
          <w:delText xml:space="preserve"> </w:delText>
        </w:r>
        <w:r w:rsidR="00765D74" w:rsidDel="0020249C">
          <w:delText>Option</w:delText>
        </w:r>
        <w:r w:rsidR="00502BE8" w:rsidRPr="00B00A38" w:rsidDel="0020249C">
          <w:delText xml:space="preserve"> for this support</w:delText>
        </w:r>
      </w:del>
    </w:p>
    <w:p w14:paraId="294D049B" w14:textId="77777777" w:rsidR="00CF283F" w:rsidRPr="00B00A38" w:rsidRDefault="00CF283F" w:rsidP="008616CB">
      <w:pPr>
        <w:pStyle w:val="Heading2"/>
        <w:numPr>
          <w:ilvl w:val="0"/>
          <w:numId w:val="0"/>
        </w:numPr>
        <w:rPr>
          <w:noProof w:val="0"/>
        </w:rPr>
      </w:pPr>
      <w:bookmarkStart w:id="22" w:name="_Toc345074642"/>
      <w:bookmarkStart w:id="23" w:name="_Toc39483535"/>
      <w:bookmarkStart w:id="24" w:name="_Toc473170357"/>
      <w:bookmarkStart w:id="25" w:name="_Toc504625754"/>
      <w:r w:rsidRPr="00B00A38">
        <w:rPr>
          <w:noProof w:val="0"/>
        </w:rPr>
        <w:t>Closed Issues</w:t>
      </w:r>
      <w:bookmarkEnd w:id="22"/>
      <w:bookmarkEnd w:id="23"/>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369E7A43" w:rsidR="00722E7D" w:rsidRDefault="00722E7D" w:rsidP="00722E7D">
      <w:pPr>
        <w:pStyle w:val="ListNumber2"/>
        <w:rPr>
          <w:ins w:id="26" w:author="John Moehrke" w:date="2020-05-04T12:26:00Z"/>
        </w:rPr>
      </w:pPr>
      <w:r w:rsidRPr="00B00A38">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w:t>
      </w:r>
      <w:r w:rsidRPr="00B00A38">
        <w:lastRenderedPageBreak/>
        <w:t>such and thus not well known. There is description of this virtual Document Repository functionality.</w:t>
      </w:r>
    </w:p>
    <w:p w14:paraId="72C72A3F" w14:textId="77777777" w:rsidR="0020249C" w:rsidRPr="00B00A38" w:rsidRDefault="0020249C" w:rsidP="0020249C">
      <w:pPr>
        <w:pStyle w:val="ListNumber2"/>
        <w:numPr>
          <w:ilvl w:val="0"/>
          <w:numId w:val="5"/>
        </w:numPr>
        <w:tabs>
          <w:tab w:val="clear" w:pos="720"/>
          <w:tab w:val="num" w:pos="360"/>
          <w:tab w:val="num" w:pos="1450"/>
        </w:tabs>
        <w:rPr>
          <w:ins w:id="27" w:author="John Moehrke" w:date="2020-05-04T12:27:00Z"/>
        </w:rPr>
        <w:pPrChange w:id="28" w:author="John Moehrke" w:date="2020-05-04T12:27:00Z">
          <w:pPr>
            <w:pStyle w:val="ListNumber2"/>
            <w:numPr>
              <w:numId w:val="5"/>
            </w:numPr>
            <w:tabs>
              <w:tab w:val="num" w:pos="1450"/>
            </w:tabs>
            <w:ind w:left="1080"/>
          </w:pPr>
        </w:pPrChange>
      </w:pPr>
      <w:bookmarkStart w:id="29" w:name="_GoBack"/>
      <w:ins w:id="30" w:author="John Moehrke" w:date="2020-05-04T12:27:00Z">
        <w:r w:rsidRPr="00B00A38">
          <w:t>The MHDS environment allows for some normally contained Resources be recorded as a link to data in the mCSD managed Directory or PMIR Patient Identity Manager. This is defined in the “</w:t>
        </w:r>
        <w:proofErr w:type="spellStart"/>
        <w:r w:rsidRPr="00B00A38">
          <w:t>UnContained</w:t>
        </w:r>
        <w:proofErr w:type="spellEnd"/>
        <w:r w:rsidRPr="00B00A38">
          <w:t xml:space="preserve"> Reference Option”. The necessary change to MHD has not been done yet in order to get feedback from Public Comment. CP-ITI-1200 will be updating MHD to add an </w:t>
        </w:r>
        <w:proofErr w:type="spellStart"/>
        <w:r w:rsidRPr="00B00A38">
          <w:t>UnContained</w:t>
        </w:r>
        <w:proofErr w:type="spellEnd"/>
        <w:r w:rsidRPr="00B00A38">
          <w:t xml:space="preserve"> Reference </w:t>
        </w:r>
        <w:r>
          <w:t>Option</w:t>
        </w:r>
        <w:r w:rsidRPr="00B00A38">
          <w:t xml:space="preserve"> for this support</w:t>
        </w:r>
      </w:ins>
    </w:p>
    <w:bookmarkEnd w:id="29"/>
    <w:p w14:paraId="78C53F78" w14:textId="77777777" w:rsidR="0020249C" w:rsidRPr="00B00A38" w:rsidRDefault="0020249C" w:rsidP="0020249C">
      <w:pPr>
        <w:pStyle w:val="ListNumber2"/>
        <w:numPr>
          <w:ilvl w:val="0"/>
          <w:numId w:val="0"/>
        </w:numPr>
        <w:ind w:left="360"/>
        <w:pPrChange w:id="31" w:author="John Moehrke" w:date="2020-05-04T12:27:00Z">
          <w:pPr>
            <w:pStyle w:val="ListNumber2"/>
          </w:pPr>
        </w:pPrChange>
      </w:pP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32" w:name="_Toc22913007"/>
      <w:bookmarkStart w:id="33" w:name="_Toc39483536"/>
      <w:bookmarkStart w:id="34" w:name="_Toc18414906"/>
      <w:bookmarkStart w:id="35" w:name="_Toc345074643"/>
      <w:r>
        <w:rPr>
          <w:noProof w:val="0"/>
        </w:rPr>
        <w:lastRenderedPageBreak/>
        <w:t>IHE Technical Frameworks General Introduction</w:t>
      </w:r>
      <w:bookmarkEnd w:id="32"/>
      <w:bookmarkEnd w:id="33"/>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36" w:name="_Toc341951395"/>
      <w:bookmarkStart w:id="37" w:name="_Toc18418175"/>
      <w:bookmarkStart w:id="38" w:name="_Toc22913008"/>
      <w:bookmarkStart w:id="39" w:name="_Toc39483537"/>
      <w:r>
        <w:t>Copyright Licenses</w:t>
      </w:r>
      <w:bookmarkEnd w:id="36"/>
      <w:bookmarkEnd w:id="37"/>
      <w:bookmarkEnd w:id="38"/>
      <w:bookmarkEnd w:id="39"/>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40" w:name="_Toc341951396"/>
      <w:bookmarkStart w:id="41" w:name="_Toc18418176"/>
      <w:bookmarkStart w:id="42" w:name="_Toc22913009"/>
      <w:bookmarkStart w:id="43" w:name="_Toc39483538"/>
      <w:r>
        <w:t>Copyright of Base Standards</w:t>
      </w:r>
      <w:bookmarkEnd w:id="40"/>
      <w:bookmarkEnd w:id="41"/>
      <w:bookmarkEnd w:id="42"/>
      <w:bookmarkEnd w:id="43"/>
    </w:p>
    <w:p w14:paraId="37687F7E" w14:textId="77777777" w:rsidR="00B00A38" w:rsidRDefault="00B00A38" w:rsidP="00B00A38">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44" w:name="_Toc22913010"/>
      <w:bookmarkStart w:id="45" w:name="_Toc39483539"/>
      <w:r>
        <w:t xml:space="preserve">DICOM </w:t>
      </w:r>
      <w:r w:rsidRPr="00F76ACC">
        <w:t>(Digital Imaging and Communications in Medicine)</w:t>
      </w:r>
      <w:bookmarkEnd w:id="44"/>
      <w:bookmarkEnd w:id="45"/>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46" w:name="_Toc22913011"/>
      <w:bookmarkStart w:id="47" w:name="_Toc39483540"/>
      <w:r>
        <w:t>HL7 (Health Level Seven)</w:t>
      </w:r>
      <w:bookmarkEnd w:id="46"/>
      <w:bookmarkEnd w:id="47"/>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48"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49" w:name="_Toc22913012"/>
      <w:bookmarkStart w:id="50" w:name="_Toc39483541"/>
      <w:bookmarkEnd w:id="48"/>
      <w:r>
        <w:t>LOINC (</w:t>
      </w:r>
      <w:r w:rsidRPr="00591349">
        <w:t>Logical Observation Identifiers Names and Codes)</w:t>
      </w:r>
      <w:bookmarkEnd w:id="49"/>
      <w:bookmarkEnd w:id="50"/>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205EB439" w14:textId="77777777" w:rsidR="00B00A38" w:rsidRPr="00F76ACC" w:rsidRDefault="00B00A38" w:rsidP="00B00A38">
      <w:pPr>
        <w:pStyle w:val="Heading3"/>
      </w:pPr>
      <w:bookmarkStart w:id="51" w:name="_Toc22913013"/>
      <w:bookmarkStart w:id="52" w:name="_Toc39483542"/>
      <w:r>
        <w:lastRenderedPageBreak/>
        <w:t>SNOMED CT (</w:t>
      </w:r>
      <w:r w:rsidRPr="00591349">
        <w:t>Systematized Nomenclature of Medicine</w:t>
      </w:r>
      <w:r>
        <w:t xml:space="preserve"> -- Clinical Terms)</w:t>
      </w:r>
      <w:bookmarkEnd w:id="51"/>
      <w:bookmarkEnd w:id="52"/>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w:t>
      </w:r>
      <w:proofErr w:type="spellStart"/>
      <w:r>
        <w:rPr>
          <w:rFonts w:cstheme="minorBidi"/>
          <w:color w:val="000000"/>
        </w:rPr>
        <w:t>Organisation</w:t>
      </w:r>
      <w:proofErr w:type="spellEnd"/>
      <w:r>
        <w:rPr>
          <w:rFonts w:cstheme="minorBidi"/>
          <w:color w:val="000000"/>
        </w:rPr>
        <w:t>.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w:t>
      </w:r>
      <w:proofErr w:type="spellStart"/>
      <w:r>
        <w:rPr>
          <w:rFonts w:cstheme="minorBidi"/>
          <w:color w:val="000000"/>
        </w:rPr>
        <w:t>Organisation</w:t>
      </w:r>
      <w:proofErr w:type="spellEnd"/>
      <w:r>
        <w:rPr>
          <w:rFonts w:cstheme="minorBidi"/>
          <w:color w:val="000000"/>
        </w:rPr>
        <w:t>, all rights reserved.</w:t>
      </w:r>
    </w:p>
    <w:p w14:paraId="3F7FFA39" w14:textId="77777777" w:rsidR="00B00A38" w:rsidRDefault="00B00A38" w:rsidP="00B00A38">
      <w:pPr>
        <w:pStyle w:val="Heading1"/>
        <w:pageBreakBefore w:val="0"/>
      </w:pPr>
      <w:bookmarkStart w:id="53" w:name="_Toc341951397"/>
      <w:bookmarkStart w:id="54" w:name="_Toc18418181"/>
      <w:bookmarkStart w:id="55" w:name="_Toc22913014"/>
      <w:bookmarkStart w:id="56" w:name="_Toc39483543"/>
      <w:r>
        <w:t>Trademark</w:t>
      </w:r>
      <w:bookmarkEnd w:id="53"/>
      <w:bookmarkEnd w:id="54"/>
      <w:bookmarkEnd w:id="55"/>
      <w:bookmarkEnd w:id="56"/>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57" w:name="_Toc22913015"/>
      <w:bookmarkStart w:id="58" w:name="_Toc39483544"/>
      <w:r>
        <w:rPr>
          <w:noProof w:val="0"/>
        </w:rPr>
        <w:lastRenderedPageBreak/>
        <w:t>IHE Technical Frameworks General Introduction</w:t>
      </w:r>
      <w:r w:rsidRPr="00D26514">
        <w:rPr>
          <w:noProof w:val="0"/>
        </w:rPr>
        <w:t xml:space="preserve"> Appendices</w:t>
      </w:r>
      <w:bookmarkEnd w:id="34"/>
      <w:bookmarkEnd w:id="57"/>
      <w:bookmarkEnd w:id="58"/>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59" w:name="_Toc18414907"/>
      <w:bookmarkStart w:id="60" w:name="_Toc22913016"/>
      <w:bookmarkStart w:id="61" w:name="_Toc39483545"/>
      <w:bookmarkStart w:id="62" w:name="OLE_LINK20"/>
      <w:bookmarkStart w:id="63" w:name="OLE_LINK21"/>
      <w:bookmarkStart w:id="64" w:name="OLE_LINK22"/>
      <w:bookmarkStart w:id="65" w:name="OLE_LINK11"/>
      <w:bookmarkStart w:id="66" w:name="OLE_LINK18"/>
      <w:r w:rsidRPr="00D26514">
        <w:rPr>
          <w:noProof w:val="0"/>
        </w:rPr>
        <w:t>Appendix A – Actor Summary Definitions</w:t>
      </w:r>
      <w:bookmarkEnd w:id="59"/>
      <w:bookmarkEnd w:id="60"/>
      <w:bookmarkEnd w:id="61"/>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67" w:name="OLE_LINK59"/>
      <w:bookmarkEnd w:id="62"/>
      <w:bookmarkEnd w:id="63"/>
      <w:bookmarkEnd w:id="64"/>
      <w:bookmarkEnd w:id="65"/>
      <w:bookmarkEnd w:id="66"/>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67"/>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68" w:name="_Toc18414908"/>
      <w:bookmarkStart w:id="69" w:name="_Toc22913017"/>
      <w:bookmarkStart w:id="70" w:name="OLE_LINK23"/>
      <w:bookmarkStart w:id="71" w:name="OLE_LINK27"/>
      <w:bookmarkStart w:id="72" w:name="OLE_LINK28"/>
    </w:p>
    <w:p w14:paraId="6CBDB76A" w14:textId="734EF1EE" w:rsidR="00B00A38" w:rsidRPr="00D26514" w:rsidRDefault="00B00A38" w:rsidP="00B00A38">
      <w:pPr>
        <w:pStyle w:val="Heading1"/>
        <w:pageBreakBefore w:val="0"/>
        <w:numPr>
          <w:ilvl w:val="0"/>
          <w:numId w:val="0"/>
        </w:numPr>
        <w:rPr>
          <w:noProof w:val="0"/>
        </w:rPr>
      </w:pPr>
      <w:bookmarkStart w:id="73" w:name="_Toc39483546"/>
      <w:r w:rsidRPr="00D26514">
        <w:rPr>
          <w:noProof w:val="0"/>
        </w:rPr>
        <w:t>Appendix B – Transaction Summary Definitions</w:t>
      </w:r>
      <w:bookmarkEnd w:id="68"/>
      <w:bookmarkEnd w:id="69"/>
      <w:bookmarkEnd w:id="73"/>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70"/>
    <w:bookmarkEnd w:id="71"/>
    <w:bookmarkEnd w:id="72"/>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74" w:name="_Toc18414909"/>
      <w:bookmarkStart w:id="75" w:name="_Toc22913018"/>
      <w:bookmarkStart w:id="76" w:name="_Toc39483547"/>
      <w:r w:rsidRPr="00D26514">
        <w:rPr>
          <w:noProof w:val="0"/>
        </w:rPr>
        <w:t>Appendix D – Glossary</w:t>
      </w:r>
      <w:bookmarkEnd w:id="74"/>
      <w:bookmarkEnd w:id="75"/>
      <w:bookmarkEnd w:id="76"/>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77" w:name="_Toc345074647"/>
      <w:bookmarkStart w:id="78" w:name="_Toc39483548"/>
      <w:bookmarkEnd w:id="35"/>
      <w:r w:rsidRPr="00B00A38">
        <w:lastRenderedPageBreak/>
        <w:t xml:space="preserve">Volume </w:t>
      </w:r>
      <w:r w:rsidR="00B43198" w:rsidRPr="00B00A38">
        <w:t>1</w:t>
      </w:r>
      <w:r w:rsidRPr="00B00A38">
        <w:t xml:space="preserve"> –</w:t>
      </w:r>
      <w:r w:rsidR="003A09FE" w:rsidRPr="00B00A38">
        <w:t xml:space="preserve"> </w:t>
      </w:r>
      <w:r w:rsidRPr="00B00A38">
        <w:t>Profiles</w:t>
      </w:r>
      <w:bookmarkEnd w:id="77"/>
      <w:bookmarkEnd w:id="78"/>
    </w:p>
    <w:p w14:paraId="18086760" w14:textId="77777777" w:rsidR="00C52492" w:rsidRPr="00B00A38" w:rsidRDefault="00FF4C4E" w:rsidP="00EA3BCB">
      <w:pPr>
        <w:pStyle w:val="BodyText"/>
      </w:pPr>
      <w:bookmarkStart w:id="79" w:name="_Toc473170358"/>
      <w:bookmarkStart w:id="80" w:name="_Toc504625755"/>
      <w:bookmarkStart w:id="81" w:name="_Toc530206508"/>
      <w:bookmarkStart w:id="82" w:name="_Toc1388428"/>
      <w:bookmarkStart w:id="83" w:name="_Toc1388582"/>
      <w:bookmarkStart w:id="84" w:name="_Toc1456609"/>
      <w:bookmarkStart w:id="85" w:name="_Toc37034634"/>
      <w:bookmarkStart w:id="86" w:name="_Toc38846112"/>
      <w:bookmarkEnd w:id="24"/>
      <w:bookmarkEnd w:id="25"/>
      <w:r w:rsidRPr="00B00A38">
        <w:br w:type="page"/>
      </w:r>
    </w:p>
    <w:p w14:paraId="42AAAB8E" w14:textId="1B925653" w:rsidR="00C52492" w:rsidRPr="00B00A38" w:rsidRDefault="00C52492" w:rsidP="00C52492">
      <w:pPr>
        <w:pStyle w:val="EditorInstructions"/>
      </w:pPr>
      <w:r w:rsidRPr="00B00A38">
        <w:lastRenderedPageBreak/>
        <w:t xml:space="preserve">Add new Section </w:t>
      </w:r>
      <w:r w:rsidR="006941EA" w:rsidRPr="00B00A38">
        <w:t>X</w:t>
      </w:r>
    </w:p>
    <w:p w14:paraId="109D7297" w14:textId="77777777" w:rsidR="00C52492" w:rsidRPr="00B00A38" w:rsidRDefault="00C52492" w:rsidP="00EA3BCB">
      <w:pPr>
        <w:pStyle w:val="BodyText"/>
      </w:pPr>
    </w:p>
    <w:p w14:paraId="49E16927" w14:textId="3E211C42" w:rsidR="00303E20" w:rsidRPr="00B00A38" w:rsidRDefault="00303E20" w:rsidP="00303E20">
      <w:pPr>
        <w:pStyle w:val="Heading1"/>
        <w:pageBreakBefore w:val="0"/>
        <w:numPr>
          <w:ilvl w:val="0"/>
          <w:numId w:val="0"/>
        </w:numPr>
        <w:rPr>
          <w:noProof w:val="0"/>
        </w:rPr>
      </w:pPr>
      <w:bookmarkStart w:id="87" w:name="_Toc345074650"/>
      <w:bookmarkStart w:id="88" w:name="_Toc39483549"/>
      <w:r w:rsidRPr="00B00A38">
        <w:rPr>
          <w:noProof w:val="0"/>
        </w:rPr>
        <w:t xml:space="preserve">X </w:t>
      </w:r>
      <w:r w:rsidR="00A06774" w:rsidRPr="00B00A38">
        <w:rPr>
          <w:noProof w:val="0"/>
        </w:rPr>
        <w:t>Document Sharing Exchange on FHIR (</w:t>
      </w:r>
      <w:r w:rsidR="00177EFB" w:rsidRPr="00B00A38">
        <w:rPr>
          <w:noProof w:val="0"/>
        </w:rPr>
        <w:t>MHDS</w:t>
      </w:r>
      <w:r w:rsidR="00A06774" w:rsidRPr="00B00A38">
        <w:rPr>
          <w:noProof w:val="0"/>
        </w:rPr>
        <w:t xml:space="preserve">) </w:t>
      </w:r>
      <w:r w:rsidRPr="00B00A38">
        <w:rPr>
          <w:noProof w:val="0"/>
        </w:rPr>
        <w:t>Profile</w:t>
      </w:r>
      <w:bookmarkEnd w:id="87"/>
      <w:bookmarkEnd w:id="88"/>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2C6AEB"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89" w:name="_Hlk32947626"/>
    <w:bookmarkStart w:id="90"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89"/>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90"/>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7242912E" w:rsidR="004E6DDB" w:rsidRPr="00B00A38" w:rsidRDefault="00134A1F" w:rsidP="004E6DDB">
      <w:pPr>
        <w:pStyle w:val="BodyText"/>
        <w:jc w:val="center"/>
      </w:pPr>
      <w:ins w:id="91" w:author="John Moehrke" w:date="2020-05-04T11:08:00Z">
        <w:r>
          <w:rPr>
            <w:noProof/>
          </w:rPr>
          <w:lastRenderedPageBreak/>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r w:rsidR="004E6DDB" w:rsidRPr="00B00A38">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00A38" w:rsidRDefault="004E6DDB" w:rsidP="004E6DDB">
      <w:pPr>
        <w:pStyle w:val="FigureTitle"/>
      </w:pPr>
      <w:r w:rsidRPr="00B00A38">
        <w:t>Figure X-1: MHDS High Level View Diagram</w:t>
      </w:r>
    </w:p>
    <w:p w14:paraId="26EFC41B" w14:textId="4479A358" w:rsidR="002F0577" w:rsidRDefault="00A62DB8" w:rsidP="00A15C2E">
      <w:pPr>
        <w:pStyle w:val="BodyText"/>
        <w:rPr>
          <w:ins w:id="92" w:author="John Moehrke" w:date="2020-05-04T08:50:00Z"/>
        </w:rPr>
      </w:pPr>
      <w:del w:id="93" w:author="John Moehrke" w:date="2020-05-04T08:58:00Z">
        <w:r w:rsidRPr="00B00A38" w:rsidDel="002571C1">
          <w:delText xml:space="preserve">Further elaboration of the use-cases and solutions can be found in </w:delText>
        </w:r>
        <w:r w:rsidR="00532962" w:rsidRPr="00B00A38" w:rsidDel="002571C1">
          <w:delText>S</w:delText>
        </w:r>
        <w:r w:rsidRPr="00B00A38" w:rsidDel="002571C1">
          <w:delText xml:space="preserve">ection </w:delText>
        </w:r>
        <w:r w:rsidR="00B56A27" w:rsidRPr="00B00A38" w:rsidDel="002571C1">
          <w:delText>X.7</w:delText>
        </w:r>
        <w:r w:rsidRPr="00B00A38" w:rsidDel="002571C1">
          <w:delText xml:space="preserve"> below</w:delText>
        </w:r>
      </w:del>
      <w:r w:rsidRPr="00B00A38">
        <w:t>.</w:t>
      </w:r>
    </w:p>
    <w:p w14:paraId="1FBA7945" w14:textId="0F929950" w:rsidR="002571C1" w:rsidRDefault="002571C1" w:rsidP="00A15C2E">
      <w:pPr>
        <w:pStyle w:val="BodyText"/>
        <w:rPr>
          <w:ins w:id="94" w:author="John Moehrke" w:date="2020-05-04T09:00:00Z"/>
        </w:rPr>
      </w:pPr>
      <w:ins w:id="95" w:author="John Moehrke" w:date="2020-05-04T08:54:00Z">
        <w:r>
          <w:lastRenderedPageBreak/>
          <w:t>Reader</w:t>
        </w:r>
      </w:ins>
      <w:ins w:id="96" w:author="John Moehrke" w:date="2020-05-04T08:58:00Z">
        <w:r>
          <w:t>s</w:t>
        </w:r>
      </w:ins>
      <w:ins w:id="97" w:author="John Moehrke" w:date="2020-05-04T08:54:00Z">
        <w:r>
          <w:t xml:space="preserve"> </w:t>
        </w:r>
      </w:ins>
      <w:ins w:id="98" w:author="John Moehrke" w:date="2020-05-04T08:56:00Z">
        <w:r>
          <w:t>that need background on high level concepts of Document Sharing</w:t>
        </w:r>
      </w:ins>
      <w:ins w:id="99" w:author="John Moehrke" w:date="2020-05-04T08:57:00Z">
        <w:r>
          <w:t xml:space="preserve"> should </w:t>
        </w:r>
      </w:ins>
      <w:ins w:id="100" w:author="John Moehrke" w:date="2020-05-04T08:59:00Z">
        <w:r>
          <w:t>first review</w:t>
        </w:r>
      </w:ins>
      <w:ins w:id="101" w:author="John Moehrke" w:date="2020-05-04T08:57:00Z">
        <w:r>
          <w:t xml:space="preserve"> </w:t>
        </w:r>
      </w:ins>
      <w:ins w:id="102" w:author="John Moehrke" w:date="2020-05-04T08:59:00Z">
        <w:r>
          <w:t>S</w:t>
        </w:r>
      </w:ins>
      <w:ins w:id="103" w:author="John Moehrke" w:date="2020-05-04T08:57:00Z">
        <w:r>
          <w:t xml:space="preserve">ection </w:t>
        </w:r>
      </w:ins>
      <w:ins w:id="104" w:author="John Moehrke" w:date="2020-05-04T11:16:00Z">
        <w:r w:rsidR="001F7C10">
          <w:t>50.</w:t>
        </w:r>
      </w:ins>
      <w:ins w:id="105" w:author="John Moehrke" w:date="2020-05-04T08:57:00Z">
        <w:r>
          <w:t>7</w:t>
        </w:r>
      </w:ins>
      <w:ins w:id="106" w:author="John Moehrke" w:date="2020-05-04T08:58:00Z">
        <w:r>
          <w:t xml:space="preserve"> “MHD Background”.</w:t>
        </w:r>
      </w:ins>
      <w:ins w:id="107" w:author="John Moehrke" w:date="2020-05-04T09:00:00Z">
        <w:r>
          <w:t xml:space="preserve"> The </w:t>
        </w:r>
      </w:ins>
      <w:ins w:id="108" w:author="John Moehrke" w:date="2020-05-04T09:01:00Z">
        <w:r>
          <w:t xml:space="preserve">MHDS </w:t>
        </w:r>
      </w:ins>
      <w:ins w:id="109" w:author="John Moehrke" w:date="2020-05-04T09:00:00Z">
        <w:r>
          <w:t>Profile is described in the following sections:</w:t>
        </w:r>
      </w:ins>
    </w:p>
    <w:p w14:paraId="5086318A" w14:textId="5E226EB4" w:rsidR="002571C1" w:rsidRDefault="001F7C10" w:rsidP="002571C1">
      <w:pPr>
        <w:pStyle w:val="ListBullet2"/>
        <w:rPr>
          <w:ins w:id="110" w:author="John Moehrke" w:date="2020-05-04T09:00:00Z"/>
        </w:rPr>
      </w:pPr>
      <w:ins w:id="111" w:author="John Moehrke" w:date="2020-05-04T11:16:00Z">
        <w:r>
          <w:t>50.</w:t>
        </w:r>
      </w:ins>
      <w:ins w:id="112" w:author="John Moehrke" w:date="2020-05-04T09:00:00Z">
        <w:r w:rsidR="002571C1">
          <w:t>1</w:t>
        </w:r>
      </w:ins>
      <w:ins w:id="113" w:author="John Moehrke" w:date="2020-05-04T11:11:00Z">
        <w:r w:rsidR="00134A1F">
          <w:t xml:space="preserve"> – MHDS Actors, Transactions, and Content Modules</w:t>
        </w:r>
      </w:ins>
    </w:p>
    <w:p w14:paraId="5A16C325" w14:textId="3233B354" w:rsidR="002571C1" w:rsidRDefault="001F7C10" w:rsidP="002571C1">
      <w:pPr>
        <w:pStyle w:val="ListBullet2"/>
        <w:rPr>
          <w:ins w:id="114" w:author="John Moehrke" w:date="2020-05-04T09:00:00Z"/>
        </w:rPr>
      </w:pPr>
      <w:ins w:id="115" w:author="John Moehrke" w:date="2020-05-04T11:16:00Z">
        <w:r>
          <w:t>50.</w:t>
        </w:r>
      </w:ins>
      <w:ins w:id="116" w:author="John Moehrke" w:date="2020-05-04T09:00:00Z">
        <w:r w:rsidR="002571C1">
          <w:t>2</w:t>
        </w:r>
      </w:ins>
      <w:ins w:id="117" w:author="John Moehrke" w:date="2020-05-04T11:12:00Z">
        <w:r w:rsidR="00134A1F">
          <w:t xml:space="preserve"> – MHDS Actor Options</w:t>
        </w:r>
      </w:ins>
    </w:p>
    <w:p w14:paraId="38629273" w14:textId="2F1A1844" w:rsidR="002571C1" w:rsidRDefault="001F7C10" w:rsidP="002571C1">
      <w:pPr>
        <w:pStyle w:val="ListBullet2"/>
        <w:rPr>
          <w:ins w:id="118" w:author="John Moehrke" w:date="2020-05-04T09:00:00Z"/>
        </w:rPr>
      </w:pPr>
      <w:ins w:id="119" w:author="John Moehrke" w:date="2020-05-04T11:16:00Z">
        <w:r>
          <w:t>50.</w:t>
        </w:r>
      </w:ins>
      <w:ins w:id="120" w:author="John Moehrke" w:date="2020-05-04T09:00:00Z">
        <w:r w:rsidR="002571C1">
          <w:t>3</w:t>
        </w:r>
      </w:ins>
      <w:ins w:id="121" w:author="John Moehrke" w:date="2020-05-04T11:12:00Z">
        <w:r w:rsidR="00134A1F">
          <w:t xml:space="preserve"> – MHDS Required Actor Groupings</w:t>
        </w:r>
      </w:ins>
    </w:p>
    <w:p w14:paraId="3A31D4C1" w14:textId="0BE29CD9" w:rsidR="002571C1" w:rsidRDefault="001F7C10" w:rsidP="002571C1">
      <w:pPr>
        <w:pStyle w:val="ListBullet2"/>
        <w:rPr>
          <w:ins w:id="122" w:author="John Moehrke" w:date="2020-05-04T09:00:00Z"/>
        </w:rPr>
      </w:pPr>
      <w:ins w:id="123" w:author="John Moehrke" w:date="2020-05-04T11:16:00Z">
        <w:r>
          <w:t>50.</w:t>
        </w:r>
      </w:ins>
      <w:ins w:id="124" w:author="John Moehrke" w:date="2020-05-04T09:00:00Z">
        <w:r w:rsidR="002571C1">
          <w:t>4</w:t>
        </w:r>
      </w:ins>
      <w:ins w:id="125" w:author="John Moehrke" w:date="2020-05-04T11:12:00Z">
        <w:r w:rsidR="00134A1F">
          <w:t xml:space="preserve"> – MHDS Overview and Use-cases</w:t>
        </w:r>
      </w:ins>
    </w:p>
    <w:p w14:paraId="5B000E91" w14:textId="6FF50148" w:rsidR="002571C1" w:rsidRDefault="001F7C10" w:rsidP="002571C1">
      <w:pPr>
        <w:pStyle w:val="ListBullet2"/>
        <w:rPr>
          <w:ins w:id="126" w:author="John Moehrke" w:date="2020-05-04T09:00:00Z"/>
        </w:rPr>
      </w:pPr>
      <w:ins w:id="127" w:author="John Moehrke" w:date="2020-05-04T11:16:00Z">
        <w:r>
          <w:t>50.</w:t>
        </w:r>
      </w:ins>
      <w:ins w:id="128" w:author="John Moehrke" w:date="2020-05-04T09:00:00Z">
        <w:r w:rsidR="002571C1">
          <w:t>5</w:t>
        </w:r>
      </w:ins>
      <w:ins w:id="129" w:author="John Moehrke" w:date="2020-05-04T11:12:00Z">
        <w:r w:rsidR="00134A1F">
          <w:t xml:space="preserve"> – MHDS Security Considerations</w:t>
        </w:r>
      </w:ins>
    </w:p>
    <w:p w14:paraId="0D5DCBDF" w14:textId="42159B97" w:rsidR="002571C1" w:rsidRDefault="001F7C10" w:rsidP="002571C1">
      <w:pPr>
        <w:pStyle w:val="ListBullet2"/>
        <w:rPr>
          <w:ins w:id="130" w:author="John Moehrke" w:date="2020-05-04T09:00:00Z"/>
        </w:rPr>
      </w:pPr>
      <w:ins w:id="131" w:author="John Moehrke" w:date="2020-05-04T11:17:00Z">
        <w:r>
          <w:t>50.</w:t>
        </w:r>
      </w:ins>
      <w:ins w:id="132" w:author="John Moehrke" w:date="2020-05-04T09:00:00Z">
        <w:r w:rsidR="002571C1">
          <w:t>6</w:t>
        </w:r>
      </w:ins>
      <w:ins w:id="133" w:author="John Moehrke" w:date="2020-05-04T11:12:00Z">
        <w:r w:rsidR="00134A1F">
          <w:t xml:space="preserve"> – MHDS Cross </w:t>
        </w:r>
      </w:ins>
      <w:ins w:id="134" w:author="John Moehrke" w:date="2020-05-04T11:13:00Z">
        <w:r w:rsidR="00134A1F">
          <w:t>Profile Considerations</w:t>
        </w:r>
      </w:ins>
    </w:p>
    <w:p w14:paraId="185C9E18" w14:textId="01DD73EA" w:rsidR="00DF48F4" w:rsidRPr="00134A1F" w:rsidRDefault="001F7C10">
      <w:pPr>
        <w:pStyle w:val="ListBullet2"/>
        <w:pPrChange w:id="135" w:author="John Moehrke" w:date="2020-05-04T11:13:00Z">
          <w:pPr>
            <w:pStyle w:val="BodyText"/>
          </w:pPr>
        </w:pPrChange>
      </w:pPr>
      <w:ins w:id="136" w:author="John Moehrke" w:date="2020-05-04T11:17:00Z">
        <w:r>
          <w:t>50.</w:t>
        </w:r>
      </w:ins>
      <w:ins w:id="137" w:author="John Moehrke" w:date="2020-05-04T09:00:00Z">
        <w:r w:rsidR="002571C1">
          <w:t>7</w:t>
        </w:r>
      </w:ins>
      <w:ins w:id="138" w:author="John Moehrke" w:date="2020-05-04T11:13:00Z">
        <w:r w:rsidR="00134A1F">
          <w:t xml:space="preserve"> – MHDS Background</w:t>
        </w:r>
      </w:ins>
    </w:p>
    <w:p w14:paraId="09AA4275" w14:textId="2A64B4EA" w:rsidR="00A85861" w:rsidRPr="00B00A38" w:rsidRDefault="00CF283F" w:rsidP="00D91815">
      <w:pPr>
        <w:pStyle w:val="Heading2"/>
        <w:numPr>
          <w:ilvl w:val="0"/>
          <w:numId w:val="0"/>
        </w:numPr>
        <w:rPr>
          <w:noProof w:val="0"/>
        </w:rPr>
      </w:pPr>
      <w:bookmarkStart w:id="139" w:name="_Toc345074651"/>
      <w:del w:id="140" w:author="John Moehrke" w:date="2020-05-04T11:14:00Z">
        <w:r w:rsidRPr="00B00A38" w:rsidDel="001F7C10">
          <w:rPr>
            <w:noProof w:val="0"/>
          </w:rPr>
          <w:delText>X.</w:delText>
        </w:r>
      </w:del>
      <w:bookmarkStart w:id="141" w:name="_Toc39483550"/>
      <w:ins w:id="142" w:author="John Moehrke" w:date="2020-05-04T11:14:00Z">
        <w:r w:rsidR="001F7C10">
          <w:rPr>
            <w:noProof w:val="0"/>
          </w:rPr>
          <w:t>50.</w:t>
        </w:r>
      </w:ins>
      <w:r w:rsidRPr="00B00A38">
        <w:rPr>
          <w:noProof w:val="0"/>
        </w:rPr>
        <w:t xml:space="preserve">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79"/>
      <w:bookmarkEnd w:id="80"/>
      <w:bookmarkEnd w:id="81"/>
      <w:bookmarkEnd w:id="82"/>
      <w:bookmarkEnd w:id="83"/>
      <w:bookmarkEnd w:id="84"/>
      <w:bookmarkEnd w:id="85"/>
      <w:bookmarkEnd w:id="86"/>
      <w:r w:rsidR="008608EF" w:rsidRPr="00B00A38">
        <w:rPr>
          <w:noProof w:val="0"/>
        </w:rPr>
        <w:t>, and Content Modules</w:t>
      </w:r>
      <w:bookmarkStart w:id="143" w:name="_Toc473170359"/>
      <w:bookmarkStart w:id="144" w:name="_Toc504625756"/>
      <w:bookmarkStart w:id="145" w:name="_Toc530206509"/>
      <w:bookmarkStart w:id="146" w:name="_Toc1388429"/>
      <w:bookmarkStart w:id="147" w:name="_Toc1388583"/>
      <w:bookmarkStart w:id="148" w:name="_Toc1456610"/>
      <w:bookmarkStart w:id="149" w:name="_Toc37034635"/>
      <w:bookmarkStart w:id="150" w:name="_Toc38846113"/>
      <w:bookmarkEnd w:id="139"/>
      <w:bookmarkEnd w:id="141"/>
    </w:p>
    <w:p w14:paraId="0CAD755F" w14:textId="33DB7E2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w:t>
      </w:r>
      <w:del w:id="151" w:author="John Moehrke" w:date="2020-05-04T11:14:00Z">
        <w:r w:rsidR="008C2D40" w:rsidRPr="00B00A38" w:rsidDel="001F7C10">
          <w:delText>X.</w:delText>
        </w:r>
      </w:del>
      <w:ins w:id="152" w:author="John Moehrke" w:date="2020-05-04T11:14:00Z">
        <w:r w:rsidR="001F7C10">
          <w:t>50.</w:t>
        </w:r>
      </w:ins>
      <w:r w:rsidR="008C2D40" w:rsidRPr="00B00A38">
        <w:t xml:space="preserve">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08B70780" w:rsidR="008C2D40" w:rsidRPr="00B00A38" w:rsidRDefault="008C2D40" w:rsidP="008C2D40">
      <w:pPr>
        <w:pStyle w:val="FigureTitle"/>
      </w:pPr>
      <w:r w:rsidRPr="00B00A38">
        <w:t xml:space="preserve">Figure </w:t>
      </w:r>
      <w:del w:id="153" w:author="John Moehrke" w:date="2020-05-04T11:14:00Z">
        <w:r w:rsidRPr="00B00A38" w:rsidDel="001F7C10">
          <w:delText>X.</w:delText>
        </w:r>
      </w:del>
      <w:ins w:id="154" w:author="John Moehrke" w:date="2020-05-04T11:14:00Z">
        <w:r w:rsidR="001F7C10">
          <w:t>50.</w:t>
        </w:r>
      </w:ins>
      <w:r w:rsidRPr="00B00A38">
        <w:t>1-1: MHDS Registry Actor Diagram</w:t>
      </w:r>
    </w:p>
    <w:p w14:paraId="185A9C82" w14:textId="5BC3FDD2" w:rsidR="00052AD4" w:rsidRPr="00B00A38" w:rsidRDefault="00052AD4" w:rsidP="00052AD4">
      <w:pPr>
        <w:pStyle w:val="BodyText"/>
      </w:pPr>
      <w:r w:rsidRPr="00B00A38">
        <w:t xml:space="preserve">Table </w:t>
      </w:r>
      <w:del w:id="155" w:author="John Moehrke" w:date="2020-05-04T11:14:00Z">
        <w:r w:rsidRPr="00B00A38" w:rsidDel="001F7C10">
          <w:delText>X.</w:delText>
        </w:r>
      </w:del>
      <w:ins w:id="156" w:author="John Moehrke" w:date="2020-05-04T11:14:00Z">
        <w:r w:rsidR="001F7C10">
          <w:t>50.</w:t>
        </w:r>
      </w:ins>
      <w:r w:rsidRPr="00B00A38">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7BA61946" w:rsidR="00052AD4" w:rsidRPr="00B00A38" w:rsidRDefault="00052AD4" w:rsidP="00052AD4">
      <w:pPr>
        <w:pStyle w:val="TableTitle"/>
      </w:pPr>
      <w:r w:rsidRPr="00B00A38">
        <w:lastRenderedPageBreak/>
        <w:t xml:space="preserve">Table </w:t>
      </w:r>
      <w:del w:id="157" w:author="John Moehrke" w:date="2020-05-04T11:14:00Z">
        <w:r w:rsidRPr="00B00A38" w:rsidDel="001F7C10">
          <w:delText>X.</w:delText>
        </w:r>
      </w:del>
      <w:ins w:id="158" w:author="John Moehrke" w:date="2020-05-04T11:14:00Z">
        <w:r w:rsidR="001F7C10">
          <w:t>50.</w:t>
        </w:r>
      </w:ins>
      <w:r w:rsidRPr="00B00A38">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69BACF75" w:rsidR="008C2D40" w:rsidRPr="00B00A38" w:rsidRDefault="008C2D40" w:rsidP="008C2D40">
      <w:pPr>
        <w:pStyle w:val="ListBullet2"/>
      </w:pPr>
      <w:r w:rsidRPr="00B00A38">
        <w:rPr>
          <w:b/>
          <w:bCs/>
        </w:rPr>
        <w:t xml:space="preserve">MHD - Document </w:t>
      </w:r>
      <w:del w:id="159" w:author="John Moehrke" w:date="2020-05-03T21:28:00Z">
        <w:r w:rsidRPr="00B00A38" w:rsidDel="00C85B2E">
          <w:rPr>
            <w:b/>
            <w:bCs/>
          </w:rPr>
          <w:delText>Responder</w:delText>
        </w:r>
        <w:r w:rsidRPr="00B00A38" w:rsidDel="00C85B2E">
          <w:delText xml:space="preserve"> </w:delText>
        </w:r>
      </w:del>
      <w:ins w:id="160" w:author="John Moehrke" w:date="2020-05-03T21:28:00Z">
        <w:r w:rsidR="00C85B2E">
          <w:rPr>
            <w:b/>
            <w:bCs/>
          </w:rPr>
          <w:t>Recipient</w:t>
        </w:r>
        <w:r w:rsidR="00C85B2E" w:rsidRPr="00B00A38">
          <w:t xml:space="preserve"> </w:t>
        </w:r>
      </w:ins>
      <w:r w:rsidRPr="00B00A38">
        <w:t>supports publication requests by the MHD Document Source. The Comprehensive Metadata Option is required.</w:t>
      </w:r>
    </w:p>
    <w:p w14:paraId="53DB6D2D" w14:textId="425C6D47" w:rsidR="008C2D40" w:rsidRPr="00B00A38" w:rsidRDefault="008C2D40" w:rsidP="008C2D40">
      <w:pPr>
        <w:pStyle w:val="ListBullet2"/>
      </w:pPr>
      <w:r w:rsidRPr="00B00A38">
        <w:rPr>
          <w:b/>
          <w:bCs/>
        </w:rPr>
        <w:t xml:space="preserve">MHD - Document </w:t>
      </w:r>
      <w:del w:id="161" w:author="John Moehrke" w:date="2020-05-03T21:28:00Z">
        <w:r w:rsidRPr="00B00A38" w:rsidDel="00C85B2E">
          <w:rPr>
            <w:b/>
            <w:bCs/>
          </w:rPr>
          <w:delText>Recipient</w:delText>
        </w:r>
        <w:r w:rsidRPr="00B00A38" w:rsidDel="00C85B2E">
          <w:delText xml:space="preserve"> </w:delText>
        </w:r>
      </w:del>
      <w:ins w:id="162" w:author="John Moehrke" w:date="2020-05-03T21:28:00Z">
        <w:r w:rsidR="00C85B2E">
          <w:rPr>
            <w:b/>
            <w:bCs/>
          </w:rPr>
          <w:t>Responder</w:t>
        </w:r>
        <w:r w:rsidR="00C85B2E" w:rsidRPr="00B00A38">
          <w:t xml:space="preserve"> </w:t>
        </w:r>
      </w:ins>
      <w:r w:rsidRPr="00B00A38">
        <w:t>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01360989" w:rsidR="008C2D40" w:rsidRPr="00B00A38" w:rsidRDefault="008C2D40" w:rsidP="008C2D40">
      <w:pPr>
        <w:pStyle w:val="ListBullet2"/>
      </w:pPr>
      <w:r w:rsidRPr="00B00A38">
        <w:rPr>
          <w:b/>
          <w:bCs/>
        </w:rPr>
        <w:t xml:space="preserve">SVCM </w:t>
      </w:r>
      <w:del w:id="163" w:author="John Moehrke" w:date="2020-05-03T21:28:00Z">
        <w:r w:rsidRPr="00B00A38" w:rsidDel="00C85B2E">
          <w:rPr>
            <w:b/>
            <w:bCs/>
          </w:rPr>
          <w:delText>-</w:delText>
        </w:r>
      </w:del>
      <w:ins w:id="164" w:author="John Moehrke" w:date="2020-05-03T21:28:00Z">
        <w:r w:rsidR="00C85B2E">
          <w:rPr>
            <w:b/>
            <w:bCs/>
          </w:rPr>
          <w:t>–</w:t>
        </w:r>
      </w:ins>
      <w:r w:rsidRPr="00B00A38">
        <w:rPr>
          <w:b/>
          <w:bCs/>
        </w:rPr>
        <w:t xml:space="preserve"> </w:t>
      </w:r>
      <w:ins w:id="165" w:author="John Moehrke" w:date="2020-05-03T21:28:00Z">
        <w:r w:rsidR="00C85B2E">
          <w:rPr>
            <w:b/>
            <w:bCs/>
          </w:rPr>
          <w:t xml:space="preserve">Terminology </w:t>
        </w:r>
      </w:ins>
      <w:r w:rsidRPr="00B00A38">
        <w:rPr>
          <w:b/>
          <w:bCs/>
        </w:rPr>
        <w:t>Consumer</w:t>
      </w:r>
      <w:r w:rsidRPr="00B00A38">
        <w:t xml:space="preserve"> enables the Document Registry to gain access to </w:t>
      </w:r>
      <w:proofErr w:type="spellStart"/>
      <w:r w:rsidRPr="00B00A38">
        <w:t>ValueSets</w:t>
      </w:r>
      <w:proofErr w:type="spellEnd"/>
      <w:r w:rsidRPr="00B00A38">
        <w:t xml:space="preserve"> that the Registry is enforcing Metadata consistency. </w:t>
      </w:r>
    </w:p>
    <w:p w14:paraId="1C1A9115" w14:textId="0664A4DC" w:rsidR="008C2D40" w:rsidRPr="00B00A38" w:rsidRDefault="008C2D40" w:rsidP="008C2D40">
      <w:pPr>
        <w:pStyle w:val="ListBullet2"/>
      </w:pPr>
      <w:r w:rsidRPr="00B00A38">
        <w:rPr>
          <w:b/>
          <w:bCs/>
        </w:rPr>
        <w:t xml:space="preserve">mCSD </w:t>
      </w:r>
      <w:del w:id="166" w:author="John Moehrke" w:date="2020-05-03T21:27:00Z">
        <w:r w:rsidRPr="00B00A38" w:rsidDel="00C85B2E">
          <w:rPr>
            <w:b/>
            <w:bCs/>
          </w:rPr>
          <w:delText>-</w:delText>
        </w:r>
      </w:del>
      <w:ins w:id="167" w:author="John Moehrke" w:date="2020-05-03T21:27:00Z">
        <w:r w:rsidR="00C85B2E">
          <w:rPr>
            <w:b/>
            <w:bCs/>
          </w:rPr>
          <w:t>–</w:t>
        </w:r>
      </w:ins>
      <w:r w:rsidRPr="00B00A38">
        <w:rPr>
          <w:b/>
          <w:bCs/>
        </w:rPr>
        <w:t xml:space="preserve"> </w:t>
      </w:r>
      <w:ins w:id="168" w:author="John Moehrke" w:date="2020-05-03T21:27:00Z">
        <w:r w:rsidR="00C85B2E">
          <w:rPr>
            <w:b/>
            <w:bCs/>
          </w:rPr>
          <w:t xml:space="preserve">Care Services Selective </w:t>
        </w:r>
      </w:ins>
      <w:r w:rsidRPr="00B00A38">
        <w:rPr>
          <w:b/>
          <w:bCs/>
        </w:rPr>
        <w:t>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1C72F168" w14:textId="547B05C0" w:rsidR="00C85B2E" w:rsidRPr="00BF7A73" w:rsidRDefault="00BF7A73" w:rsidP="00BF7A73">
      <w:pPr>
        <w:pStyle w:val="BodyText"/>
        <w:rPr>
          <w:ins w:id="169" w:author="John Moehrke" w:date="2020-05-03T21:24:00Z"/>
          <w:b/>
          <w:bCs/>
          <w:u w:val="single"/>
          <w:rPrChange w:id="170" w:author="John Moehrke" w:date="2020-05-04T08:11:00Z">
            <w:rPr>
              <w:ins w:id="171" w:author="John Moehrke" w:date="2020-05-03T21:24:00Z"/>
            </w:rPr>
          </w:rPrChange>
        </w:rPr>
      </w:pPr>
      <w:ins w:id="172" w:author="John Moehrke" w:date="2020-05-04T08:18:00Z">
        <w:r>
          <w:rPr>
            <w:b/>
            <w:bCs/>
            <w:sz w:val="28"/>
            <w:szCs w:val="22"/>
            <w:u w:val="single"/>
          </w:rPr>
          <w:t>HIE Central Infrastructure</w:t>
        </w:r>
      </w:ins>
      <w:commentRangeStart w:id="173"/>
      <w:ins w:id="174" w:author="John Moehrke" w:date="2020-05-03T21:24:00Z">
        <w:r w:rsidR="00C85B2E" w:rsidRPr="00BF7A73">
          <w:rPr>
            <w:b/>
            <w:bCs/>
            <w:sz w:val="28"/>
            <w:szCs w:val="22"/>
            <w:u w:val="single"/>
            <w:rPrChange w:id="175" w:author="John Moehrke" w:date="2020-05-04T08:11:00Z">
              <w:rPr/>
            </w:rPrChange>
          </w:rPr>
          <w:t xml:space="preserve"> Requirements</w:t>
        </w:r>
      </w:ins>
      <w:commentRangeEnd w:id="173"/>
      <w:ins w:id="176" w:author="John Moehrke" w:date="2020-05-03T21:27:00Z">
        <w:r w:rsidR="00C85B2E" w:rsidRPr="00BF7A73">
          <w:rPr>
            <w:rStyle w:val="CommentReference"/>
            <w:b/>
            <w:bCs/>
            <w:sz w:val="18"/>
            <w:szCs w:val="18"/>
            <w:u w:val="single"/>
            <w:rPrChange w:id="177" w:author="John Moehrke" w:date="2020-05-04T08:11:00Z">
              <w:rPr>
                <w:rStyle w:val="CommentReference"/>
              </w:rPr>
            </w:rPrChange>
          </w:rPr>
          <w:commentReference w:id="173"/>
        </w:r>
      </w:ins>
    </w:p>
    <w:p w14:paraId="5B499C44" w14:textId="0B44D4DB" w:rsidR="008C2D40" w:rsidRDefault="00052AD4" w:rsidP="00872C1F">
      <w:pPr>
        <w:pStyle w:val="BodyText"/>
      </w:pPr>
      <w:r w:rsidRPr="00B00A38">
        <w:t xml:space="preserve">In MHDS, the Document Registry is part of a Document Sharing Health Information Exchange (HIE). See Figure </w:t>
      </w:r>
      <w:del w:id="178" w:author="John Moehrke" w:date="2020-05-04T11:14:00Z">
        <w:r w:rsidRPr="00B00A38" w:rsidDel="001F7C10">
          <w:delText>X.</w:delText>
        </w:r>
      </w:del>
      <w:ins w:id="179" w:author="John Moehrke" w:date="2020-05-04T11:14:00Z">
        <w:r w:rsidR="001F7C10">
          <w:t>50.</w:t>
        </w:r>
      </w:ins>
      <w:r w:rsidRPr="00B00A38">
        <w:t xml:space="preserve">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ins w:id="180" w:author="John Moehrke" w:date="2020-05-04T08:20:00Z">
        <w:r w:rsidR="00BF7A73">
          <w:t xml:space="preserve"> The </w:t>
        </w:r>
      </w:ins>
      <w:ins w:id="181" w:author="John Moehrke" w:date="2020-05-04T08:21:00Z">
        <w:r w:rsidR="00BF7A73">
          <w:t xml:space="preserve">combination of </w:t>
        </w:r>
      </w:ins>
      <w:ins w:id="182" w:author="John Moehrke" w:date="2020-05-04T08:22:00Z">
        <w:r w:rsidR="006A4760">
          <w:t>MHDS Document Registry (</w:t>
        </w:r>
      </w:ins>
      <w:ins w:id="183" w:author="John Moehrke" w:date="2020-05-04T08:21:00Z">
        <w:r w:rsidR="00BF7A73">
          <w:t>white</w:t>
        </w:r>
      </w:ins>
      <w:ins w:id="184" w:author="John Moehrke" w:date="2020-05-04T08:22:00Z">
        <w:r w:rsidR="006A4760">
          <w:t>)</w:t>
        </w:r>
      </w:ins>
      <w:ins w:id="185" w:author="John Moehrke" w:date="2020-05-04T08:21:00Z">
        <w:r w:rsidR="00BF7A73">
          <w:t xml:space="preserve">, </w:t>
        </w:r>
      </w:ins>
      <w:ins w:id="186" w:author="John Moehrke" w:date="2020-05-04T08:23:00Z">
        <w:r w:rsidR="006A4760">
          <w:t>HIE Central Infrastructure (</w:t>
        </w:r>
      </w:ins>
      <w:ins w:id="187" w:author="John Moehrke" w:date="2020-05-04T08:21:00Z">
        <w:r w:rsidR="00BF7A73">
          <w:t>yellow</w:t>
        </w:r>
      </w:ins>
      <w:ins w:id="188" w:author="John Moehrke" w:date="2020-05-04T08:23:00Z">
        <w:r w:rsidR="006A4760">
          <w:t>)</w:t>
        </w:r>
      </w:ins>
      <w:ins w:id="189" w:author="John Moehrke" w:date="2020-05-04T08:21:00Z">
        <w:r w:rsidR="00BF7A73">
          <w:t xml:space="preserve">, and </w:t>
        </w:r>
      </w:ins>
      <w:ins w:id="190" w:author="John Moehrke" w:date="2020-05-04T08:23:00Z">
        <w:r w:rsidR="006A4760">
          <w:t>Systems that publish or consume documents (</w:t>
        </w:r>
      </w:ins>
      <w:ins w:id="191" w:author="John Moehrke" w:date="2020-05-04T08:21:00Z">
        <w:r w:rsidR="00BF7A73">
          <w:t>green</w:t>
        </w:r>
      </w:ins>
      <w:ins w:id="192" w:author="John Moehrke" w:date="2020-05-04T08:23:00Z">
        <w:r w:rsidR="006A4760">
          <w:t>)</w:t>
        </w:r>
      </w:ins>
      <w:ins w:id="193" w:author="John Moehrke" w:date="2020-05-04T08:21:00Z">
        <w:r w:rsidR="00BF7A73">
          <w:t xml:space="preserve"> make up the </w:t>
        </w:r>
      </w:ins>
      <w:ins w:id="194" w:author="John Moehrke" w:date="2020-05-04T08:20:00Z">
        <w:r w:rsidR="00BF7A73" w:rsidRPr="00B00A38">
          <w:t>Document Sharing Community (aka Community)</w:t>
        </w:r>
      </w:ins>
    </w:p>
    <w:p w14:paraId="3FCF5422" w14:textId="77777777" w:rsidR="00665BD7" w:rsidRPr="00B00A38" w:rsidRDefault="00665BD7" w:rsidP="008C2D40">
      <w:pPr>
        <w:pStyle w:val="ListBullet2"/>
        <w:numPr>
          <w:ilvl w:val="0"/>
          <w:numId w:val="0"/>
        </w:numPr>
        <w:ind w:left="360"/>
      </w:pPr>
    </w:p>
    <w:p w14:paraId="46A14AE2" w14:textId="41483B13" w:rsidR="0038698A" w:rsidRPr="00B00A38" w:rsidRDefault="008D1F3F" w:rsidP="008C2D40">
      <w:pPr>
        <w:pStyle w:val="BodyText"/>
      </w:pPr>
      <w:r w:rsidRPr="00B00A38">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0D7828F5" w:rsidR="0038698A" w:rsidRPr="00B00A38" w:rsidRDefault="0038698A" w:rsidP="00872C1F">
      <w:pPr>
        <w:pStyle w:val="FigureTitle"/>
      </w:pPr>
      <w:r w:rsidRPr="00B00A38">
        <w:t xml:space="preserve">Figure </w:t>
      </w:r>
      <w:del w:id="195" w:author="John Moehrke" w:date="2020-05-04T11:14:00Z">
        <w:r w:rsidRPr="00B00A38" w:rsidDel="001F7C10">
          <w:delText>X.</w:delText>
        </w:r>
      </w:del>
      <w:ins w:id="196" w:author="John Moehrke" w:date="2020-05-04T11:14:00Z">
        <w:r w:rsidR="001F7C10">
          <w:t>50.</w:t>
        </w:r>
      </w:ins>
      <w:r w:rsidRPr="00B00A38">
        <w:t>1-</w:t>
      </w:r>
      <w:r w:rsidR="005526A4" w:rsidRPr="00B00A38">
        <w:t>2</w:t>
      </w:r>
      <w:r w:rsidRPr="00B00A38">
        <w:t>: MHDS</w:t>
      </w:r>
      <w:r w:rsidR="000C3753" w:rsidRPr="00B00A38">
        <w:t xml:space="preserve"> Document Sharing </w:t>
      </w:r>
      <w:del w:id="197" w:author="John Moehrke" w:date="2020-05-04T08:15:00Z">
        <w:r w:rsidR="000C3753" w:rsidRPr="00B00A38" w:rsidDel="00BF7A73">
          <w:delText>Community</w:delText>
        </w:r>
      </w:del>
      <w:ins w:id="198" w:author="John Moehrke" w:date="2020-05-04T08:15:00Z">
        <w:r w:rsidR="00BF7A73">
          <w:t>Health Information E</w:t>
        </w:r>
      </w:ins>
      <w:ins w:id="199" w:author="John Moehrke" w:date="2020-05-04T08:16:00Z">
        <w:r w:rsidR="00BF7A73">
          <w:t>xchange</w:t>
        </w:r>
      </w:ins>
    </w:p>
    <w:p w14:paraId="6123E56F" w14:textId="665CBF24" w:rsidR="00707604" w:rsidRPr="00B00A38" w:rsidRDefault="00707604" w:rsidP="00707604">
      <w:pPr>
        <w:pStyle w:val="BodyText"/>
      </w:pPr>
      <w:r w:rsidRPr="00B00A38">
        <w:t xml:space="preserve">The </w:t>
      </w:r>
      <w:del w:id="200" w:author="John Moehrke" w:date="2020-05-04T08:24:00Z">
        <w:r w:rsidRPr="00B00A38" w:rsidDel="006A4760">
          <w:delText>Document Sharing Health Information Exchange</w:delText>
        </w:r>
      </w:del>
      <w:ins w:id="201" w:author="John Moehrke" w:date="2020-05-04T08:24:00Z">
        <w:r w:rsidR="006A4760">
          <w:t>HIE Central Infrastructure</w:t>
        </w:r>
      </w:ins>
      <w:r w:rsidRPr="00B00A38">
        <w:t xml:space="preserve"> </w:t>
      </w:r>
      <w:del w:id="202" w:author="John Moehrke" w:date="2020-05-04T08:24:00Z">
        <w:r w:rsidRPr="00B00A38" w:rsidDel="006A4760">
          <w:delText xml:space="preserve">will </w:delText>
        </w:r>
      </w:del>
      <w:ins w:id="203" w:author="John Moehrke" w:date="2020-05-04T08:24:00Z">
        <w:r w:rsidR="006A4760">
          <w:t>is</w:t>
        </w:r>
      </w:ins>
      <w:del w:id="204" w:author="John Moehrke" w:date="2020-05-04T08:24:00Z">
        <w:r w:rsidRPr="00B00A38" w:rsidDel="006A4760">
          <w:delText>also host</w:delText>
        </w:r>
      </w:del>
      <w:r w:rsidRPr="00B00A38">
        <w:t xml:space="preserve"> a set of Service</w:t>
      </w:r>
      <w:r w:rsidR="005526A4" w:rsidRPr="00B00A38">
        <w:t>s based on IHE Profiles</w:t>
      </w:r>
      <w:r w:rsidRPr="00B00A38">
        <w:t xml:space="preserve"> as shown in Figure </w:t>
      </w:r>
      <w:del w:id="205" w:author="John Moehrke" w:date="2020-05-04T11:14:00Z">
        <w:r w:rsidRPr="00B00A38" w:rsidDel="001F7C10">
          <w:delText>X.</w:delText>
        </w:r>
      </w:del>
      <w:ins w:id="206" w:author="John Moehrke" w:date="2020-05-04T11:14:00Z">
        <w:r w:rsidR="001F7C10">
          <w:t>50.</w:t>
        </w:r>
      </w:ins>
      <w:r w:rsidRPr="00B00A38">
        <w:t>1</w:t>
      </w:r>
      <w:del w:id="207" w:author="John Moehrke" w:date="2020-05-04T08:25:00Z">
        <w:r w:rsidRPr="00B00A38" w:rsidDel="006A4760">
          <w:delText>.1</w:delText>
        </w:r>
      </w:del>
      <w:r w:rsidRPr="00B00A38">
        <w:t>-</w:t>
      </w:r>
      <w:r w:rsidR="005526A4" w:rsidRPr="00B00A38">
        <w:t>2</w:t>
      </w:r>
      <w:r w:rsidRPr="00B00A38">
        <w:t>.</w:t>
      </w:r>
      <w:del w:id="208" w:author="John Moehrke" w:date="2020-05-04T08:20:00Z">
        <w:r w:rsidRPr="00B00A38" w:rsidDel="00BF7A73">
          <w:delText xml:space="preserve"> These provide services to the Document Sharing Community (aka Community)</w:delText>
        </w:r>
      </w:del>
      <w:r w:rsidRPr="00B00A38">
        <w:t xml:space="preserve">: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6A4760" w:rsidRDefault="00707604">
      <w:pPr>
        <w:pStyle w:val="ListBullet2"/>
        <w:rPr>
          <w:b/>
          <w:rPrChange w:id="209" w:author="John Moehrke" w:date="2020-05-04T08:26:00Z">
            <w:rPr/>
          </w:rPrChange>
        </w:rPr>
        <w:pPrChange w:id="210" w:author="John Moehrke" w:date="2020-05-04T08:26:00Z">
          <w:pPr>
            <w:pStyle w:val="ListBullet3"/>
          </w:pPr>
        </w:pPrChange>
      </w:pPr>
      <w:r w:rsidRPr="00B00A38">
        <w:rPr>
          <w:b/>
        </w:rPr>
        <w:t xml:space="preserve">PMIR – Patient </w:t>
      </w:r>
      <w:r w:rsidR="005526A4" w:rsidRPr="00B00A38">
        <w:rPr>
          <w:b/>
        </w:rPr>
        <w:t xml:space="preserve">Identity Source and Patient Identity </w:t>
      </w:r>
      <w:r w:rsidRPr="00B00A38">
        <w:rPr>
          <w:b/>
        </w:rPr>
        <w:t>Manager</w:t>
      </w:r>
      <w:r w:rsidRPr="006A4760">
        <w:rPr>
          <w:b/>
          <w:rPrChange w:id="211" w:author="John Moehrke" w:date="2020-05-04T08:26:00Z">
            <w:rPr/>
          </w:rPrChange>
        </w:rPr>
        <w:t xml:space="preserve"> </w:t>
      </w:r>
      <w:r w:rsidRPr="00A32B32">
        <w:rPr>
          <w:bCs/>
        </w:rPr>
        <w:t xml:space="preserve">– to provide patient identity lookup by demographics or identity, and to receive create and update of patient identity from </w:t>
      </w:r>
      <w:r w:rsidRPr="00DF48F4">
        <w:rPr>
          <w:bCs/>
        </w:rPr>
        <w:t>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lastRenderedPageBreak/>
        <w:t>mXDE – Data Element Extractor</w:t>
      </w:r>
      <w:r w:rsidRPr="00B00A38">
        <w:t xml:space="preserve"> – to enable QEDm access to data elements derived from published documents</w:t>
      </w:r>
    </w:p>
    <w:p w14:paraId="4117A088" w14:textId="77777777" w:rsidR="00707604" w:rsidRPr="00B00A38" w:rsidRDefault="00707604" w:rsidP="00A15C2E">
      <w:pPr>
        <w:pStyle w:val="ListBullet3"/>
      </w:pPr>
      <w:r w:rsidRPr="00B00A38">
        <w:rPr>
          <w:b/>
        </w:rPr>
        <w:t>QEDm – Clinical Data Source</w:t>
      </w:r>
      <w:r w:rsidRPr="00B00A38">
        <w:t xml:space="preserve"> – to enable access to data elements (aka FHIR clinical Resources)</w:t>
      </w:r>
    </w:p>
    <w:p w14:paraId="42764FA2" w14:textId="77777777" w:rsidR="00707604" w:rsidRPr="00B00A38" w:rsidRDefault="00707604" w:rsidP="00A15C2E">
      <w:pPr>
        <w:pStyle w:val="ListBullet2"/>
      </w:pPr>
      <w:proofErr w:type="spellStart"/>
      <w:r w:rsidRPr="00B00A38">
        <w:rPr>
          <w:b/>
        </w:rPr>
        <w:t>mACM</w:t>
      </w:r>
      <w:proofErr w:type="spellEnd"/>
      <w:r w:rsidRPr="00B00A38">
        <w:rPr>
          <w:b/>
        </w:rPr>
        <w:t xml:space="preserve">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6F2AFFD2"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w:t>
      </w:r>
      <w:ins w:id="212" w:author="John Moehrke" w:date="2020-05-03T21:20:00Z">
        <w:r w:rsidR="00BB38AD">
          <w:t>s</w:t>
        </w:r>
      </w:ins>
      <w:del w:id="213" w:author="John Moehrke" w:date="2020-05-03T21:20:00Z">
        <w:r w:rsidRPr="00B00A38" w:rsidDel="00BB38AD">
          <w:delText>S</w:delText>
        </w:r>
      </w:del>
      <w:r w:rsidRPr="00B00A38">
        <w:t xml:space="preserve">ystems that </w:t>
      </w:r>
      <w:ins w:id="214" w:author="John Moehrke" w:date="2020-05-03T21:20:00Z">
        <w:r w:rsidR="00BB38AD">
          <w:t>p</w:t>
        </w:r>
      </w:ins>
      <w:del w:id="215" w:author="John Moehrke" w:date="2020-05-03T21:20:00Z">
        <w:r w:rsidRPr="00B00A38" w:rsidDel="00BB38AD">
          <w:delText>P</w:delText>
        </w:r>
      </w:del>
      <w:r w:rsidRPr="00B00A38">
        <w:t xml:space="preserve">ublish </w:t>
      </w:r>
      <w:ins w:id="216" w:author="John Moehrke" w:date="2020-05-03T21:20:00Z">
        <w:r w:rsidR="00BB38AD">
          <w:t>d</w:t>
        </w:r>
      </w:ins>
      <w:del w:id="217" w:author="John Moehrke" w:date="2020-05-03T21:20:00Z">
        <w:r w:rsidRPr="00B00A38" w:rsidDel="00BB38AD">
          <w:delText>D</w:delText>
        </w:r>
      </w:del>
      <w:r w:rsidRPr="00B00A38">
        <w:t xml:space="preserve">ocuments and </w:t>
      </w:r>
      <w:ins w:id="218" w:author="John Moehrke" w:date="2020-05-03T21:20:00Z">
        <w:r w:rsidR="00BB38AD">
          <w:t>s</w:t>
        </w:r>
      </w:ins>
      <w:del w:id="219" w:author="John Moehrke" w:date="2020-05-03T21:20:00Z">
        <w:r w:rsidRPr="00B00A38" w:rsidDel="00BB38AD">
          <w:delText>S</w:delText>
        </w:r>
      </w:del>
      <w:r w:rsidRPr="00B00A38">
        <w:t xml:space="preserve">ystems that </w:t>
      </w:r>
      <w:ins w:id="220" w:author="John Moehrke" w:date="2020-05-03T21:20:00Z">
        <w:r w:rsidR="00BB38AD">
          <w:t>c</w:t>
        </w:r>
      </w:ins>
      <w:del w:id="221" w:author="John Moehrke" w:date="2020-05-03T21:20:00Z">
        <w:r w:rsidRPr="00B00A38" w:rsidDel="00BB38AD">
          <w:delText>C</w:delText>
        </w:r>
      </w:del>
      <w:r w:rsidRPr="00B00A38">
        <w:t xml:space="preserve">onsume </w:t>
      </w:r>
      <w:ins w:id="222" w:author="John Moehrke" w:date="2020-05-03T21:20:00Z">
        <w:r w:rsidR="00BB38AD">
          <w:t>d</w:t>
        </w:r>
      </w:ins>
      <w:del w:id="223" w:author="John Moehrke" w:date="2020-05-03T21:20:00Z">
        <w:r w:rsidRPr="00B00A38" w:rsidDel="00BB38AD">
          <w:delText>D</w:delText>
        </w:r>
      </w:del>
      <w:r w:rsidRPr="00B00A38">
        <w:t xml:space="preserve">ocuments. </w:t>
      </w:r>
      <w:r w:rsidR="0026589B" w:rsidRPr="00B00A38">
        <w:t>Additionally,</w:t>
      </w:r>
      <w:r w:rsidRPr="00B00A38">
        <w:t xml:space="preserve"> the mXDE </w:t>
      </w:r>
      <w:r w:rsidR="00742032">
        <w:t>Profile</w:t>
      </w:r>
      <w:r w:rsidRPr="00B00A38">
        <w:t xml:space="preserve"> may be used to make the information </w:t>
      </w:r>
      <w:ins w:id="224" w:author="John Moehrke" w:date="2020-05-03T21:21:00Z">
        <w:r w:rsidR="00C85B2E">
          <w:t xml:space="preserve">in shared documents </w:t>
        </w:r>
      </w:ins>
      <w:del w:id="225" w:author="John Moehrke" w:date="2020-05-03T21:21:00Z">
        <w:r w:rsidRPr="00B00A38" w:rsidDel="00C85B2E">
          <w:delText xml:space="preserve">in the Document Sharing infrastructure </w:delText>
        </w:r>
      </w:del>
      <w:r w:rsidRPr="00B00A38">
        <w:t>more consumable as FHIR Resources using QEDm</w:t>
      </w:r>
      <w:ins w:id="226" w:author="John Moehrke" w:date="2020-05-03T21:21:00Z">
        <w:r w:rsidR="00C85B2E">
          <w:t xml:space="preserve"> Profile</w:t>
        </w:r>
      </w:ins>
      <w:r w:rsidRPr="00B00A38">
        <w:t xml:space="preserve">. </w:t>
      </w:r>
      <w:del w:id="227" w:author="John Moehrke" w:date="2020-05-03T21:22:00Z">
        <w:r w:rsidRPr="00B00A38" w:rsidDel="00C85B2E">
          <w:delText xml:space="preserve">These client of the MHDS services use the existing profiles and are not specifically constrained by the MHDS </w:delText>
        </w:r>
        <w:r w:rsidR="00742032" w:rsidDel="00C85B2E">
          <w:delText>Profile</w:delText>
        </w:r>
        <w:r w:rsidRPr="00B00A38" w:rsidDel="00C85B2E">
          <w:delText xml:space="preserve">. </w:delText>
        </w:r>
      </w:del>
      <w:r w:rsidRPr="00B00A38">
        <w:t xml:space="preserve">See </w:t>
      </w:r>
      <w:r w:rsidR="00742032">
        <w:t>Section</w:t>
      </w:r>
      <w:r w:rsidRPr="00B00A38">
        <w:t xml:space="preserve"> </w:t>
      </w:r>
      <w:del w:id="228" w:author="John Moehrke" w:date="2020-05-04T11:14:00Z">
        <w:r w:rsidRPr="00B00A38" w:rsidDel="001F7C10">
          <w:delText>X.</w:delText>
        </w:r>
      </w:del>
      <w:ins w:id="229" w:author="John Moehrke" w:date="2020-05-04T11:14:00Z">
        <w:r w:rsidR="001F7C10">
          <w:t>50.</w:t>
        </w:r>
      </w:ins>
      <w:r w:rsidRPr="00B00A38">
        <w:t xml:space="preserve">6 </w:t>
      </w:r>
      <w:ins w:id="230" w:author="John Moehrke" w:date="2020-05-03T21:22:00Z">
        <w:r w:rsidR="00C85B2E">
          <w:t xml:space="preserve">Cross Profile Considerations </w:t>
        </w:r>
      </w:ins>
      <w:r w:rsidRPr="00B00A38">
        <w:t>for more details</w:t>
      </w:r>
      <w:del w:id="231" w:author="John Moehrke" w:date="2020-05-03T21:22:00Z">
        <w:r w:rsidRPr="00B00A38" w:rsidDel="00C85B2E">
          <w:delText xml:space="preserve"> on Cross Profile Considerations of System that publishes documents</w:delText>
        </w:r>
        <w:r w:rsidR="00C46C5C" w:rsidRPr="00B00A38" w:rsidDel="00C85B2E">
          <w:delText>, System that consumes documents, and System that consumers clinical data elements</w:delText>
        </w:r>
      </w:del>
      <w:r w:rsidR="00B00A38">
        <w:t xml:space="preserve">. </w:t>
      </w:r>
    </w:p>
    <w:p w14:paraId="18D7594C" w14:textId="7D7D0B85" w:rsidR="00FF4C4E" w:rsidRPr="00B00A38" w:rsidRDefault="00FF4C4E" w:rsidP="00503AE1">
      <w:pPr>
        <w:pStyle w:val="Heading3"/>
        <w:numPr>
          <w:ilvl w:val="0"/>
          <w:numId w:val="0"/>
        </w:numPr>
        <w:rPr>
          <w:bCs/>
          <w:noProof w:val="0"/>
        </w:rPr>
      </w:pPr>
      <w:bookmarkStart w:id="232" w:name="_Toc345074652"/>
      <w:bookmarkEnd w:id="143"/>
      <w:bookmarkEnd w:id="144"/>
      <w:bookmarkEnd w:id="145"/>
      <w:bookmarkEnd w:id="146"/>
      <w:bookmarkEnd w:id="147"/>
      <w:bookmarkEnd w:id="148"/>
      <w:bookmarkEnd w:id="149"/>
      <w:bookmarkEnd w:id="150"/>
      <w:del w:id="233" w:author="John Moehrke" w:date="2020-05-04T11:14:00Z">
        <w:r w:rsidRPr="00B00A38" w:rsidDel="001F7C10">
          <w:rPr>
            <w:bCs/>
            <w:noProof w:val="0"/>
          </w:rPr>
          <w:delText>X.</w:delText>
        </w:r>
      </w:del>
      <w:bookmarkStart w:id="234" w:name="_Toc39483551"/>
      <w:ins w:id="235" w:author="John Moehrke" w:date="2020-05-04T11:14:00Z">
        <w:r w:rsidR="001F7C10">
          <w:rPr>
            <w:bCs/>
            <w:noProof w:val="0"/>
          </w:rPr>
          <w:t>50.</w:t>
        </w:r>
      </w:ins>
      <w:r w:rsidRPr="00B00A38">
        <w:rPr>
          <w:bCs/>
          <w:noProof w:val="0"/>
        </w:rPr>
        <w:t>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232"/>
      <w:bookmarkEnd w:id="234"/>
    </w:p>
    <w:p w14:paraId="4295D15B" w14:textId="21F1A408" w:rsidR="00395932" w:rsidRPr="00B00A38" w:rsidDel="00C85B2E" w:rsidRDefault="00395932" w:rsidP="00395932">
      <w:pPr>
        <w:pStyle w:val="BodyText"/>
        <w:rPr>
          <w:del w:id="236" w:author="John Moehrke" w:date="2020-05-03T21:23:00Z"/>
        </w:rPr>
      </w:pPr>
      <w:del w:id="237" w:author="John Moehrke" w:date="2020-05-03T21:23:00Z">
        <w:r w:rsidRPr="00B00A38" w:rsidDel="00C85B2E">
          <w:delText>The following are additional functional requirements of this profile</w:delText>
        </w:r>
        <w:r w:rsidR="006914C9" w:rsidRPr="00B00A38" w:rsidDel="00C85B2E">
          <w:delText xml:space="preserve">. </w:delText>
        </w:r>
      </w:del>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proofErr w:type="spellStart"/>
      <w:r w:rsidR="00BD5C96" w:rsidRPr="00B00A38">
        <w:t>Valueset</w:t>
      </w:r>
      <w:proofErr w:type="spellEnd"/>
      <w:r w:rsidR="00BD5C96" w:rsidRPr="00B00A38">
        <w:t xml:space="preserve">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 xml:space="preserve">mandatory </w:t>
      </w:r>
      <w:proofErr w:type="spellStart"/>
      <w:r w:rsidR="00964594" w:rsidRPr="00B00A38">
        <w:t>ValueSets</w:t>
      </w:r>
      <w:proofErr w:type="spellEnd"/>
      <w:r w:rsidR="00964594" w:rsidRPr="00B00A38">
        <w:t>.</w:t>
      </w:r>
      <w:r w:rsidR="00A62DB8" w:rsidRPr="00B00A38">
        <w:t xml:space="preserve"> </w:t>
      </w:r>
      <w:r w:rsidR="000D0003" w:rsidRPr="00B00A38">
        <w:t>See</w:t>
      </w:r>
      <w:r w:rsidR="00046DB7" w:rsidRPr="00B00A38">
        <w:t xml:space="preserve"> the</w:t>
      </w:r>
      <w:r w:rsidR="000D0003" w:rsidRPr="00B00A38">
        <w:t xml:space="preserve"> </w:t>
      </w:r>
      <w:hyperlink r:id="rId31" w:history="1">
        <w:r w:rsidR="000D0003" w:rsidRPr="00B00A38">
          <w:rPr>
            <w:rStyle w:val="Hyperlink"/>
          </w:rPr>
          <w:t>Document Sharing Metadata Handbook</w:t>
        </w:r>
      </w:hyperlink>
      <w:r w:rsidR="006941EA" w:rsidRPr="00B00A38">
        <w:rPr>
          <w:rStyle w:val="Hyperlink"/>
        </w:rPr>
        <w:t>.</w:t>
      </w:r>
    </w:p>
    <w:p w14:paraId="2A5B0CB1" w14:textId="6670134C" w:rsidR="009D0CDF" w:rsidRPr="00B00A38" w:rsidRDefault="009D0CDF" w:rsidP="009D0CDF">
      <w:pPr>
        <w:pStyle w:val="Heading4"/>
        <w:numPr>
          <w:ilvl w:val="0"/>
          <w:numId w:val="0"/>
        </w:numPr>
        <w:rPr>
          <w:noProof w:val="0"/>
        </w:rPr>
      </w:pPr>
      <w:bookmarkStart w:id="238" w:name="_Toc345074653"/>
      <w:del w:id="239" w:author="John Moehrke" w:date="2020-05-04T11:14:00Z">
        <w:r w:rsidRPr="00B00A38" w:rsidDel="001F7C10">
          <w:rPr>
            <w:noProof w:val="0"/>
          </w:rPr>
          <w:delText>X.</w:delText>
        </w:r>
      </w:del>
      <w:bookmarkStart w:id="240" w:name="_Toc39483552"/>
      <w:ins w:id="241" w:author="John Moehrke" w:date="2020-05-04T11:14:00Z">
        <w:r w:rsidR="001F7C10">
          <w:rPr>
            <w:noProof w:val="0"/>
          </w:rPr>
          <w:t>50.</w:t>
        </w:r>
      </w:ins>
      <w:r w:rsidRPr="00B00A38">
        <w:rPr>
          <w:noProof w:val="0"/>
        </w:rPr>
        <w:t xml:space="preserve">1.1.1 </w:t>
      </w:r>
      <w:bookmarkEnd w:id="238"/>
      <w:r w:rsidR="00395932" w:rsidRPr="00B00A38">
        <w:rPr>
          <w:noProof w:val="0"/>
        </w:rPr>
        <w:t>Document Registry</w:t>
      </w:r>
      <w:bookmarkEnd w:id="240"/>
    </w:p>
    <w:p w14:paraId="55F3D69D" w14:textId="5E413195" w:rsidR="00046DB7" w:rsidRPr="00B00A38" w:rsidRDefault="00BD5C96" w:rsidP="00CC0693">
      <w:pPr>
        <w:pStyle w:val="BodyText"/>
      </w:pPr>
      <w:r w:rsidRPr="00B00A38">
        <w:t xml:space="preserve">The functions of the MHDS Document Registry rely on grouped actors from the other IHE Profiles; see Section </w:t>
      </w:r>
      <w:del w:id="242" w:author="John Moehrke" w:date="2020-05-04T11:14:00Z">
        <w:r w:rsidRPr="00B00A38" w:rsidDel="001F7C10">
          <w:delText>X.</w:delText>
        </w:r>
      </w:del>
      <w:ins w:id="243" w:author="John Moehrke" w:date="2020-05-04T11:14:00Z">
        <w:r w:rsidR="001F7C10">
          <w:t>50.</w:t>
        </w:r>
      </w:ins>
      <w:r w:rsidRPr="00B00A38">
        <w:t xml:space="preserve">3. </w:t>
      </w:r>
    </w:p>
    <w:p w14:paraId="636E5E0E" w14:textId="5700D4E2" w:rsidR="00CC0693" w:rsidRPr="00B00A38" w:rsidRDefault="00CC0693" w:rsidP="00CC0693">
      <w:pPr>
        <w:pStyle w:val="BodyText"/>
      </w:pPr>
      <w:r w:rsidRPr="00B00A38">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lastRenderedPageBreak/>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5C09743" w:rsidR="00CC0693" w:rsidRPr="00B00A38" w:rsidRDefault="00C46378" w:rsidP="00CC0693">
      <w:pPr>
        <w:pStyle w:val="Heading5"/>
        <w:rPr>
          <w:noProof w:val="0"/>
        </w:rPr>
      </w:pPr>
      <w:del w:id="244" w:author="John Moehrke" w:date="2020-05-04T11:14:00Z">
        <w:r w:rsidRPr="00B00A38" w:rsidDel="001F7C10">
          <w:rPr>
            <w:noProof w:val="0"/>
          </w:rPr>
          <w:delText>X.</w:delText>
        </w:r>
      </w:del>
      <w:bookmarkStart w:id="245" w:name="_Toc39483553"/>
      <w:ins w:id="246" w:author="John Moehrke" w:date="2020-05-04T11:14:00Z">
        <w:r w:rsidR="001F7C10">
          <w:rPr>
            <w:noProof w:val="0"/>
          </w:rPr>
          <w:t>50.</w:t>
        </w:r>
      </w:ins>
      <w:r w:rsidRPr="00B00A38">
        <w:rPr>
          <w:noProof w:val="0"/>
        </w:rPr>
        <w:t xml:space="preserve">1.1.1.1 </w:t>
      </w:r>
      <w:r w:rsidR="00CC0693" w:rsidRPr="00B00A38">
        <w:rPr>
          <w:noProof w:val="0"/>
        </w:rPr>
        <w:t>When the grouped MHD Document Recipient – is triggered</w:t>
      </w:r>
      <w:bookmarkEnd w:id="245"/>
    </w:p>
    <w:p w14:paraId="71D1149A" w14:textId="31193584" w:rsidR="00CC0693" w:rsidRPr="00B00A38" w:rsidRDefault="00CC0693" w:rsidP="00CC0693">
      <w:pPr>
        <w:pStyle w:val="BodyText"/>
      </w:pPr>
      <w:r w:rsidRPr="00B00A38">
        <w:t xml:space="preserve">Triggered </w:t>
      </w:r>
      <w:proofErr w:type="gramStart"/>
      <w:r w:rsidRPr="00B00A38">
        <w:t>by:</w:t>
      </w:r>
      <w:proofErr w:type="gramEnd"/>
      <w:r w:rsidRPr="00B00A38">
        <w:t xml:space="preserve">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AFC3FF0" w:rsidR="0038698A" w:rsidRPr="00B00A38" w:rsidRDefault="0038698A" w:rsidP="00872C1F">
      <w:pPr>
        <w:pStyle w:val="FigureTitle"/>
      </w:pPr>
      <w:r w:rsidRPr="00B00A38">
        <w:t xml:space="preserve">Figure </w:t>
      </w:r>
      <w:del w:id="247" w:author="John Moehrke" w:date="2020-05-04T11:14:00Z">
        <w:r w:rsidRPr="00B00A38" w:rsidDel="001F7C10">
          <w:delText>X.</w:delText>
        </w:r>
      </w:del>
      <w:ins w:id="248" w:author="John Moehrke" w:date="2020-05-04T11:14:00Z">
        <w:r w:rsidR="001F7C10">
          <w:t>50.</w:t>
        </w:r>
      </w:ins>
      <w:r w:rsidRPr="00B00A38">
        <w:t>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t>The Document Registry SHALL confirm its identity to the requesting system by use of the ATNA Secure Node or Secure Application TLS protocol using a Certificate assigned to the Document Registry.</w:t>
      </w:r>
    </w:p>
    <w:p w14:paraId="6C8CAFBA" w14:textId="45A84A7E" w:rsidR="001528A1" w:rsidRPr="00B00A38" w:rsidRDefault="00FE1C7A" w:rsidP="00A15C2E">
      <w:pPr>
        <w:pStyle w:val="ListNumber2"/>
      </w:pPr>
      <w:r w:rsidRPr="00B00A38">
        <w:t xml:space="preserve">When the Authorization Option </w:t>
      </w:r>
      <w:ins w:id="249" w:author="John Moehrke" w:date="2020-05-03T21:09:00Z">
        <w:r w:rsidR="00BB38AD">
          <w:t xml:space="preserve">(Section </w:t>
        </w:r>
      </w:ins>
      <w:ins w:id="250" w:author="John Moehrke" w:date="2020-05-04T11:14:00Z">
        <w:r w:rsidR="001F7C10">
          <w:t>50.</w:t>
        </w:r>
      </w:ins>
      <w:ins w:id="251" w:author="John Moehrke" w:date="2020-05-03T21:09:00Z">
        <w:r w:rsidR="00BB38AD">
          <w:t xml:space="preserve">2.1) </w:t>
        </w:r>
      </w:ins>
      <w:r w:rsidRPr="00B00A38">
        <w:t>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lastRenderedPageBreak/>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245051EA" w:rsidR="008F71E2" w:rsidRPr="00B00A38" w:rsidRDefault="008F71E2" w:rsidP="00A15C2E">
      <w:pPr>
        <w:pStyle w:val="ListNumber2"/>
      </w:pPr>
      <w:del w:id="252" w:author="John Moehrke" w:date="2020-05-03T21:07:00Z">
        <w:r w:rsidRPr="00B00A38" w:rsidDel="00BB38AD">
          <w:delText>The Document Registry</w:delText>
        </w:r>
        <w:r w:rsidR="00046DB7" w:rsidRPr="00B00A38" w:rsidDel="00BB38AD">
          <w:delText>,</w:delText>
        </w:r>
        <w:r w:rsidRPr="00B00A38" w:rsidDel="00BB38AD">
          <w:delText xml:space="preserve"> w</w:delText>
        </w:r>
      </w:del>
      <w:ins w:id="253" w:author="John Moehrke" w:date="2020-05-03T21:07:00Z">
        <w:r w:rsidR="00BB38AD">
          <w:t>W</w:t>
        </w:r>
      </w:ins>
      <w:r w:rsidRPr="00B00A38">
        <w:t>hen</w:t>
      </w:r>
      <w:ins w:id="254" w:author="John Moehrke" w:date="2020-05-03T21:07:00Z">
        <w:r w:rsidR="00BB38AD">
          <w:t xml:space="preserve"> the</w:t>
        </w:r>
      </w:ins>
      <w:r w:rsidRPr="00B00A38">
        <w:t xml:space="preserve"> </w:t>
      </w:r>
      <w:proofErr w:type="spellStart"/>
      <w:r w:rsidRPr="00B00A38">
        <w:t>UnContained</w:t>
      </w:r>
      <w:proofErr w:type="spellEnd"/>
      <w:r w:rsidRPr="00B00A38">
        <w:t xml:space="preserve"> Reference Option is used</w:t>
      </w:r>
      <w:ins w:id="255" w:author="John Moehrke" w:date="2020-05-03T21:08:00Z">
        <w:r w:rsidR="00BB38AD">
          <w:t xml:space="preserve"> in the grouped MHD Document Recipient, the Document Registry</w:t>
        </w:r>
      </w:ins>
      <w:del w:id="256" w:author="John Moehrke" w:date="2020-05-03T21:08:00Z">
        <w:r w:rsidR="00046DB7" w:rsidRPr="00B00A38" w:rsidDel="00BB38AD">
          <w:delText>,</w:delText>
        </w:r>
      </w:del>
      <w:r w:rsidRPr="00B00A38">
        <w:t xml:space="preserve"> SHALL not require that the references are </w:t>
      </w:r>
      <w:proofErr w:type="gramStart"/>
      <w:r w:rsidRPr="00B00A38">
        <w:t>contained, but</w:t>
      </w:r>
      <w:proofErr w:type="gramEnd"/>
      <w:r w:rsidRPr="00B00A38">
        <w:t xml:space="preserve"> SHALL validate that the reference is found in the central registries</w:t>
      </w:r>
      <w:r w:rsidR="00046DB7" w:rsidRPr="00B00A38">
        <w:t>.</w:t>
      </w:r>
      <w:r w:rsidRPr="00B00A38">
        <w:t xml:space="preserve"> (See</w:t>
      </w:r>
      <w:r w:rsidR="00046DB7" w:rsidRPr="00B00A38">
        <w:t xml:space="preserve"> Section</w:t>
      </w:r>
      <w:r w:rsidRPr="00B00A38">
        <w:t xml:space="preserve"> </w:t>
      </w:r>
      <w:del w:id="257" w:author="John Moehrke" w:date="2020-05-04T11:14:00Z">
        <w:r w:rsidRPr="00B00A38" w:rsidDel="001F7C10">
          <w:delText>X.</w:delText>
        </w:r>
      </w:del>
      <w:ins w:id="258" w:author="John Moehrke" w:date="2020-05-04T11:14:00Z">
        <w:r w:rsidR="001F7C10">
          <w:t>50.</w:t>
        </w:r>
      </w:ins>
      <w:r w:rsidRPr="00B00A38">
        <w:t>2.</w:t>
      </w:r>
      <w:r w:rsidR="00E10D98" w:rsidRPr="00B00A38">
        <w:t>4</w:t>
      </w:r>
      <w:r w:rsidRPr="00B00A38">
        <w:t xml:space="preserve"> </w:t>
      </w:r>
      <w:proofErr w:type="spellStart"/>
      <w:r w:rsidRPr="00B00A38">
        <w:t>UnContained</w:t>
      </w:r>
      <w:proofErr w:type="spellEnd"/>
      <w:r w:rsidRPr="00B00A38">
        <w:t xml:space="preserve"> Reference Option</w:t>
      </w:r>
      <w:r w:rsidR="00016AA5">
        <w:t>.</w:t>
      </w:r>
      <w:r w:rsidRPr="00B00A38">
        <w:t>)</w:t>
      </w:r>
    </w:p>
    <w:p w14:paraId="5E128962" w14:textId="2498ADA5"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w:t>
      </w:r>
      <w:del w:id="259" w:author="John Moehrke" w:date="2020-05-03T21:07:00Z">
        <w:r w:rsidRPr="00B00A38" w:rsidDel="00B8775E">
          <w:delText xml:space="preserve">approved </w:delText>
        </w:r>
      </w:del>
      <w:r w:rsidR="00177EFB" w:rsidRPr="00B00A38">
        <w:t>PMIR</w:t>
      </w:r>
      <w:r w:rsidRPr="00B00A38">
        <w:t xml:space="preserve"> Patient </w:t>
      </w:r>
      <w:r w:rsidR="00E84808" w:rsidRPr="00B00A38">
        <w:t xml:space="preserve">Identity </w:t>
      </w:r>
      <w:r w:rsidRPr="00B00A38">
        <w:t xml:space="preserve">Manager </w:t>
      </w:r>
      <w:del w:id="260" w:author="John Moehrke" w:date="2020-05-03T21:07:00Z">
        <w:r w:rsidRPr="00B00A38" w:rsidDel="00BB38AD">
          <w:delText>system</w:delText>
        </w:r>
      </w:del>
      <w:ins w:id="261" w:author="John Moehrke" w:date="2020-05-03T21:07:00Z">
        <w:r w:rsidR="00BB38AD">
          <w:t>in the document sharing community</w:t>
        </w:r>
      </w:ins>
      <w:r w:rsidRPr="00B00A38">
        <w:t xml:space="preserve">.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04250513" w:rsidR="001528A1" w:rsidRPr="00B00A38" w:rsidRDefault="001528A1" w:rsidP="00A15C2E">
      <w:pPr>
        <w:pStyle w:val="ListNumber2"/>
      </w:pPr>
      <w:r w:rsidRPr="00B00A38">
        <w:t xml:space="preserve">The Document Registry SHALL validate the </w:t>
      </w:r>
      <w:del w:id="262" w:author="John Moehrke" w:date="2020-05-03T21:04:00Z">
        <w:r w:rsidRPr="00B00A38" w:rsidDel="00B8775E">
          <w:delText xml:space="preserve">data </w:delText>
        </w:r>
      </w:del>
      <w:ins w:id="263" w:author="John Moehrke" w:date="2020-05-03T21:04:00Z">
        <w:r w:rsidR="00B8775E">
          <w:t>metadata</w:t>
        </w:r>
      </w:ins>
      <w:ins w:id="264" w:author="John Moehrke" w:date="2020-05-03T21:05:00Z">
        <w:r w:rsidR="00B8775E">
          <w:t xml:space="preserve"> conformance</w:t>
        </w:r>
      </w:ins>
      <w:ins w:id="265" w:author="John Moehrke" w:date="2020-05-03T21:04:00Z">
        <w:r w:rsidR="00B8775E" w:rsidRPr="00B00A38">
          <w:t xml:space="preserve"> </w:t>
        </w:r>
      </w:ins>
      <w:r w:rsidRPr="00B00A38">
        <w:t xml:space="preserve">received according to the appropriate validation rules, and configured </w:t>
      </w:r>
      <w:proofErr w:type="spellStart"/>
      <w:r w:rsidRPr="00B00A38">
        <w:t>ValueSets</w:t>
      </w:r>
      <w:proofErr w:type="spellEnd"/>
      <w:r w:rsidRPr="00B00A38">
        <w:t xml:space="preserve"> to assure that the </w:t>
      </w:r>
      <w:r w:rsidR="00E84808" w:rsidRPr="00B00A38">
        <w:t xml:space="preserve">document submission </w:t>
      </w:r>
      <w:r w:rsidRPr="00B00A38">
        <w:t xml:space="preserve">request is valid. If any of the </w:t>
      </w:r>
      <w:del w:id="266" w:author="John Moehrke" w:date="2020-05-03T21:05:00Z">
        <w:r w:rsidRPr="00B00A38" w:rsidDel="00B8775E">
          <w:delText xml:space="preserve">data </w:delText>
        </w:r>
      </w:del>
      <w:ins w:id="267" w:author="John Moehrke" w:date="2020-05-03T21:05:00Z">
        <w:r w:rsidR="00B8775E">
          <w:t>metadata</w:t>
        </w:r>
        <w:r w:rsidR="00B8775E" w:rsidRPr="00B00A38">
          <w:t xml:space="preserve"> </w:t>
        </w:r>
      </w:ins>
      <w:r w:rsidRPr="00B00A38">
        <w:t>are found to be not valid then the transaction shall be rejected.</w:t>
      </w:r>
    </w:p>
    <w:p w14:paraId="07D9D057" w14:textId="72247676" w:rsidR="001528A1" w:rsidRPr="00B00A38" w:rsidRDefault="00FE1C7A" w:rsidP="00A15C2E">
      <w:pPr>
        <w:pStyle w:val="ListNumber2"/>
      </w:pPr>
      <w:r w:rsidRPr="00B00A38">
        <w:t xml:space="preserve">When the SVCM Validation Option </w:t>
      </w:r>
      <w:ins w:id="268" w:author="John Moehrke" w:date="2020-05-03T21:09:00Z">
        <w:r w:rsidR="00BB38AD">
          <w:t xml:space="preserve">(Section </w:t>
        </w:r>
      </w:ins>
      <w:ins w:id="269" w:author="John Moehrke" w:date="2020-05-04T11:14:00Z">
        <w:r w:rsidR="001F7C10">
          <w:t>50.</w:t>
        </w:r>
      </w:ins>
      <w:ins w:id="270" w:author="John Moehrke" w:date="2020-05-03T21:09:00Z">
        <w:r w:rsidR="00BB38AD">
          <w:t xml:space="preserve">2.3) </w:t>
        </w:r>
      </w:ins>
      <w:r w:rsidRPr="00B00A38">
        <w:t>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w:t>
      </w:r>
      <w:del w:id="271" w:author="John Moehrke" w:date="2020-05-03T21:03:00Z">
        <w:r w:rsidR="001528A1" w:rsidRPr="00B00A38" w:rsidDel="00B8775E">
          <w:delText xml:space="preserve">data </w:delText>
        </w:r>
      </w:del>
      <w:r w:rsidRPr="00B00A38">
        <w:t xml:space="preserve">metadata </w:t>
      </w:r>
      <w:r w:rsidR="001528A1" w:rsidRPr="00B00A38">
        <w:t>elements as appropriate to configured policy.</w:t>
      </w:r>
      <w:r w:rsidRPr="00B00A38">
        <w:t xml:space="preserve"> For example</w:t>
      </w:r>
      <w:ins w:id="272" w:author="John Moehrke" w:date="2020-05-03T21:03:00Z">
        <w:r w:rsidR="00B8775E">
          <w:t>,</w:t>
        </w:r>
      </w:ins>
      <w:r w:rsidRPr="00B00A38">
        <w:t xml:space="preserve"> the </w:t>
      </w:r>
      <w:proofErr w:type="spellStart"/>
      <w:r w:rsidRPr="00B00A38">
        <w:t>DocumentReference.type</w:t>
      </w:r>
      <w:proofErr w:type="spellEnd"/>
      <w:r w:rsidRPr="00B00A38">
        <w:t xml:space="preserve"> often must be a value within a ValueSet</w:t>
      </w:r>
      <w:r w:rsidR="00046DB7" w:rsidRPr="00B00A38">
        <w:t xml:space="preserve"> agreed to by the Community</w:t>
      </w:r>
      <w:r w:rsidRPr="00B00A38">
        <w:t>.</w:t>
      </w:r>
    </w:p>
    <w:p w14:paraId="3D2C6BEF" w14:textId="54A6DD49" w:rsidR="003A09FE" w:rsidRDefault="001528A1" w:rsidP="00A15C2E">
      <w:pPr>
        <w:pStyle w:val="ListNumber2"/>
        <w:rPr>
          <w:ins w:id="273" w:author="John Moehrke" w:date="2020-05-04T11:45:00Z"/>
        </w:rPr>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208410F7" w14:textId="6EBE402B" w:rsidR="002C6AEB" w:rsidRPr="00B00A38" w:rsidRDefault="002C6AEB" w:rsidP="00A15C2E">
      <w:pPr>
        <w:pStyle w:val="ListNumber2"/>
      </w:pPr>
      <w:ins w:id="274" w:author="John Moehrke" w:date="2020-05-04T11:45:00Z">
        <w:r>
          <w:t xml:space="preserve">When </w:t>
        </w:r>
      </w:ins>
      <w:ins w:id="275" w:author="John Moehrke" w:date="2020-05-04T11:46:00Z">
        <w:r>
          <w:t xml:space="preserve">the </w:t>
        </w:r>
      </w:ins>
      <w:ins w:id="276" w:author="John Moehrke" w:date="2020-05-04T11:48:00Z">
        <w:r>
          <w:t>request</w:t>
        </w:r>
      </w:ins>
      <w:ins w:id="277" w:author="John Moehrke" w:date="2020-05-04T11:46:00Z">
        <w:r>
          <w:t xml:space="preserve"> includes a </w:t>
        </w:r>
      </w:ins>
      <w:ins w:id="278" w:author="John Moehrke" w:date="2020-05-04T11:54:00Z">
        <w:r>
          <w:t xml:space="preserve">DocumentReference </w:t>
        </w:r>
      </w:ins>
      <w:ins w:id="279" w:author="John Moehrke" w:date="2020-05-04T12:10:00Z">
        <w:r w:rsidR="0077364A">
          <w:t>intended</w:t>
        </w:r>
      </w:ins>
      <w:ins w:id="280" w:author="John Moehrke" w:date="2020-05-04T11:53:00Z">
        <w:r>
          <w:t xml:space="preserve"> to r</w:t>
        </w:r>
      </w:ins>
      <w:ins w:id="281" w:author="John Moehrke" w:date="2020-05-04T11:46:00Z">
        <w:r>
          <w:t>eplace</w:t>
        </w:r>
      </w:ins>
      <w:ins w:id="282" w:author="John Moehrke" w:date="2020-05-04T11:53:00Z">
        <w:r>
          <w:t xml:space="preserve"> an existing</w:t>
        </w:r>
      </w:ins>
      <w:ins w:id="283" w:author="John Moehrke" w:date="2020-05-04T11:54:00Z">
        <w:r>
          <w:t xml:space="preserve"> DocumentReference</w:t>
        </w:r>
      </w:ins>
      <w:ins w:id="284" w:author="John Moehrke" w:date="2020-05-04T11:57:00Z">
        <w:r>
          <w:t xml:space="preserve">, the Document Registry SHALL mark the replaced DocumentReference as deprecated. The Replace action </w:t>
        </w:r>
      </w:ins>
      <w:ins w:id="285" w:author="John Moehrke" w:date="2020-05-04T12:08:00Z">
        <w:r w:rsidR="0077364A">
          <w:t xml:space="preserve">in the request </w:t>
        </w:r>
      </w:ins>
      <w:ins w:id="286" w:author="John Moehrke" w:date="2020-05-04T11:57:00Z">
        <w:r>
          <w:t>is indicated when</w:t>
        </w:r>
      </w:ins>
      <w:ins w:id="287" w:author="John Moehrke" w:date="2020-05-04T11:52:00Z">
        <w:r>
          <w:t xml:space="preserve"> the </w:t>
        </w:r>
      </w:ins>
      <w:ins w:id="288" w:author="John Moehrke" w:date="2020-05-04T11:55:00Z">
        <w:r>
          <w:t xml:space="preserve">Bundle contains a </w:t>
        </w:r>
      </w:ins>
      <w:ins w:id="289" w:author="John Moehrke" w:date="2020-05-04T11:52:00Z">
        <w:r>
          <w:t>new</w:t>
        </w:r>
      </w:ins>
      <w:ins w:id="290" w:author="John Moehrke" w:date="2020-05-04T11:55:00Z">
        <w:r>
          <w:t xml:space="preserve"> DocumentReference with </w:t>
        </w:r>
      </w:ins>
      <w:proofErr w:type="spellStart"/>
      <w:proofErr w:type="gramStart"/>
      <w:ins w:id="291" w:author="John Moehrke" w:date="2020-05-04T11:52:00Z">
        <w:r w:rsidRPr="002C6AEB">
          <w:rPr>
            <w:rStyle w:val="XMLname"/>
            <w:rPrChange w:id="292" w:author="John Moehrke" w:date="2020-05-04T11:52:00Z">
              <w:rPr/>
            </w:rPrChange>
          </w:rPr>
          <w:t>DocumentReference.relatesTo</w:t>
        </w:r>
      </w:ins>
      <w:ins w:id="293" w:author="John Moehrke" w:date="2020-05-04T11:58:00Z">
        <w:r>
          <w:rPr>
            <w:rStyle w:val="XMLname"/>
          </w:rPr>
          <w:t>.code</w:t>
        </w:r>
      </w:ins>
      <w:proofErr w:type="spellEnd"/>
      <w:proofErr w:type="gramEnd"/>
      <w:ins w:id="294" w:author="John Moehrke" w:date="2020-05-04T11:52:00Z">
        <w:r>
          <w:t xml:space="preserve"> </w:t>
        </w:r>
      </w:ins>
      <w:ins w:id="295" w:author="John Moehrke" w:date="2020-05-04T12:07:00Z">
        <w:r w:rsidR="0077364A">
          <w:t>o</w:t>
        </w:r>
      </w:ins>
      <w:ins w:id="296" w:author="John Moehrke" w:date="2020-05-04T12:08:00Z">
        <w:r w:rsidR="0077364A">
          <w:t>f</w:t>
        </w:r>
      </w:ins>
      <w:ins w:id="297" w:author="John Moehrke" w:date="2020-05-04T11:52:00Z">
        <w:r>
          <w:t xml:space="preserve"> </w:t>
        </w:r>
        <w:r w:rsidRPr="002C6AEB">
          <w:rPr>
            <w:rStyle w:val="XMLname"/>
            <w:rPrChange w:id="298" w:author="John Moehrke" w:date="2020-05-04T11:52:00Z">
              <w:rPr/>
            </w:rPrChange>
          </w:rPr>
          <w:t>replaces</w:t>
        </w:r>
      </w:ins>
      <w:ins w:id="299" w:author="John Moehrke" w:date="2020-05-04T11:56:00Z">
        <w:r>
          <w:rPr>
            <w:rStyle w:val="XMLname"/>
          </w:rPr>
          <w:t xml:space="preserve"> </w:t>
        </w:r>
      </w:ins>
      <w:ins w:id="300" w:author="John Moehrke" w:date="2020-05-04T12:08:00Z">
        <w:r w:rsidR="0077364A">
          <w:t>and</w:t>
        </w:r>
      </w:ins>
      <w:ins w:id="301" w:author="John Moehrke" w:date="2020-05-04T11:56:00Z">
        <w:r w:rsidRPr="002C6AEB">
          <w:rPr>
            <w:rPrChange w:id="302" w:author="John Moehrke" w:date="2020-05-04T11:58:00Z">
              <w:rPr>
                <w:rStyle w:val="XMLname"/>
              </w:rPr>
            </w:rPrChange>
          </w:rPr>
          <w:t xml:space="preserve"> </w:t>
        </w:r>
      </w:ins>
      <w:ins w:id="303" w:author="John Moehrke" w:date="2020-05-04T11:53:00Z">
        <w:r>
          <w:t xml:space="preserve"> </w:t>
        </w:r>
        <w:proofErr w:type="spellStart"/>
        <w:r w:rsidRPr="002C6AEB">
          <w:rPr>
            <w:rStyle w:val="XMLname"/>
            <w:rPrChange w:id="304" w:author="John Moehrke" w:date="2020-05-04T11:53:00Z">
              <w:rPr/>
            </w:rPrChange>
          </w:rPr>
          <w:t>DocumentReference.relatesTo.target</w:t>
        </w:r>
      </w:ins>
      <w:proofErr w:type="spellEnd"/>
      <w:ins w:id="305" w:author="John Moehrke" w:date="2020-05-04T11:56:00Z">
        <w:r>
          <w:rPr>
            <w:rStyle w:val="XMLname"/>
          </w:rPr>
          <w:t xml:space="preserve"> </w:t>
        </w:r>
        <w:r w:rsidRPr="002C6AEB">
          <w:rPr>
            <w:rPrChange w:id="306" w:author="John Moehrke" w:date="2020-05-04T11:58:00Z">
              <w:rPr>
                <w:rStyle w:val="XMLname"/>
              </w:rPr>
            </w:rPrChange>
          </w:rPr>
          <w:t>pointing at the</w:t>
        </w:r>
      </w:ins>
      <w:ins w:id="307" w:author="John Moehrke" w:date="2020-05-04T11:59:00Z">
        <w:r>
          <w:t xml:space="preserve"> existing</w:t>
        </w:r>
      </w:ins>
      <w:ins w:id="308" w:author="John Moehrke" w:date="2020-05-04T11:56:00Z">
        <w:r w:rsidRPr="002C6AEB">
          <w:rPr>
            <w:rPrChange w:id="309" w:author="John Moehrke" w:date="2020-05-04T11:58:00Z">
              <w:rPr>
                <w:rStyle w:val="XMLname"/>
              </w:rPr>
            </w:rPrChange>
          </w:rPr>
          <w:t xml:space="preserve"> DocumentReference to be deprecated</w:t>
        </w:r>
      </w:ins>
      <w:ins w:id="310" w:author="John Moehrke" w:date="2020-05-04T12:09:00Z">
        <w:r w:rsidR="0077364A">
          <w:t>.</w:t>
        </w:r>
      </w:ins>
      <w:ins w:id="311" w:author="John Moehrke" w:date="2020-05-04T11:54:00Z">
        <w:r>
          <w:t xml:space="preserve"> </w:t>
        </w:r>
      </w:ins>
      <w:ins w:id="312" w:author="John Moehrke" w:date="2020-05-04T12:09:00Z">
        <w:r w:rsidR="0077364A">
          <w:t xml:space="preserve">The Document Registry </w:t>
        </w:r>
      </w:ins>
      <w:ins w:id="313" w:author="John Moehrke" w:date="2020-05-04T11:54:00Z">
        <w:r>
          <w:t>set</w:t>
        </w:r>
      </w:ins>
      <w:ins w:id="314" w:author="John Moehrke" w:date="2020-05-04T12:09:00Z">
        <w:r w:rsidR="0077364A">
          <w:t>s</w:t>
        </w:r>
      </w:ins>
      <w:ins w:id="315" w:author="John Moehrke" w:date="2020-05-04T11:54:00Z">
        <w:r>
          <w:t xml:space="preserve"> the</w:t>
        </w:r>
      </w:ins>
      <w:ins w:id="316" w:author="John Moehrke" w:date="2020-05-04T11:59:00Z">
        <w:r>
          <w:t xml:space="preserve"> existing</w:t>
        </w:r>
      </w:ins>
      <w:ins w:id="317" w:author="John Moehrke" w:date="2020-05-04T11:47:00Z">
        <w:r>
          <w:t xml:space="preserve"> </w:t>
        </w:r>
        <w:proofErr w:type="spellStart"/>
        <w:r w:rsidRPr="002C6AEB">
          <w:rPr>
            <w:rStyle w:val="XMLname"/>
            <w:rPrChange w:id="318" w:author="John Moehrke" w:date="2020-05-04T11:47:00Z">
              <w:rPr/>
            </w:rPrChange>
          </w:rPr>
          <w:t>DocumentReference.status</w:t>
        </w:r>
        <w:proofErr w:type="spellEnd"/>
        <w:r>
          <w:t xml:space="preserve"> element to </w:t>
        </w:r>
        <w:r w:rsidRPr="002C6AEB">
          <w:rPr>
            <w:rStyle w:val="XMLname"/>
            <w:rPrChange w:id="319" w:author="John Moehrke" w:date="2020-05-04T11:47:00Z">
              <w:rPr/>
            </w:rPrChange>
          </w:rPr>
          <w:t>inactive</w:t>
        </w:r>
        <w:r>
          <w:t>.</w:t>
        </w:r>
      </w:ins>
    </w:p>
    <w:p w14:paraId="7125F6DC" w14:textId="4D420936" w:rsidR="00711108" w:rsidRPr="00B00A38" w:rsidRDefault="00711108" w:rsidP="00A15C2E">
      <w:pPr>
        <w:pStyle w:val="ListNumber2"/>
      </w:pPr>
      <w:r w:rsidRPr="00B00A38">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5149BEB3" w:rsidR="00CC0693" w:rsidRPr="00B00A38" w:rsidRDefault="00C46378" w:rsidP="00A15C2E">
      <w:pPr>
        <w:pStyle w:val="Heading5"/>
        <w:rPr>
          <w:noProof w:val="0"/>
        </w:rPr>
      </w:pPr>
      <w:del w:id="320" w:author="John Moehrke" w:date="2020-05-04T11:14:00Z">
        <w:r w:rsidRPr="00B00A38" w:rsidDel="001F7C10">
          <w:rPr>
            <w:noProof w:val="0"/>
          </w:rPr>
          <w:lastRenderedPageBreak/>
          <w:delText>X.</w:delText>
        </w:r>
      </w:del>
      <w:bookmarkStart w:id="321" w:name="_Toc39483554"/>
      <w:ins w:id="322" w:author="John Moehrke" w:date="2020-05-04T11:14:00Z">
        <w:r w:rsidR="001F7C10">
          <w:rPr>
            <w:noProof w:val="0"/>
          </w:rPr>
          <w:t>50.</w:t>
        </w:r>
      </w:ins>
      <w:r w:rsidRPr="00B00A38">
        <w:rPr>
          <w:noProof w:val="0"/>
        </w:rPr>
        <w:t xml:space="preserve">1.1.1.2 </w:t>
      </w:r>
      <w:r w:rsidR="00CC0693" w:rsidRPr="00B00A38">
        <w:rPr>
          <w:noProof w:val="0"/>
        </w:rPr>
        <w:t>When the grouped MHD Document Responder – is triggered</w:t>
      </w:r>
      <w:bookmarkEnd w:id="321"/>
    </w:p>
    <w:p w14:paraId="031B9950" w14:textId="7FFD0CC1" w:rsidR="00CC0693" w:rsidRPr="00B00A38" w:rsidRDefault="00CC0693" w:rsidP="00A15C2E">
      <w:pPr>
        <w:pStyle w:val="BodyText"/>
      </w:pPr>
      <w:r w:rsidRPr="00B00A38">
        <w:t xml:space="preserve">Triggered </w:t>
      </w:r>
      <w:proofErr w:type="gramStart"/>
      <w:r w:rsidRPr="00B00A38">
        <w:t>by:</w:t>
      </w:r>
      <w:proofErr w:type="gramEnd"/>
      <w:r w:rsidRPr="00B00A38">
        <w:t xml:space="preserve">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63CA0F1E" w:rsidR="00C46378" w:rsidRPr="00B00A38" w:rsidRDefault="00C46378" w:rsidP="00872C1F">
      <w:pPr>
        <w:pStyle w:val="FigureTitle"/>
      </w:pPr>
      <w:r w:rsidRPr="00B00A38">
        <w:t xml:space="preserve">Figure </w:t>
      </w:r>
      <w:del w:id="323" w:author="John Moehrke" w:date="2020-05-04T11:14:00Z">
        <w:r w:rsidRPr="00B00A38" w:rsidDel="001F7C10">
          <w:delText>X.</w:delText>
        </w:r>
      </w:del>
      <w:ins w:id="324" w:author="John Moehrke" w:date="2020-05-04T11:14:00Z">
        <w:r w:rsidR="001F7C10">
          <w:t>50.</w:t>
        </w:r>
      </w:ins>
      <w:r w:rsidRPr="00B00A38">
        <w:t>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lastRenderedPageBreak/>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0247DA04" w:rsidR="00CC0693" w:rsidRPr="00B00A38" w:rsidRDefault="00C46378" w:rsidP="00A15C2E">
      <w:pPr>
        <w:pStyle w:val="Heading5"/>
        <w:rPr>
          <w:noProof w:val="0"/>
        </w:rPr>
      </w:pPr>
      <w:del w:id="325" w:author="John Moehrke" w:date="2020-05-04T11:14:00Z">
        <w:r w:rsidRPr="00B00A38" w:rsidDel="001F7C10">
          <w:rPr>
            <w:noProof w:val="0"/>
          </w:rPr>
          <w:delText>X.</w:delText>
        </w:r>
      </w:del>
      <w:bookmarkStart w:id="326" w:name="_Toc39483555"/>
      <w:ins w:id="327" w:author="John Moehrke" w:date="2020-05-04T11:14:00Z">
        <w:r w:rsidR="001F7C10">
          <w:rPr>
            <w:noProof w:val="0"/>
          </w:rPr>
          <w:t>50.</w:t>
        </w:r>
      </w:ins>
      <w:r w:rsidRPr="00B00A38">
        <w:rPr>
          <w:noProof w:val="0"/>
        </w:rPr>
        <w:t xml:space="preserve">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326"/>
    </w:p>
    <w:p w14:paraId="6E6EBA2C" w14:textId="29DF3D4E" w:rsidR="00CC0693" w:rsidRPr="00B00A38" w:rsidRDefault="00CC0693" w:rsidP="00A15C2E">
      <w:pPr>
        <w:pStyle w:val="BodyText"/>
      </w:pPr>
      <w:r w:rsidRPr="00B00A38">
        <w:t xml:space="preserve">Triggered </w:t>
      </w:r>
      <w:proofErr w:type="gramStart"/>
      <w:r w:rsidRPr="00B00A38">
        <w:t>by</w:t>
      </w:r>
      <w:r w:rsidR="001528A1" w:rsidRPr="00B00A38">
        <w:t>:</w:t>
      </w:r>
      <w:proofErr w:type="gramEnd"/>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78FF60F0" w:rsidR="00284775" w:rsidRPr="00B00A38" w:rsidRDefault="00284775" w:rsidP="00872C1F">
      <w:pPr>
        <w:pStyle w:val="FigureTitle"/>
      </w:pPr>
      <w:r w:rsidRPr="00B00A38">
        <w:t xml:space="preserve">Figure </w:t>
      </w:r>
      <w:del w:id="328" w:author="John Moehrke" w:date="2020-05-04T11:14:00Z">
        <w:r w:rsidRPr="00B00A38" w:rsidDel="001F7C10">
          <w:delText>X.</w:delText>
        </w:r>
      </w:del>
      <w:ins w:id="329" w:author="John Moehrke" w:date="2020-05-04T11:14:00Z">
        <w:r w:rsidR="001F7C10">
          <w:t>50.</w:t>
        </w:r>
      </w:ins>
      <w:r w:rsidRPr="00B00A38">
        <w:t>1.1.1</w:t>
      </w:r>
      <w:r w:rsidR="00665BD7">
        <w:t>.3-1:</w:t>
      </w:r>
      <w:r w:rsidRPr="00B00A38">
        <w:t xml:space="preserve"> Patient Merge Process Flow</w:t>
      </w:r>
    </w:p>
    <w:p w14:paraId="3ABD290D" w14:textId="3D1AAE88"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proofErr w:type="spellStart"/>
      <w:r w:rsidRPr="00B00A38">
        <w:rPr>
          <w:rStyle w:val="XMLname"/>
        </w:rPr>
        <w:t>DocumentManifest.subject</w:t>
      </w:r>
      <w:proofErr w:type="spellEnd"/>
      <w:r w:rsidRPr="00B00A38">
        <w:t xml:space="preserve">, </w:t>
      </w:r>
      <w:proofErr w:type="spellStart"/>
      <w:r w:rsidRPr="00B00A38">
        <w:rPr>
          <w:rStyle w:val="XMLname"/>
        </w:rPr>
        <w:t>DocumentReference.subject</w:t>
      </w:r>
      <w:proofErr w:type="spellEnd"/>
      <w:r w:rsidRPr="00B00A38">
        <w:t xml:space="preserve">, and </w:t>
      </w:r>
      <w:proofErr w:type="spellStart"/>
      <w:r w:rsidRPr="00B00A38">
        <w:rPr>
          <w:rStyle w:val="XMLname"/>
        </w:rPr>
        <w:t>List.subject</w:t>
      </w:r>
      <w:proofErr w:type="spellEnd"/>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w:t>
      </w:r>
      <w:proofErr w:type="gramStart"/>
      <w:r w:rsidR="00D830AE" w:rsidRPr="00B00A38">
        <w:t xml:space="preserve">a </w:t>
      </w:r>
      <w:r w:rsidR="00D830AE" w:rsidRPr="00B00A38">
        <w:rPr>
          <w:rStyle w:val="XMLname"/>
        </w:rPr>
        <w:t>.entity</w:t>
      </w:r>
      <w:proofErr w:type="gramEnd"/>
      <w:r w:rsidR="00D830AE" w:rsidRPr="00B00A38">
        <w:t xml:space="preserve"> element for each of the updated Document Registry Resources updated</w:t>
      </w:r>
      <w:r w:rsidR="00811A17" w:rsidRPr="00B00A38">
        <w:t>.</w:t>
      </w:r>
      <w:r w:rsidR="00D830AE" w:rsidRPr="00B00A38">
        <w:t xml:space="preserve"> The Document Registry SHOULD </w:t>
      </w:r>
      <w:ins w:id="330" w:author="John Moehrke" w:date="2020-05-03T21:02:00Z">
        <w:r w:rsidR="00B8775E">
          <w:t xml:space="preserve">create within the Document Registry </w:t>
        </w:r>
      </w:ins>
      <w:del w:id="331" w:author="John Moehrke" w:date="2020-05-03T21:02:00Z">
        <w:r w:rsidR="00D830AE" w:rsidRPr="00B00A38" w:rsidDel="00B8775E">
          <w:delText xml:space="preserve">record </w:delText>
        </w:r>
      </w:del>
      <w:r w:rsidR="00D830AE" w:rsidRPr="00B00A38">
        <w:t xml:space="preserve">a single Provenance </w:t>
      </w:r>
      <w:del w:id="332" w:author="John Moehrke" w:date="2020-05-03T21:02:00Z">
        <w:r w:rsidR="00D830AE" w:rsidRPr="00B00A38" w:rsidDel="00B8775E">
          <w:delText xml:space="preserve">record </w:delText>
        </w:r>
      </w:del>
      <w:ins w:id="333" w:author="John Moehrke" w:date="2020-05-03T21:02:00Z">
        <w:r w:rsidR="00B8775E">
          <w:t xml:space="preserve">Resource </w:t>
        </w:r>
      </w:ins>
      <w:r w:rsidR="00D830AE" w:rsidRPr="00B00A38">
        <w:t xml:space="preserve">indicating the Merge action, with </w:t>
      </w:r>
      <w:proofErr w:type="gramStart"/>
      <w:r w:rsidR="00D830AE" w:rsidRPr="00B00A38">
        <w:t xml:space="preserve">the </w:t>
      </w:r>
      <w:r w:rsidR="00D830AE" w:rsidRPr="00B00A38">
        <w:rPr>
          <w:rStyle w:val="XMLname"/>
        </w:rPr>
        <w:t>.target</w:t>
      </w:r>
      <w:proofErr w:type="gramEnd"/>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5B7E7D4B" w:rsidR="00AB5947" w:rsidRPr="00B00A38" w:rsidRDefault="00AB5947" w:rsidP="001636FA">
      <w:pPr>
        <w:pStyle w:val="Heading4"/>
        <w:rPr>
          <w:noProof w:val="0"/>
        </w:rPr>
      </w:pPr>
      <w:del w:id="334" w:author="John Moehrke" w:date="2020-05-04T11:14:00Z">
        <w:r w:rsidRPr="00B00A38" w:rsidDel="001F7C10">
          <w:rPr>
            <w:noProof w:val="0"/>
          </w:rPr>
          <w:lastRenderedPageBreak/>
          <w:delText>X.</w:delText>
        </w:r>
      </w:del>
      <w:bookmarkStart w:id="335" w:name="_Toc39483556"/>
      <w:ins w:id="336" w:author="John Moehrke" w:date="2020-05-04T11:14:00Z">
        <w:r w:rsidR="001F7C10">
          <w:rPr>
            <w:noProof w:val="0"/>
          </w:rPr>
          <w:t>50.</w:t>
        </w:r>
      </w:ins>
      <w:r w:rsidRPr="00B00A38">
        <w:rPr>
          <w:noProof w:val="0"/>
        </w:rPr>
        <w:t>1.1.2 Storage of Binary</w:t>
      </w:r>
      <w:bookmarkEnd w:id="335"/>
    </w:p>
    <w:p w14:paraId="0F837568" w14:textId="71EBA8B4" w:rsidR="00292CE7" w:rsidRDefault="00292CE7">
      <w:pPr>
        <w:pStyle w:val="BodyText"/>
        <w:rPr>
          <w:ins w:id="337" w:author="John Moehrke" w:date="2020-05-03T20:53:00Z"/>
        </w:rPr>
        <w:pPrChange w:id="338" w:author="John Moehrke" w:date="2020-05-03T20:54:00Z">
          <w:pPr>
            <w:pStyle w:val="BodyText"/>
            <w:numPr>
              <w:numId w:val="65"/>
            </w:numPr>
            <w:ind w:left="720" w:hanging="360"/>
          </w:pPr>
        </w:pPrChange>
      </w:pPr>
      <w:ins w:id="339" w:author="John Moehrke" w:date="2020-05-03T20:52:00Z">
        <w:r>
          <w:t xml:space="preserve">There are two </w:t>
        </w:r>
      </w:ins>
      <w:ins w:id="340" w:author="John Moehrke" w:date="2020-05-03T20:54:00Z">
        <w:r>
          <w:t>alternatives</w:t>
        </w:r>
      </w:ins>
      <w:ins w:id="341" w:author="John Moehrke" w:date="2020-05-03T20:52:00Z">
        <w:r>
          <w:t xml:space="preserve"> for storing the Binary Resource for docum</w:t>
        </w:r>
      </w:ins>
      <w:ins w:id="342" w:author="John Moehrke" w:date="2020-05-03T20:53:00Z">
        <w:r>
          <w:t>ents stored in the community:</w:t>
        </w:r>
      </w:ins>
      <w:ins w:id="343" w:author="John Moehrke" w:date="2020-05-03T20:54:00Z">
        <w:r>
          <w:t xml:space="preserve"> (1) </w:t>
        </w:r>
      </w:ins>
      <w:ins w:id="344" w:author="John Moehrke" w:date="2020-05-03T20:53:00Z">
        <w:r>
          <w:t>The Document Source includes the Binary Resource in the [ITI-65] transaction, and the Document Registry is required to store it.</w:t>
        </w:r>
      </w:ins>
      <w:ins w:id="345" w:author="John Moehrke" w:date="2020-05-03T20:55:00Z">
        <w:r>
          <w:t xml:space="preserve"> (2) The Community allows the Binary to be stored elsewhere in the Community.</w:t>
        </w:r>
      </w:ins>
    </w:p>
    <w:p w14:paraId="037010F7" w14:textId="74EC5E00" w:rsidR="00AB5947" w:rsidRPr="00B00A38" w:rsidDel="00292CE7" w:rsidRDefault="00AB5947" w:rsidP="00B8775E">
      <w:pPr>
        <w:pStyle w:val="BodyText"/>
        <w:rPr>
          <w:del w:id="346" w:author="John Moehrke" w:date="2020-05-03T20:54:00Z"/>
        </w:rPr>
      </w:pPr>
      <w:del w:id="347" w:author="John Moehrke" w:date="2020-05-03T20:54:00Z">
        <w:r w:rsidRPr="00B00A38" w:rsidDel="00292CE7">
          <w:delText xml:space="preserve">The Document </w:delText>
        </w:r>
        <w:r w:rsidR="0026589B" w:rsidRPr="00B00A38" w:rsidDel="00292CE7">
          <w:delText>Registry</w:delText>
        </w:r>
        <w:r w:rsidRPr="00B00A38" w:rsidDel="00292CE7">
          <w:delText xml:space="preserve"> is required to store Binary resources that are provided to it in</w:delText>
        </w:r>
        <w:r w:rsidR="00046DB7" w:rsidRPr="00B00A38" w:rsidDel="00292CE7">
          <w:delText xml:space="preserve"> an</w:delText>
        </w:r>
        <w:r w:rsidRPr="00B00A38" w:rsidDel="00292CE7">
          <w:delText xml:space="preserve"> </w:delText>
        </w:r>
        <w:r w:rsidR="00046DB7" w:rsidRPr="00B00A38" w:rsidDel="00292CE7">
          <w:delText>[</w:delText>
        </w:r>
        <w:r w:rsidRPr="00B00A38" w:rsidDel="00292CE7">
          <w:delText>ITI-65</w:delText>
        </w:r>
        <w:r w:rsidR="00046DB7" w:rsidRPr="00B00A38" w:rsidDel="00292CE7">
          <w:delText>]</w:delText>
        </w:r>
        <w:r w:rsidRPr="00B00A38" w:rsidDel="00292CE7">
          <w:delText xml:space="preserve"> </w:delText>
        </w:r>
        <w:r w:rsidR="00101925" w:rsidRPr="00B00A38" w:rsidDel="00292CE7">
          <w:delText>t</w:delText>
        </w:r>
        <w:r w:rsidRPr="00B00A38" w:rsidDel="00292CE7">
          <w:delText xml:space="preserve">ransaction. </w:delText>
        </w:r>
      </w:del>
    </w:p>
    <w:p w14:paraId="02743034" w14:textId="7A2E69B4" w:rsidR="00AB5947" w:rsidRPr="00B00A38" w:rsidRDefault="00101925" w:rsidP="00AB5947">
      <w:pPr>
        <w:pStyle w:val="BodyText"/>
      </w:pPr>
      <w:r w:rsidRPr="00B00A38">
        <w:t>T</w:t>
      </w:r>
      <w:r w:rsidR="00C072F3" w:rsidRPr="00B00A38">
        <w:t xml:space="preserve">he </w:t>
      </w:r>
      <w:ins w:id="348" w:author="John Moehrke" w:date="2020-05-03T20:56:00Z">
        <w:r w:rsidR="00292CE7">
          <w:t xml:space="preserve">second alternative requires that the </w:t>
        </w:r>
      </w:ins>
      <w:r w:rsidR="00C072F3" w:rsidRPr="00B00A38">
        <w:t xml:space="preserve">Community has the alternative to store the Binary </w:t>
      </w:r>
      <w:r w:rsidRPr="00B00A38">
        <w:t xml:space="preserve">in a system </w:t>
      </w:r>
      <w:r w:rsidR="00C072F3" w:rsidRPr="00B00A38">
        <w:t>in the Community</w:t>
      </w:r>
      <w:r w:rsidRPr="00B00A38">
        <w:t xml:space="preserve"> other than the Document Registry</w:t>
      </w:r>
      <w:ins w:id="349" w:author="John Moehrke" w:date="2020-05-03T20:56:00Z">
        <w:r w:rsidR="00B8775E">
          <w:t xml:space="preserve">. This might be </w:t>
        </w:r>
      </w:ins>
      <w:ins w:id="350" w:author="John Moehrke" w:date="2020-05-03T20:57:00Z">
        <w:r w:rsidR="00B8775E">
          <w:t xml:space="preserve">other </w:t>
        </w:r>
        <w:proofErr w:type="spellStart"/>
        <w:r w:rsidR="00B8775E">
          <w:t>centeralized</w:t>
        </w:r>
        <w:proofErr w:type="spellEnd"/>
        <w:r w:rsidR="00B8775E">
          <w:t xml:space="preserve"> infrastructure, distributed infrastructure, or within the system implementing the Document Source. </w:t>
        </w:r>
      </w:ins>
      <w:ins w:id="351" w:author="John Moehrke" w:date="2020-05-03T20:58:00Z">
        <w:r w:rsidR="00B8775E">
          <w:t xml:space="preserve">The [ITI-65] transaction does not include the Binary, and the </w:t>
        </w:r>
      </w:ins>
      <w:del w:id="352" w:author="John Moehrke" w:date="2020-05-03T20:58:00Z">
        <w:r w:rsidR="00AB5947" w:rsidRPr="00B00A38" w:rsidDel="00B8775E">
          <w:delText xml:space="preserve">, and thus </w:delText>
        </w:r>
      </w:del>
      <w:del w:id="353" w:author="John Moehrke" w:date="2020-05-03T20:59:00Z">
        <w:r w:rsidR="00AB5947" w:rsidRPr="00B00A38" w:rsidDel="00B8775E">
          <w:delText xml:space="preserve">provide persistent URL in the </w:delText>
        </w:r>
      </w:del>
      <w:r w:rsidR="00AB5947" w:rsidRPr="00B00A38">
        <w:rPr>
          <w:rStyle w:val="XMLname"/>
        </w:rPr>
        <w:t>DocumentReference.content.attachment.url</w:t>
      </w:r>
      <w:r w:rsidR="00B00A38">
        <w:t>.</w:t>
      </w:r>
      <w:ins w:id="354" w:author="John Moehrke" w:date="2020-05-03T20:59:00Z">
        <w:r w:rsidR="00B8775E">
          <w:t xml:space="preserve"> value is a persistent URL to the Binary content. </w:t>
        </w:r>
      </w:ins>
      <w:r w:rsidR="00B00A38">
        <w:t xml:space="preserve"> </w:t>
      </w:r>
      <w:del w:id="355" w:author="John Moehrke" w:date="2020-05-03T20:59:00Z">
        <w:r w:rsidRPr="00B00A38" w:rsidDel="00B8775E">
          <w:delText>In this scenario</w:delText>
        </w:r>
        <w:r w:rsidR="00AB5947" w:rsidRPr="00B00A38" w:rsidDel="00B8775E">
          <w:delText xml:space="preserve"> the </w:delText>
        </w:r>
        <w:r w:rsidRPr="00B00A38" w:rsidDel="00B8775E">
          <w:delText>[</w:delText>
        </w:r>
        <w:r w:rsidR="00AB5947" w:rsidRPr="00B00A38" w:rsidDel="00B8775E">
          <w:delText>ITI-65</w:delText>
        </w:r>
        <w:r w:rsidRPr="00B00A38" w:rsidDel="00B8775E">
          <w:delText>]</w:delText>
        </w:r>
        <w:r w:rsidR="00AB5947" w:rsidRPr="00B00A38" w:rsidDel="00B8775E">
          <w:delText xml:space="preserve"> </w:delText>
        </w:r>
        <w:r w:rsidRPr="00B00A38" w:rsidDel="00B8775E">
          <w:delText>t</w:delText>
        </w:r>
        <w:r w:rsidR="00AB5947" w:rsidRPr="00B00A38" w:rsidDel="00B8775E">
          <w:delText xml:space="preserve">ransaction does not include the Binary </w:delText>
        </w:r>
        <w:r w:rsidRPr="00B00A38" w:rsidDel="00B8775E">
          <w:delText>R</w:delText>
        </w:r>
        <w:r w:rsidR="00AB5947" w:rsidRPr="00B00A38" w:rsidDel="00B8775E">
          <w:delText xml:space="preserve">esource. </w:delText>
        </w:r>
      </w:del>
      <w:r w:rsidR="00AB5947" w:rsidRPr="00B00A38">
        <w:t xml:space="preserve">When this is used by the </w:t>
      </w:r>
      <w:r w:rsidRPr="00B00A38">
        <w:t>Community</w:t>
      </w:r>
      <w:ins w:id="356" w:author="John Moehrke" w:date="2020-05-03T21:00:00Z">
        <w:r w:rsidR="00B8775E">
          <w:t>, the service</w:t>
        </w:r>
      </w:ins>
      <w:del w:id="357" w:author="John Moehrke" w:date="2020-05-03T21:00:00Z">
        <w:r w:rsidRPr="00B00A38" w:rsidDel="00B8775E">
          <w:delText xml:space="preserve"> member</w:delText>
        </w:r>
      </w:del>
      <w:r w:rsidRPr="00B00A38">
        <w:t xml:space="preserve"> </w:t>
      </w:r>
      <w:r w:rsidR="00AB5947" w:rsidRPr="00B00A38">
        <w:t xml:space="preserve">hosting the </w:t>
      </w:r>
      <w:del w:id="358" w:author="John Moehrke" w:date="2020-05-03T21:00:00Z">
        <w:r w:rsidR="00AB5947" w:rsidRPr="00B00A38" w:rsidDel="00B8775E">
          <w:delText>Document Source</w:delText>
        </w:r>
      </w:del>
      <w:ins w:id="359" w:author="John Moehrke" w:date="2020-05-03T21:00:00Z">
        <w:r w:rsidR="00B8775E">
          <w:t>Binary</w:t>
        </w:r>
      </w:ins>
      <w:del w:id="360" w:author="John Moehrke" w:date="2020-05-03T21:00:00Z">
        <w:r w:rsidR="00C072F3" w:rsidRPr="00B00A38" w:rsidDel="00B8775E">
          <w:delText>, th</w:delText>
        </w:r>
        <w:r w:rsidRPr="00B00A38" w:rsidDel="00B8775E">
          <w:delText>at Community member</w:delText>
        </w:r>
      </w:del>
      <w:r w:rsidRPr="00B00A38">
        <w:t xml:space="preserve">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0C21DAD7" w:rsidR="00A62DB8" w:rsidRPr="00B00A38" w:rsidRDefault="00CF283F" w:rsidP="00B51436">
      <w:pPr>
        <w:pStyle w:val="Heading2"/>
        <w:numPr>
          <w:ilvl w:val="0"/>
          <w:numId w:val="0"/>
        </w:numPr>
        <w:rPr>
          <w:noProof w:val="0"/>
        </w:rPr>
      </w:pPr>
      <w:bookmarkStart w:id="361" w:name="_Toc345074655"/>
      <w:del w:id="362" w:author="John Moehrke" w:date="2020-05-04T11:14:00Z">
        <w:r w:rsidRPr="00B00A38" w:rsidDel="001F7C10">
          <w:rPr>
            <w:noProof w:val="0"/>
          </w:rPr>
          <w:delText>X.</w:delText>
        </w:r>
      </w:del>
      <w:bookmarkStart w:id="363" w:name="_Toc39483557"/>
      <w:ins w:id="364" w:author="John Moehrke" w:date="2020-05-04T11:14:00Z">
        <w:r w:rsidR="001F7C10">
          <w:rPr>
            <w:noProof w:val="0"/>
          </w:rPr>
          <w:t>50.</w:t>
        </w:r>
      </w:ins>
      <w:r w:rsidRPr="00B00A38">
        <w:rPr>
          <w:noProof w:val="0"/>
        </w:rPr>
        <w:t xml:space="preserve">2 </w:t>
      </w:r>
      <w:r w:rsidR="00177EFB" w:rsidRPr="00B00A38">
        <w:rPr>
          <w:noProof w:val="0"/>
        </w:rPr>
        <w:t>MHDS</w:t>
      </w:r>
      <w:r w:rsidR="00104BE6" w:rsidRPr="00B00A38">
        <w:rPr>
          <w:noProof w:val="0"/>
        </w:rPr>
        <w:t xml:space="preserve"> Actor</w:t>
      </w:r>
      <w:r w:rsidRPr="00B00A38">
        <w:rPr>
          <w:noProof w:val="0"/>
        </w:rPr>
        <w:t xml:space="preserve"> Options</w:t>
      </w:r>
      <w:bookmarkEnd w:id="361"/>
      <w:bookmarkEnd w:id="363"/>
    </w:p>
    <w:p w14:paraId="5CE8990D" w14:textId="126E9A5A" w:rsidR="007F5664" w:rsidRPr="00B00A38" w:rsidRDefault="00CF283F" w:rsidP="008E0275">
      <w:pPr>
        <w:pStyle w:val="BodyText"/>
      </w:pPr>
      <w:r w:rsidRPr="00292CE7">
        <w:rPr>
          <w:rPrChange w:id="365" w:author="John Moehrke" w:date="2020-05-03T20:49:00Z">
            <w:rPr>
              <w:b/>
            </w:rPr>
          </w:rPrChange>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 xml:space="preserve">able </w:t>
      </w:r>
      <w:del w:id="366" w:author="John Moehrke" w:date="2020-05-04T11:14:00Z">
        <w:r w:rsidRPr="00B00A38" w:rsidDel="001F7C10">
          <w:delText>X.</w:delText>
        </w:r>
      </w:del>
      <w:ins w:id="367" w:author="John Moehrke" w:date="2020-05-04T11:14:00Z">
        <w:r w:rsidR="001F7C10">
          <w:t>50.</w:t>
        </w:r>
      </w:ins>
      <w:r w:rsidRPr="00B00A38">
        <w:t>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1F377DF6" w:rsidR="006514EA" w:rsidRPr="00B00A38" w:rsidRDefault="007F5664" w:rsidP="00EA3BCB">
      <w:pPr>
        <w:pStyle w:val="TableTitle"/>
      </w:pPr>
      <w:r w:rsidRPr="00B00A38">
        <w:t xml:space="preserve">Table </w:t>
      </w:r>
      <w:del w:id="368" w:author="John Moehrke" w:date="2020-05-04T11:14:00Z">
        <w:r w:rsidRPr="00B00A38" w:rsidDel="001F7C10">
          <w:delText>X.</w:delText>
        </w:r>
      </w:del>
      <w:ins w:id="369" w:author="John Moehrke" w:date="2020-05-04T11:14:00Z">
        <w:r w:rsidR="001F7C10">
          <w:t>50.</w:t>
        </w:r>
      </w:ins>
      <w:r w:rsidRPr="00B00A38">
        <w:t xml:space="preserve">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16E9A84E" w:rsidR="007F5664" w:rsidRPr="00B00A38" w:rsidRDefault="00101925" w:rsidP="00EA3BCB">
            <w:pPr>
              <w:pStyle w:val="TableEntry"/>
            </w:pPr>
            <w:r w:rsidRPr="00B00A38">
              <w:t xml:space="preserve">Section </w:t>
            </w:r>
            <w:del w:id="370" w:author="John Moehrke" w:date="2020-05-04T11:14:00Z">
              <w:r w:rsidR="00C625FC" w:rsidRPr="00B00A38" w:rsidDel="001F7C10">
                <w:delText>X.</w:delText>
              </w:r>
            </w:del>
            <w:ins w:id="371" w:author="John Moehrke" w:date="2020-05-04T11:14:00Z">
              <w:r w:rsidR="001F7C10">
                <w:t>50.</w:t>
              </w:r>
            </w:ins>
            <w:r w:rsidR="00C625FC" w:rsidRPr="00B00A38">
              <w:t>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6867BA09" w:rsidR="007F5664" w:rsidRPr="00B00A38" w:rsidRDefault="00101925" w:rsidP="00EA3BCB">
            <w:pPr>
              <w:pStyle w:val="TableEntry"/>
            </w:pPr>
            <w:r w:rsidRPr="00B00A38">
              <w:t xml:space="preserve">Section </w:t>
            </w:r>
            <w:del w:id="372" w:author="John Moehrke" w:date="2020-05-04T11:14:00Z">
              <w:r w:rsidR="00C625FC" w:rsidRPr="00B00A38" w:rsidDel="001F7C10">
                <w:delText>X.</w:delText>
              </w:r>
            </w:del>
            <w:ins w:id="373" w:author="John Moehrke" w:date="2020-05-04T11:14:00Z">
              <w:r w:rsidR="001F7C10">
                <w:t>50.</w:t>
              </w:r>
            </w:ins>
            <w:r w:rsidR="00C625FC" w:rsidRPr="00B00A38">
              <w:t>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5F7D2A1C" w:rsidR="007C6FD3" w:rsidRPr="00B00A38" w:rsidRDefault="00101925" w:rsidP="00EA3BCB">
            <w:pPr>
              <w:pStyle w:val="TableEntry"/>
            </w:pPr>
            <w:r w:rsidRPr="00B00A38">
              <w:t xml:space="preserve">Section </w:t>
            </w:r>
            <w:del w:id="374" w:author="John Moehrke" w:date="2020-05-04T11:14:00Z">
              <w:r w:rsidR="007C6FD3" w:rsidRPr="00B00A38" w:rsidDel="001F7C10">
                <w:delText>X.</w:delText>
              </w:r>
            </w:del>
            <w:ins w:id="375" w:author="John Moehrke" w:date="2020-05-04T11:14:00Z">
              <w:r w:rsidR="001F7C10">
                <w:t>50.</w:t>
              </w:r>
            </w:ins>
            <w:r w:rsidR="007C6FD3" w:rsidRPr="00B00A38">
              <w:t>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2FBBD5D9" w:rsidR="007C6FD3" w:rsidRPr="00B00A38" w:rsidRDefault="00101925" w:rsidP="00EA3BCB">
            <w:pPr>
              <w:pStyle w:val="TableEntry"/>
            </w:pPr>
            <w:r w:rsidRPr="00B00A38">
              <w:t xml:space="preserve">Section </w:t>
            </w:r>
            <w:del w:id="376" w:author="John Moehrke" w:date="2020-05-04T11:14:00Z">
              <w:r w:rsidR="00CD7E61" w:rsidRPr="00B00A38" w:rsidDel="001F7C10">
                <w:delText>X.</w:delText>
              </w:r>
            </w:del>
            <w:ins w:id="377" w:author="John Moehrke" w:date="2020-05-04T11:14:00Z">
              <w:r w:rsidR="001F7C10">
                <w:t>50.</w:t>
              </w:r>
            </w:ins>
            <w:r w:rsidR="00CD7E61" w:rsidRPr="00B00A38">
              <w:t>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47C7015D" w:rsidR="00CF283F" w:rsidRPr="00B00A38" w:rsidRDefault="00323461" w:rsidP="0097454A">
      <w:pPr>
        <w:pStyle w:val="Heading3"/>
        <w:numPr>
          <w:ilvl w:val="0"/>
          <w:numId w:val="0"/>
        </w:numPr>
        <w:ind w:left="720" w:hanging="720"/>
        <w:rPr>
          <w:noProof w:val="0"/>
        </w:rPr>
      </w:pPr>
      <w:bookmarkStart w:id="378" w:name="_Toc345074656"/>
      <w:del w:id="379" w:author="John Moehrke" w:date="2020-05-04T11:14:00Z">
        <w:r w:rsidRPr="00B00A38" w:rsidDel="001F7C10">
          <w:rPr>
            <w:noProof w:val="0"/>
          </w:rPr>
          <w:delText>X.</w:delText>
        </w:r>
      </w:del>
      <w:bookmarkStart w:id="380" w:name="_Toc39483558"/>
      <w:ins w:id="381" w:author="John Moehrke" w:date="2020-05-04T11:14:00Z">
        <w:r w:rsidR="001F7C10">
          <w:rPr>
            <w:noProof w:val="0"/>
          </w:rPr>
          <w:t>50.</w:t>
        </w:r>
      </w:ins>
      <w:r w:rsidRPr="00B00A38">
        <w:rPr>
          <w:noProof w:val="0"/>
        </w:rPr>
        <w:t>2.1</w:t>
      </w:r>
      <w:bookmarkEnd w:id="378"/>
      <w:r w:rsidR="00C625FC" w:rsidRPr="00B00A38">
        <w:rPr>
          <w:noProof w:val="0"/>
        </w:rPr>
        <w:t xml:space="preserve"> Authorization Option</w:t>
      </w:r>
      <w:bookmarkEnd w:id="380"/>
    </w:p>
    <w:p w14:paraId="464024E0" w14:textId="2AC80B6A"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w:t>
      </w:r>
      <w:ins w:id="382" w:author="John Moehrke" w:date="2020-05-03T20:48:00Z">
        <w:r w:rsidR="00292CE7">
          <w:t xml:space="preserve">and IUA Authorization Server actors. The IUA Resource Server </w:t>
        </w:r>
      </w:ins>
      <w:r w:rsidR="004E2400" w:rsidRPr="00B00A38">
        <w:t xml:space="preserve">actor </w:t>
      </w:r>
      <w:del w:id="383" w:author="John Moehrke" w:date="2020-05-03T20:48:00Z">
        <w:r w:rsidR="004E2400" w:rsidRPr="00B00A38" w:rsidDel="00292CE7">
          <w:delText xml:space="preserve">to </w:delText>
        </w:r>
      </w:del>
      <w:r w:rsidR="004E2400" w:rsidRPr="00B00A38">
        <w:t>enforce</w:t>
      </w:r>
      <w:ins w:id="384" w:author="John Moehrke" w:date="2020-05-03T20:48:00Z">
        <w:r w:rsidR="00292CE7">
          <w:t>s</w:t>
        </w:r>
      </w:ins>
      <w:r w:rsidR="004E2400" w:rsidRPr="00B00A38">
        <w:t xml:space="preserv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Document Source</w:t>
      </w:r>
      <w:ins w:id="385" w:author="John Moehrke" w:date="2020-05-03T20:47:00Z">
        <w:r w:rsidR="00292CE7">
          <w:t xml:space="preserve"> actor</w:t>
        </w:r>
      </w:ins>
      <w:ins w:id="386" w:author="John Moehrke" w:date="2020-05-03T20:46:00Z">
        <w:r w:rsidR="00292CE7">
          <w:t>s</w:t>
        </w:r>
      </w:ins>
      <w:r w:rsidR="004E2400" w:rsidRPr="00B00A38">
        <w:t xml:space="preserve"> for publication</w:t>
      </w:r>
      <w:del w:id="387" w:author="John Moehrke" w:date="2020-05-03T20:46:00Z">
        <w:r w:rsidR="004E2400" w:rsidRPr="00B00A38" w:rsidDel="00292CE7">
          <w:delText xml:space="preserve"> requests</w:delText>
        </w:r>
      </w:del>
      <w:r w:rsidR="004E2400" w:rsidRPr="00B00A38">
        <w:t xml:space="preserve">, and </w:t>
      </w:r>
      <w:ins w:id="388" w:author="John Moehrke" w:date="2020-05-03T20:46:00Z">
        <w:r w:rsidR="00292CE7">
          <w:t xml:space="preserve">from MHD </w:t>
        </w:r>
      </w:ins>
      <w:r w:rsidR="004E2400" w:rsidRPr="00B00A38">
        <w:t>Document Consumer</w:t>
      </w:r>
      <w:ins w:id="389" w:author="John Moehrke" w:date="2020-05-03T20:47:00Z">
        <w:r w:rsidR="00292CE7">
          <w:t xml:space="preserve"> actor</w:t>
        </w:r>
      </w:ins>
      <w:ins w:id="390" w:author="John Moehrke" w:date="2020-05-03T20:46:00Z">
        <w:r w:rsidR="00292CE7">
          <w:t>s</w:t>
        </w:r>
      </w:ins>
      <w:r w:rsidR="004E2400" w:rsidRPr="00B00A38">
        <w:t xml:space="preserve"> for access and disclosure</w:t>
      </w:r>
      <w:del w:id="391" w:author="John Moehrke" w:date="2020-05-03T20:47:00Z">
        <w:r w:rsidR="004E2400" w:rsidRPr="00B00A38" w:rsidDel="00292CE7">
          <w:delText xml:space="preserve"> requests</w:delText>
        </w:r>
      </w:del>
      <w:r w:rsidR="004E2400" w:rsidRPr="00B00A38">
        <w:t xml:space="preserve">.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5C9FF70D" w:rsidR="007C6FD3" w:rsidRPr="00B00A38" w:rsidRDefault="0038698A" w:rsidP="00872C1F">
      <w:pPr>
        <w:pStyle w:val="FigureTitle"/>
      </w:pPr>
      <w:r w:rsidRPr="00B00A38">
        <w:t xml:space="preserve">Figure </w:t>
      </w:r>
      <w:del w:id="392" w:author="John Moehrke" w:date="2020-05-04T11:15:00Z">
        <w:r w:rsidRPr="00B00A38" w:rsidDel="001F7C10">
          <w:delText>X.</w:delText>
        </w:r>
      </w:del>
      <w:ins w:id="393" w:author="John Moehrke" w:date="2020-05-04T11:15:00Z">
        <w:r w:rsidR="001F7C10">
          <w:t>50.</w:t>
        </w:r>
      </w:ins>
      <w:r w:rsidRPr="00B00A38">
        <w:t>2.1-1</w:t>
      </w:r>
      <w:r w:rsidR="00016AA5">
        <w:t>:</w:t>
      </w:r>
      <w:r w:rsidRPr="00B00A38">
        <w:t xml:space="preserve"> Document Publication Process Flow with Authorization Option</w:t>
      </w:r>
    </w:p>
    <w:p w14:paraId="304442B3" w14:textId="01472B48" w:rsidR="00C625FC" w:rsidRPr="00B00A38" w:rsidRDefault="00C625FC" w:rsidP="00C625FC">
      <w:pPr>
        <w:pStyle w:val="Heading3"/>
        <w:numPr>
          <w:ilvl w:val="0"/>
          <w:numId w:val="0"/>
        </w:numPr>
        <w:ind w:left="720" w:hanging="720"/>
        <w:rPr>
          <w:noProof w:val="0"/>
        </w:rPr>
      </w:pPr>
      <w:bookmarkStart w:id="394" w:name="_Toc345074657"/>
      <w:bookmarkStart w:id="395" w:name="_Toc37034636"/>
      <w:bookmarkStart w:id="396" w:name="_Toc38846114"/>
      <w:bookmarkStart w:id="397" w:name="_Toc504625757"/>
      <w:bookmarkStart w:id="398" w:name="_Toc530206510"/>
      <w:bookmarkStart w:id="399" w:name="_Toc1388430"/>
      <w:bookmarkStart w:id="400" w:name="_Toc1388584"/>
      <w:bookmarkStart w:id="401" w:name="_Toc1456611"/>
      <w:del w:id="402" w:author="John Moehrke" w:date="2020-05-04T11:15:00Z">
        <w:r w:rsidRPr="00B00A38" w:rsidDel="001F7C10">
          <w:rPr>
            <w:noProof w:val="0"/>
          </w:rPr>
          <w:delText>X.</w:delText>
        </w:r>
      </w:del>
      <w:bookmarkStart w:id="403" w:name="_Toc39483559"/>
      <w:ins w:id="404" w:author="John Moehrke" w:date="2020-05-04T11:15:00Z">
        <w:r w:rsidR="001F7C10">
          <w:rPr>
            <w:noProof w:val="0"/>
          </w:rPr>
          <w:t>50.</w:t>
        </w:r>
      </w:ins>
      <w:r w:rsidRPr="00B00A38">
        <w:rPr>
          <w:noProof w:val="0"/>
        </w:rPr>
        <w:t>2.2 Consent Manager Option</w:t>
      </w:r>
      <w:bookmarkEnd w:id="403"/>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35305FAC" w:rsidR="00C46378" w:rsidRPr="00B00A38" w:rsidRDefault="00C46378" w:rsidP="00872C1F">
      <w:pPr>
        <w:pStyle w:val="FigureTitle"/>
      </w:pPr>
      <w:r w:rsidRPr="00B00A38">
        <w:t xml:space="preserve">Figure </w:t>
      </w:r>
      <w:del w:id="405" w:author="John Moehrke" w:date="2020-05-04T11:15:00Z">
        <w:r w:rsidRPr="00B00A38" w:rsidDel="001F7C10">
          <w:delText>X.</w:delText>
        </w:r>
      </w:del>
      <w:ins w:id="406" w:author="John Moehrke" w:date="2020-05-04T11:15:00Z">
        <w:r w:rsidR="001F7C10">
          <w:t>50.</w:t>
        </w:r>
      </w:ins>
      <w:r w:rsidRPr="00B00A38">
        <w:t xml:space="preserve">2.2-1: Consent </w:t>
      </w:r>
      <w:r w:rsidR="00464053" w:rsidRPr="00B00A38">
        <w:t>Management</w:t>
      </w:r>
      <w:r w:rsidRPr="00B00A38">
        <w:t xml:space="preserve"> for Disclosure Process Flow</w:t>
      </w:r>
    </w:p>
    <w:p w14:paraId="6AC1CEE7" w14:textId="36EC18AE"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del w:id="407" w:author="John Moehrke" w:date="2020-05-03T20:45:00Z">
        <w:r w:rsidR="00BB6325" w:rsidRPr="00B00A38" w:rsidDel="00F93705">
          <w:delText xml:space="preserve">Where </w:delText>
        </w:r>
      </w:del>
      <w:r w:rsidR="00BB6325" w:rsidRPr="00B00A38">
        <w:t xml:space="preserve">Implied Consent environments allow disclosure when no Consent has been recorded for that patient, </w:t>
      </w:r>
      <w:del w:id="408" w:author="John Moehrke" w:date="2020-05-03T20:45:00Z">
        <w:r w:rsidR="00BB6325" w:rsidRPr="00B00A38" w:rsidDel="00F93705">
          <w:delText xml:space="preserve">where in </w:delText>
        </w:r>
      </w:del>
      <w:r w:rsidR="00BB6325" w:rsidRPr="00B00A38">
        <w:t>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w:t>
      </w:r>
      <w:proofErr w:type="spellStart"/>
      <w:r w:rsidRPr="00B00A38">
        <w:t>PurposeOfUse</w:t>
      </w:r>
      <w:proofErr w:type="spellEnd"/>
      <w:r w:rsidRPr="00B00A38">
        <w:t xml:space="preserv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2684EC2C" w:rsidR="00331DEF" w:rsidRPr="00B00A38" w:rsidRDefault="001846C0" w:rsidP="00872C1F">
      <w:pPr>
        <w:pStyle w:val="FigureTitle"/>
      </w:pPr>
      <w:r w:rsidRPr="00B00A38">
        <w:t xml:space="preserve">Figure </w:t>
      </w:r>
      <w:del w:id="409" w:author="John Moehrke" w:date="2020-05-04T11:15:00Z">
        <w:r w:rsidRPr="00B00A38" w:rsidDel="001F7C10">
          <w:delText>X.</w:delText>
        </w:r>
      </w:del>
      <w:ins w:id="410" w:author="John Moehrke" w:date="2020-05-04T11:15:00Z">
        <w:r w:rsidR="001F7C10">
          <w:t>50.</w:t>
        </w:r>
      </w:ins>
      <w:r w:rsidRPr="00B00A38">
        <w:t>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lastRenderedPageBreak/>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5C0D0D0D" w:rsidR="00BB6325" w:rsidRPr="00B00A38" w:rsidRDefault="00BB6325" w:rsidP="00BB6325">
      <w:pPr>
        <w:pStyle w:val="ListBullet2"/>
      </w:pPr>
      <w:r w:rsidRPr="00B00A38">
        <w:t xml:space="preserve">support through some functionality the patient consent state to be changed: Authorize action </w:t>
      </w:r>
      <w:del w:id="411" w:author="John Moehrke" w:date="2020-05-03T20:44:00Z">
        <w:r w:rsidRPr="00B00A38" w:rsidDel="00F93705">
          <w:delText xml:space="preserve">is </w:delText>
        </w:r>
      </w:del>
      <w:r w:rsidRPr="00B00A38">
        <w:t xml:space="preserve">to move from Deny </w:t>
      </w:r>
      <w:proofErr w:type="gramStart"/>
      <w:r w:rsidRPr="00B00A38">
        <w:t>to Permit</w:t>
      </w:r>
      <w:proofErr w:type="gramEnd"/>
      <w:r w:rsidRPr="00B00A38">
        <w:t xml:space="preserve"> state, and Revoke action to move from Permit to Deny state. </w:t>
      </w:r>
    </w:p>
    <w:p w14:paraId="0755889D" w14:textId="77777777" w:rsidR="00BB6325" w:rsidRPr="00B00A38" w:rsidRDefault="00BB6325" w:rsidP="00BB6325">
      <w:pPr>
        <w:pStyle w:val="ListBullet2"/>
      </w:pPr>
      <w:r w:rsidRPr="00B00A38">
        <w:t xml:space="preserve">support consent state for </w:t>
      </w:r>
      <w:proofErr w:type="spellStart"/>
      <w:r w:rsidRPr="00B00A38">
        <w:t>PurposeOfUse</w:t>
      </w:r>
      <w:proofErr w:type="spellEnd"/>
      <w:r w:rsidRPr="00B00A38">
        <w:t xml:space="preserve"> of Treatment (HL7 </w:t>
      </w:r>
      <w:proofErr w:type="spellStart"/>
      <w:r w:rsidRPr="00B00A38">
        <w:t>PurposeOfUse</w:t>
      </w:r>
      <w:proofErr w:type="spellEnd"/>
      <w:r w:rsidRPr="00B00A38">
        <w:t xml:space="preserve"> code of “TREAT”) and may support consent states for other </w:t>
      </w:r>
      <w:proofErr w:type="spellStart"/>
      <w:r w:rsidRPr="00B00A38">
        <w:t>PurposeOfUse</w:t>
      </w:r>
      <w:proofErr w:type="spellEnd"/>
      <w:r w:rsidRPr="00B00A38">
        <w:t xml:space="preserve"> values within the scope of the MHDS community. </w:t>
      </w:r>
    </w:p>
    <w:p w14:paraId="56ADC2AD" w14:textId="77777777" w:rsidR="00BB6325" w:rsidRPr="00B00A38" w:rsidRDefault="00BB6325" w:rsidP="00BB6325">
      <w:pPr>
        <w:pStyle w:val="ListBullet2"/>
      </w:pPr>
      <w:r w:rsidRPr="00B00A38">
        <w:t xml:space="preserve">Deny access to any </w:t>
      </w:r>
      <w:proofErr w:type="spellStart"/>
      <w:r w:rsidRPr="00B00A38">
        <w:t>PurposeOfUse</w:t>
      </w:r>
      <w:proofErr w:type="spellEnd"/>
      <w:r w:rsidRPr="00B00A38">
        <w:t xml:space="preserve"> not authorized. </w:t>
      </w:r>
    </w:p>
    <w:p w14:paraId="66F4D2DD" w14:textId="139FD778" w:rsidR="00BB6325" w:rsidRPr="00B00A38" w:rsidRDefault="00BB6325" w:rsidP="001636FA">
      <w:pPr>
        <w:pStyle w:val="ListBullet2"/>
      </w:pPr>
      <w:r w:rsidRPr="00B00A38">
        <w:t xml:space="preserve">support expiring a consent that results in a Permit state automatically </w:t>
      </w:r>
      <w:del w:id="412" w:author="John Moehrke" w:date="2020-05-03T20:42:00Z">
        <w:r w:rsidRPr="00B00A38" w:rsidDel="00F93705">
          <w:delText>transit</w:delText>
        </w:r>
      </w:del>
      <w:del w:id="413" w:author="John Moehrke" w:date="2020-05-03T20:41:00Z">
        <w:r w:rsidRPr="00B00A38" w:rsidDel="00F93705">
          <w:delText>ion</w:delText>
        </w:r>
      </w:del>
      <w:ins w:id="414" w:author="John Moehrke" w:date="2020-05-03T20:42:00Z">
        <w:r w:rsidR="00F93705">
          <w:t>transitioning</w:t>
        </w:r>
      </w:ins>
      <w:r w:rsidRPr="00B00A38">
        <w:t xml:space="preserve"> to Deny at expiration.</w:t>
      </w:r>
    </w:p>
    <w:p w14:paraId="0A242BE0" w14:textId="239C083D" w:rsidR="001846C0" w:rsidRPr="00B00A38" w:rsidRDefault="007851B5" w:rsidP="001846C0">
      <w:pPr>
        <w:pStyle w:val="BodyText"/>
      </w:pPr>
      <w:r w:rsidRPr="00B00A38">
        <w:t xml:space="preserve">The IUA Resource Server enforcement point grouped with the MHDS Document Registry SHALL enforce the security authorization decision. This includes confirming all </w:t>
      </w:r>
      <w:ins w:id="415" w:author="John Moehrke" w:date="2020-05-03T20:40:00Z">
        <w:r w:rsidR="00F93705">
          <w:t xml:space="preserve">data </w:t>
        </w:r>
      </w:ins>
      <w:del w:id="416" w:author="John Moehrke" w:date="2020-05-03T20:40:00Z">
        <w:r w:rsidRPr="00B00A38" w:rsidDel="00F93705">
          <w:delText xml:space="preserve">resources </w:delText>
        </w:r>
      </w:del>
      <w:r w:rsidRPr="00B00A38">
        <w:t xml:space="preserve">requested are for the </w:t>
      </w:r>
      <w:del w:id="417" w:author="John Moehrke" w:date="2020-05-03T20:40:00Z">
        <w:r w:rsidRPr="00B00A38" w:rsidDel="00F93705">
          <w:delText xml:space="preserve">subject </w:delText>
        </w:r>
      </w:del>
      <w:ins w:id="418" w:author="John Moehrke" w:date="2020-05-03T20:40:00Z">
        <w:r w:rsidR="00F93705">
          <w:t>specific patient</w:t>
        </w:r>
      </w:ins>
      <w:del w:id="419" w:author="John Moehrke" w:date="2020-05-03T20:40:00Z">
        <w:r w:rsidRPr="00B00A38" w:rsidDel="00F93705">
          <w:delText>as the patient authorized</w:delText>
        </w:r>
      </w:del>
      <w:r w:rsidRPr="00B00A38">
        <w:t>. This prevents a Document Consumer from requesting access to resources outside the scope of the security token given it by the IUA Authorization Server.</w:t>
      </w:r>
    </w:p>
    <w:p w14:paraId="7AB972AE" w14:textId="03940CE8"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 xml:space="preserve">ection </w:t>
      </w:r>
      <w:del w:id="420" w:author="John Moehrke" w:date="2020-05-04T11:15:00Z">
        <w:r w:rsidR="00D50BF3" w:rsidRPr="00B00A38" w:rsidDel="001F7C10">
          <w:delText>X.</w:delText>
        </w:r>
      </w:del>
      <w:ins w:id="421" w:author="John Moehrke" w:date="2020-05-04T11:15:00Z">
        <w:r w:rsidR="001F7C10">
          <w:t>50.</w:t>
        </w:r>
      </w:ins>
      <w:r w:rsidR="00D50BF3" w:rsidRPr="00B00A38">
        <w:t>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23E6F213"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w:t>
      </w:r>
      <w:ins w:id="422" w:author="John Moehrke" w:date="2020-05-03T20:38:00Z">
        <w:r w:rsidR="00F93705">
          <w:t xml:space="preserve"> for the Document Consumer</w:t>
        </w:r>
      </w:ins>
      <w:r w:rsidRPr="00B00A38">
        <w:t xml:space="preserve"> to convey are the scope values for </w:t>
      </w:r>
      <w:proofErr w:type="spellStart"/>
      <w:r w:rsidRPr="00B00A38">
        <w:t>PurposeOfUse</w:t>
      </w:r>
      <w:proofErr w:type="spellEnd"/>
      <w:r w:rsidRPr="00B00A38">
        <w:t xml:space="preserv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w:t>
      </w:r>
      <w:proofErr w:type="spellStart"/>
      <w:r w:rsidRPr="00B00A38">
        <w:rPr>
          <w:rFonts w:ascii="Courier New" w:hAnsi="Courier New" w:cs="Courier New"/>
          <w:color w:val="222222"/>
          <w:sz w:val="15"/>
          <w:szCs w:val="15"/>
          <w:shd w:val="clear" w:color="auto" w:fill="FFFFFF"/>
        </w:rPr>
        <w:t>PurposeOfUse</w:t>
      </w:r>
      <w:proofErr w:type="spellEnd"/>
      <w:r w:rsidRPr="00B00A38">
        <w:rPr>
          <w:rFonts w:ascii="Courier New" w:hAnsi="Courier New" w:cs="Courier New"/>
          <w:color w:val="222222"/>
          <w:sz w:val="15"/>
          <w:szCs w:val="15"/>
          <w:shd w:val="clear" w:color="auto" w:fill="FFFFFF"/>
        </w:rPr>
        <w:t xml:space="preserve">” '.' </w:t>
      </w:r>
      <w:proofErr w:type="spellStart"/>
      <w:r w:rsidRPr="00B00A38">
        <w:rPr>
          <w:rFonts w:ascii="Courier New" w:hAnsi="Courier New" w:cs="Courier New"/>
          <w:color w:val="222222"/>
          <w:sz w:val="15"/>
          <w:szCs w:val="15"/>
          <w:shd w:val="clear" w:color="auto" w:fill="FFFFFF"/>
        </w:rPr>
        <w:t>PurposeOfUse</w:t>
      </w:r>
      <w:proofErr w:type="spellEnd"/>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proofErr w:type="spellStart"/>
      <w:r w:rsidRPr="00B00A38">
        <w:rPr>
          <w:rFonts w:ascii="Courier New" w:hAnsi="Courier New" w:cs="Courier New"/>
          <w:color w:val="222222"/>
          <w:sz w:val="15"/>
          <w:szCs w:val="15"/>
          <w:shd w:val="clear" w:color="auto" w:fill="FFFFFF"/>
        </w:rPr>
        <w:t>queryParam</w:t>
      </w:r>
      <w:proofErr w:type="spellEnd"/>
      <w:r w:rsidRPr="00B00A38">
        <w:rPr>
          <w:rFonts w:ascii="Courier New" w:hAnsi="Courier New" w:cs="Courier New"/>
          <w:color w:val="222222"/>
          <w:sz w:val="15"/>
          <w:szCs w:val="15"/>
          <w:shd w:val="clear" w:color="auto" w:fill="FFFFFF"/>
        </w:rPr>
        <w:t xml:space="preserve">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proofErr w:type="spellStart"/>
      <w:r w:rsidRPr="00B00A38">
        <w:rPr>
          <w:rFonts w:ascii="Courier New" w:hAnsi="Courier New" w:cs="Courier New"/>
          <w:color w:val="222222"/>
          <w:sz w:val="15"/>
          <w:szCs w:val="15"/>
          <w:shd w:val="clear" w:color="auto" w:fill="FFFFFF"/>
        </w:rPr>
        <w:t>PurposeOfUse.TREAT</w:t>
      </w:r>
      <w:proofErr w:type="spellEnd"/>
      <w:r w:rsidRPr="00B00A38">
        <w:rPr>
          <w:rFonts w:ascii="Courier New" w:hAnsi="Courier New" w:cs="Courier New"/>
          <w:color w:val="222222"/>
          <w:sz w:val="15"/>
          <w:szCs w:val="15"/>
          <w:shd w:val="clear" w:color="auto" w:fill="FFFFFF"/>
        </w:rPr>
        <w:t xml:space="preserve">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DocumentReference.read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DocumentManifest.read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List.read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Binary.read</w:t>
      </w:r>
      <w:proofErr w:type="spellEnd"/>
      <w:r w:rsidR="00B75FC2" w:rsidRPr="00B00A38">
        <w:rPr>
          <w:rFonts w:ascii="Courier New" w:hAnsi="Courier New" w:cs="Courier New"/>
          <w:color w:val="222222"/>
          <w:sz w:val="15"/>
          <w:szCs w:val="15"/>
          <w:shd w:val="clear" w:color="auto" w:fill="FFFFFF"/>
        </w:rPr>
        <w:t xml:space="preserve"> </w:t>
      </w:r>
      <w:proofErr w:type="spellStart"/>
      <w:r w:rsidR="00B75FC2" w:rsidRPr="00B00A38">
        <w:rPr>
          <w:rFonts w:ascii="Courier New" w:hAnsi="Courier New" w:cs="Courier New"/>
          <w:color w:val="222222"/>
          <w:sz w:val="15"/>
          <w:szCs w:val="15"/>
          <w:shd w:val="clear" w:color="auto" w:fill="FFFFFF"/>
        </w:rPr>
        <w:t>PurposeOfUse.TREAT</w:t>
      </w:r>
      <w:proofErr w:type="spellEnd"/>
      <w:r w:rsidR="00B75FC2" w:rsidRPr="00B00A38">
        <w:rPr>
          <w:rFonts w:ascii="Courier New" w:hAnsi="Courier New" w:cs="Courier New"/>
          <w:color w:val="222222"/>
          <w:sz w:val="15"/>
          <w:szCs w:val="15"/>
          <w:shd w:val="clear" w:color="auto" w:fill="FFFFFF"/>
        </w:rPr>
        <w:t xml:space="preserve"> </w:t>
      </w:r>
      <w:proofErr w:type="spellStart"/>
      <w:r w:rsidRPr="00B00A38">
        <w:rPr>
          <w:rFonts w:ascii="Courier New" w:hAnsi="Courier New" w:cs="Courier New"/>
          <w:color w:val="222222"/>
          <w:sz w:val="15"/>
          <w:szCs w:val="15"/>
          <w:shd w:val="clear" w:color="auto" w:fill="FFFFFF"/>
        </w:rPr>
        <w:t>PurposeOfUse.HPAYMT</w:t>
      </w:r>
      <w:proofErr w:type="spellEnd"/>
      <w:r w:rsidRPr="00B00A38">
        <w:rPr>
          <w:rFonts w:ascii="Courier New" w:hAnsi="Courier New" w:cs="Courier New"/>
          <w:color w:val="222222"/>
          <w:sz w:val="15"/>
          <w:szCs w:val="15"/>
          <w:shd w:val="clear" w:color="auto" w:fill="FFFFFF"/>
        </w:rPr>
        <w:t xml:space="preserve"> </w:t>
      </w:r>
      <w:proofErr w:type="spellStart"/>
      <w:r w:rsidRPr="00B00A38">
        <w:rPr>
          <w:rFonts w:ascii="Courier New" w:hAnsi="Courier New" w:cs="Courier New"/>
          <w:color w:val="222222"/>
          <w:sz w:val="15"/>
          <w:szCs w:val="15"/>
          <w:shd w:val="clear" w:color="auto" w:fill="FFFFFF"/>
        </w:rPr>
        <w:t>PurposeOfUse.OPERAT</w:t>
      </w:r>
      <w:proofErr w:type="spellEnd"/>
      <w:r w:rsidRPr="00B00A38">
        <w:rPr>
          <w:rFonts w:ascii="Courier New" w:hAnsi="Courier New" w:cs="Courier New"/>
          <w:color w:val="222222"/>
          <w:sz w:val="15"/>
          <w:szCs w:val="15"/>
          <w:shd w:val="clear" w:color="auto" w:fill="FFFFFF"/>
        </w:rPr>
        <w:t xml:space="preserve">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73AA99E8" w:rsidR="007C6FD3" w:rsidRPr="00B00A38" w:rsidRDefault="00CD7E61" w:rsidP="00B51436">
      <w:pPr>
        <w:pStyle w:val="Heading3"/>
        <w:numPr>
          <w:ilvl w:val="0"/>
          <w:numId w:val="0"/>
        </w:numPr>
        <w:rPr>
          <w:noProof w:val="0"/>
        </w:rPr>
      </w:pPr>
      <w:del w:id="423" w:author="John Moehrke" w:date="2020-05-04T11:15:00Z">
        <w:r w:rsidRPr="00B00A38" w:rsidDel="001F7C10">
          <w:rPr>
            <w:noProof w:val="0"/>
          </w:rPr>
          <w:lastRenderedPageBreak/>
          <w:delText>X.</w:delText>
        </w:r>
      </w:del>
      <w:bookmarkStart w:id="424" w:name="_Toc39483560"/>
      <w:ins w:id="425" w:author="John Moehrke" w:date="2020-05-04T11:15:00Z">
        <w:r w:rsidR="001F7C10">
          <w:rPr>
            <w:noProof w:val="0"/>
          </w:rPr>
          <w:t>50.</w:t>
        </w:r>
      </w:ins>
      <w:r w:rsidRPr="00B00A38">
        <w:rPr>
          <w:noProof w:val="0"/>
        </w:rPr>
        <w:t>2.</w:t>
      </w:r>
      <w:r w:rsidR="00E10D98" w:rsidRPr="00B00A38">
        <w:rPr>
          <w:noProof w:val="0"/>
        </w:rPr>
        <w:t>3</w:t>
      </w:r>
      <w:r w:rsidRPr="00B00A38">
        <w:rPr>
          <w:noProof w:val="0"/>
        </w:rPr>
        <w:t xml:space="preserve"> </w:t>
      </w:r>
      <w:r w:rsidR="007C6FD3" w:rsidRPr="00B00A38">
        <w:rPr>
          <w:noProof w:val="0"/>
        </w:rPr>
        <w:t>SVCM Validation Option</w:t>
      </w:r>
      <w:bookmarkEnd w:id="424"/>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 xml:space="preserve">in the community assigned </w:t>
      </w:r>
      <w:proofErr w:type="spellStart"/>
      <w:r w:rsidRPr="00B00A38">
        <w:t>valueSet</w:t>
      </w:r>
      <w:proofErr w:type="spellEnd"/>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76CF6216" w:rsidR="00CD7E61" w:rsidRPr="00B00A38" w:rsidRDefault="00CD7E61" w:rsidP="00B51436">
      <w:pPr>
        <w:pStyle w:val="Heading3"/>
        <w:numPr>
          <w:ilvl w:val="0"/>
          <w:numId w:val="0"/>
        </w:numPr>
        <w:rPr>
          <w:noProof w:val="0"/>
        </w:rPr>
      </w:pPr>
      <w:del w:id="426" w:author="John Moehrke" w:date="2020-05-04T11:15:00Z">
        <w:r w:rsidRPr="00B00A38" w:rsidDel="001F7C10">
          <w:rPr>
            <w:noProof w:val="0"/>
          </w:rPr>
          <w:delText>X.</w:delText>
        </w:r>
      </w:del>
      <w:bookmarkStart w:id="427" w:name="_Toc39483561"/>
      <w:ins w:id="428" w:author="John Moehrke" w:date="2020-05-04T11:15:00Z">
        <w:r w:rsidR="001F7C10">
          <w:rPr>
            <w:noProof w:val="0"/>
          </w:rPr>
          <w:t>50.</w:t>
        </w:r>
      </w:ins>
      <w:r w:rsidRPr="00B00A38">
        <w:rPr>
          <w:noProof w:val="0"/>
        </w:rPr>
        <w:t>2.</w:t>
      </w:r>
      <w:r w:rsidR="00E10D98" w:rsidRPr="00B00A38">
        <w:rPr>
          <w:noProof w:val="0"/>
        </w:rPr>
        <w:t>4</w:t>
      </w:r>
      <w:r w:rsidRPr="00B00A38">
        <w:rPr>
          <w:noProof w:val="0"/>
        </w:rPr>
        <w:t xml:space="preserve"> </w:t>
      </w:r>
      <w:proofErr w:type="spellStart"/>
      <w:r w:rsidR="00284775" w:rsidRPr="00B00A38">
        <w:rPr>
          <w:noProof w:val="0"/>
        </w:rPr>
        <w:t>Un</w:t>
      </w:r>
      <w:r w:rsidR="00D37582" w:rsidRPr="00B00A38">
        <w:rPr>
          <w:noProof w:val="0"/>
        </w:rPr>
        <w:t>C</w:t>
      </w:r>
      <w:r w:rsidR="00284775" w:rsidRPr="00B00A38">
        <w:rPr>
          <w:noProof w:val="0"/>
        </w:rPr>
        <w:t>ontained</w:t>
      </w:r>
      <w:proofErr w:type="spellEnd"/>
      <w:r w:rsidR="00284775" w:rsidRPr="00B00A38">
        <w:rPr>
          <w:noProof w:val="0"/>
        </w:rPr>
        <w:t xml:space="preserve"> </w:t>
      </w:r>
      <w:r w:rsidRPr="00B00A38">
        <w:rPr>
          <w:noProof w:val="0"/>
        </w:rPr>
        <w:t>Reference Option</w:t>
      </w:r>
      <w:bookmarkEnd w:id="427"/>
    </w:p>
    <w:p w14:paraId="279190AA" w14:textId="0A2C0215" w:rsidR="00D37582" w:rsidRPr="00B00A38" w:rsidRDefault="00311EB2" w:rsidP="00A15C2E">
      <w:pPr>
        <w:pStyle w:val="BodyText"/>
      </w:pPr>
      <w:del w:id="429" w:author="John Moehrke" w:date="2020-05-03T20:37:00Z">
        <w:r w:rsidRPr="00B00A38" w:rsidDel="00F93705">
          <w:delText xml:space="preserve">In </w:delText>
        </w:r>
      </w:del>
      <w:ins w:id="430" w:author="John Moehrke" w:date="2020-05-03T20:37:00Z">
        <w:r w:rsidR="00F93705">
          <w:t>By default in</w:t>
        </w:r>
        <w:r w:rsidR="00F93705" w:rsidRPr="00B00A38">
          <w:t xml:space="preserve"> </w:t>
        </w:r>
      </w:ins>
      <w:r w:rsidRPr="00B00A38">
        <w:t>[ITI-65], an MHD Document Source is required to include</w:t>
      </w:r>
      <w:r w:rsidR="00D37582" w:rsidRPr="00B00A38">
        <w:t xml:space="preserve"> by containment the information in the </w:t>
      </w:r>
      <w:proofErr w:type="spellStart"/>
      <w:r w:rsidR="00D37582" w:rsidRPr="00B00A38">
        <w:rPr>
          <w:rStyle w:val="XMLname"/>
        </w:rPr>
        <w:t>DocumentReference.author</w:t>
      </w:r>
      <w:proofErr w:type="spellEnd"/>
      <w:r w:rsidR="00D37582" w:rsidRPr="00B00A38">
        <w:t xml:space="preserve">, </w:t>
      </w:r>
      <w:r w:rsidRPr="00B00A38">
        <w:t xml:space="preserve">the </w:t>
      </w:r>
      <w:proofErr w:type="spellStart"/>
      <w:r w:rsidR="00D37582" w:rsidRPr="00B00A38">
        <w:rPr>
          <w:rStyle w:val="XMLname"/>
        </w:rPr>
        <w:t>DocumentReference.authenticator</w:t>
      </w:r>
      <w:proofErr w:type="spellEnd"/>
      <w:r w:rsidR="00D37582" w:rsidRPr="00B00A38">
        <w:t>,</w:t>
      </w:r>
      <w:r w:rsidRPr="00B00A38">
        <w:t xml:space="preserve"> the</w:t>
      </w:r>
      <w:r w:rsidR="00D37582" w:rsidRPr="00B00A38">
        <w:t xml:space="preserve"> </w:t>
      </w:r>
      <w:proofErr w:type="spellStart"/>
      <w:proofErr w:type="gramStart"/>
      <w:r w:rsidR="00D37582" w:rsidRPr="00B00A38">
        <w:rPr>
          <w:rStyle w:val="XMLname"/>
        </w:rPr>
        <w:t>DocumentReference.context.sourcePatientInfo</w:t>
      </w:r>
      <w:proofErr w:type="spellEnd"/>
      <w:proofErr w:type="gramEnd"/>
      <w:r w:rsidR="00D37582" w:rsidRPr="00B00A38">
        <w:t xml:space="preserve">, and the </w:t>
      </w:r>
      <w:proofErr w:type="spellStart"/>
      <w:r w:rsidR="00D37582" w:rsidRPr="00B00A38">
        <w:rPr>
          <w:rStyle w:val="XMLname"/>
        </w:rPr>
        <w:t>DocumentManifest.author</w:t>
      </w:r>
      <w:proofErr w:type="spellEnd"/>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w:t>
      </w:r>
      <w:proofErr w:type="spellStart"/>
      <w:r w:rsidRPr="00B00A38">
        <w:t>UnContained</w:t>
      </w:r>
      <w:proofErr w:type="spellEnd"/>
      <w:r w:rsidRPr="00B00A38">
        <w:t xml:space="preserve">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08C9E798" w:rsidR="00CD7E61" w:rsidRPr="00B00A38" w:rsidRDefault="00284775" w:rsidP="00A15C2E">
      <w:pPr>
        <w:pStyle w:val="BodyText"/>
      </w:pPr>
      <w:r w:rsidRPr="00B00A38">
        <w:t xml:space="preserve">The </w:t>
      </w:r>
      <w:proofErr w:type="spellStart"/>
      <w:r w:rsidR="00D37582" w:rsidRPr="00B00A38">
        <w:t>UnContained</w:t>
      </w:r>
      <w:proofErr w:type="spellEnd"/>
      <w:r w:rsidRPr="00B00A38">
        <w:t xml:space="preserve"> Reference Option requires the</w:t>
      </w:r>
      <w:r w:rsidR="00D37582" w:rsidRPr="00B00A38">
        <w:t xml:space="preserve"> grouped MHD Document Recipient to support </w:t>
      </w:r>
      <w:r w:rsidRPr="00B00A38">
        <w:t xml:space="preserve">the MHD </w:t>
      </w:r>
      <w:proofErr w:type="spellStart"/>
      <w:r w:rsidRPr="00B00A38">
        <w:t>UnContained</w:t>
      </w:r>
      <w:proofErr w:type="spellEnd"/>
      <w:r w:rsidRPr="00B00A38">
        <w:t xml:space="preserve"> Option</w:t>
      </w:r>
      <w:r w:rsidR="00D37582" w:rsidRPr="00B00A38">
        <w:t>. A</w:t>
      </w:r>
      <w:r w:rsidR="006F05B3" w:rsidRPr="00B00A38">
        <w:t>n</w:t>
      </w:r>
      <w:r w:rsidR="00D37582" w:rsidRPr="00B00A38">
        <w:t xml:space="preserve"> MHD Document Source may implement the MHD </w:t>
      </w:r>
      <w:proofErr w:type="spellStart"/>
      <w:r w:rsidR="00D37582" w:rsidRPr="00B00A38">
        <w:t>UnContained</w:t>
      </w:r>
      <w:proofErr w:type="spellEnd"/>
      <w:r w:rsidR="00D37582" w:rsidRPr="00B00A38">
        <w:t xml:space="preserve"> Option </w:t>
      </w:r>
      <w:proofErr w:type="gramStart"/>
      <w:r w:rsidR="00D37582" w:rsidRPr="00B00A38">
        <w:t>so as to</w:t>
      </w:r>
      <w:proofErr w:type="gramEnd"/>
      <w:r w:rsidR="00D37582" w:rsidRPr="00B00A38">
        <w:t xml:space="preserve"> be able to send </w:t>
      </w:r>
      <w:proofErr w:type="spellStart"/>
      <w:r w:rsidR="00D37582" w:rsidRPr="00B00A38">
        <w:t>UnContained</w:t>
      </w:r>
      <w:proofErr w:type="spellEnd"/>
      <w:r w:rsidR="00D37582" w:rsidRPr="00B00A38">
        <w:t xml:space="preserve"> References</w:t>
      </w:r>
      <w:r w:rsidRPr="00B00A38">
        <w:t xml:space="preserve">. </w:t>
      </w:r>
      <w:r w:rsidR="00856192" w:rsidRPr="00B00A38">
        <w:t xml:space="preserve">The MHD and MHDS </w:t>
      </w:r>
      <w:proofErr w:type="spellStart"/>
      <w:r w:rsidR="00856192" w:rsidRPr="00B00A38">
        <w:t>UnContained</w:t>
      </w:r>
      <w:proofErr w:type="spellEnd"/>
      <w:r w:rsidR="00856192" w:rsidRPr="00B00A38">
        <w:t xml:space="preserve"> Option</w:t>
      </w:r>
      <w:del w:id="431" w:author="John Moehrke" w:date="2020-05-03T20:36:00Z">
        <w:r w:rsidR="00856192" w:rsidRPr="00B00A38" w:rsidDel="00F93705">
          <w:delText>s</w:delText>
        </w:r>
      </w:del>
      <w:r w:rsidR="00856192" w:rsidRPr="00B00A38">
        <w:t xml:space="preserve"> </w:t>
      </w:r>
      <w:r w:rsidR="00CD7E61" w:rsidRPr="00B00A38">
        <w:t xml:space="preserve"> allows </w:t>
      </w:r>
      <w:proofErr w:type="spellStart"/>
      <w:r w:rsidR="00CD7E61" w:rsidRPr="00B00A38">
        <w:rPr>
          <w:rStyle w:val="XMLname"/>
        </w:rPr>
        <w:t>DocumentReference.author</w:t>
      </w:r>
      <w:proofErr w:type="spellEnd"/>
      <w:r w:rsidR="0019513B" w:rsidRPr="00B00A38">
        <w:t xml:space="preserve">, </w:t>
      </w:r>
      <w:proofErr w:type="spellStart"/>
      <w:r w:rsidR="0019513B" w:rsidRPr="00B00A38">
        <w:rPr>
          <w:rStyle w:val="XMLname"/>
        </w:rPr>
        <w:t>DocumentReference.authenticator</w:t>
      </w:r>
      <w:proofErr w:type="spellEnd"/>
      <w:r w:rsidR="0019513B" w:rsidRPr="00B00A38">
        <w:t xml:space="preserve">, </w:t>
      </w:r>
      <w:proofErr w:type="spellStart"/>
      <w:r w:rsidR="00856192" w:rsidRPr="00B00A38">
        <w:rPr>
          <w:rStyle w:val="XMLname"/>
        </w:rPr>
        <w:t>DocumentReference.context.sourcePatientInfo</w:t>
      </w:r>
      <w:proofErr w:type="spellEnd"/>
      <w:r w:rsidR="00856192" w:rsidRPr="00B00A38">
        <w:t xml:space="preserve">, </w:t>
      </w:r>
      <w:r w:rsidR="0019513B" w:rsidRPr="00B00A38">
        <w:t xml:space="preserve">and </w:t>
      </w:r>
      <w:proofErr w:type="spellStart"/>
      <w:r w:rsidR="0019513B" w:rsidRPr="00B00A38">
        <w:rPr>
          <w:rStyle w:val="XMLname"/>
        </w:rPr>
        <w:t>DocumentManifest.author</w:t>
      </w:r>
      <w:proofErr w:type="spellEnd"/>
      <w:r w:rsidR="00CD7E61" w:rsidRPr="00B00A38">
        <w:t xml:space="preserve"> to be a Reference to a </w:t>
      </w:r>
      <w:r w:rsidR="0019513B" w:rsidRPr="00B00A38">
        <w:t>(</w:t>
      </w:r>
      <w:proofErr w:type="spellStart"/>
      <w:r w:rsidR="0019513B" w:rsidRPr="00B00A38">
        <w:t>Practitioner|PractitionerRole|Organization</w:t>
      </w:r>
      <w:r w:rsidR="006F05B3" w:rsidRPr="00B00A38">
        <w:t>|Patient</w:t>
      </w:r>
      <w:proofErr w:type="spellEnd"/>
      <w:r w:rsidR="0019513B" w:rsidRPr="00B00A38">
        <w:t xml:space="preserve">) </w:t>
      </w:r>
      <w:r w:rsidR="00CD7E61" w:rsidRPr="00B00A38">
        <w:t>Resource</w:t>
      </w:r>
      <w:ins w:id="432" w:author="John Moehrke" w:date="2020-05-04T08:34:00Z">
        <w:r w:rsidR="00A32B32">
          <w:t>, where t</w:t>
        </w:r>
      </w:ins>
      <w:del w:id="433" w:author="John Moehrke" w:date="2020-05-04T08:34:00Z">
        <w:r w:rsidR="00CD7E61" w:rsidRPr="00B00A38" w:rsidDel="00A32B32">
          <w:delText xml:space="preserve"> </w:delText>
        </w:r>
      </w:del>
      <w:ins w:id="434" w:author="John Moehrke" w:date="2020-05-04T08:33:00Z">
        <w:r w:rsidR="00A32B32">
          <w:t xml:space="preserve">he referenced resource is </w:t>
        </w:r>
      </w:ins>
      <w:r w:rsidR="00CD7E61" w:rsidRPr="00B00A38">
        <w:t xml:space="preserve">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xml:space="preserve">, or </w:t>
      </w:r>
      <w:del w:id="435" w:author="John Moehrke" w:date="2020-05-04T08:33:00Z">
        <w:r w:rsidR="00856192" w:rsidRPr="00B00A38" w:rsidDel="00A32B32">
          <w:delText xml:space="preserve">a Patient Resource published in the associated centrally managed </w:delText>
        </w:r>
      </w:del>
      <w:r w:rsidR="00856192" w:rsidRPr="00B00A38">
        <w:t>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355D3E3" w:rsidR="00284775" w:rsidRPr="00B00A38" w:rsidRDefault="00284775" w:rsidP="00872C1F">
      <w:pPr>
        <w:pStyle w:val="FigureTitle"/>
      </w:pPr>
      <w:r w:rsidRPr="00B00A38">
        <w:t xml:space="preserve">Figure </w:t>
      </w:r>
      <w:del w:id="436" w:author="John Moehrke" w:date="2020-05-04T11:15:00Z">
        <w:r w:rsidRPr="00B00A38" w:rsidDel="001F7C10">
          <w:delText>X.</w:delText>
        </w:r>
      </w:del>
      <w:ins w:id="437" w:author="John Moehrke" w:date="2020-05-04T11:15:00Z">
        <w:r w:rsidR="001F7C10">
          <w:t>50.</w:t>
        </w:r>
      </w:ins>
      <w:r w:rsidRPr="00B00A38">
        <w:t>2.</w:t>
      </w:r>
      <w:r w:rsidR="00E10D98" w:rsidRPr="00B00A38">
        <w:t>4</w:t>
      </w:r>
      <w:r w:rsidRPr="00B00A38">
        <w:t>-1</w:t>
      </w:r>
      <w:r w:rsidR="00016AA5">
        <w:t>:</w:t>
      </w:r>
      <w:r w:rsidRPr="00B00A38">
        <w:t xml:space="preserve"> Author Reference Process Flow</w:t>
      </w:r>
    </w:p>
    <w:p w14:paraId="2C210097" w14:textId="77777777" w:rsidR="00A32B32" w:rsidRDefault="006F05B3" w:rsidP="00A15C2E">
      <w:pPr>
        <w:pStyle w:val="BodyText"/>
        <w:rPr>
          <w:ins w:id="438" w:author="John Moehrke" w:date="2020-05-04T08:40:00Z"/>
        </w:rPr>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w:t>
      </w:r>
    </w:p>
    <w:p w14:paraId="25C016F5" w14:textId="60D37AF5" w:rsidR="00C625FC" w:rsidRPr="00B00A38" w:rsidRDefault="001144BE" w:rsidP="00A15C2E">
      <w:pPr>
        <w:pStyle w:val="BodyText"/>
      </w:pPr>
      <w:r w:rsidRPr="00B00A38">
        <w:t xml:space="preserve">The Document Registry shall validate </w:t>
      </w:r>
      <w:r w:rsidR="0019513B" w:rsidRPr="00B00A38">
        <w:t xml:space="preserve">publication requests </w:t>
      </w:r>
      <w:r w:rsidR="006F05B3" w:rsidRPr="00B00A38">
        <w:t xml:space="preserve">to ensure </w:t>
      </w:r>
      <w:r w:rsidR="0019513B" w:rsidRPr="00B00A38">
        <w:t xml:space="preserve">that </w:t>
      </w:r>
      <w:r w:rsidRPr="00B00A38">
        <w:t xml:space="preserve">all </w:t>
      </w:r>
      <w:proofErr w:type="spellStart"/>
      <w:r w:rsidRPr="00B00A38">
        <w:rPr>
          <w:rStyle w:val="XMLname"/>
        </w:rPr>
        <w:t>DocumentReference.author</w:t>
      </w:r>
      <w:proofErr w:type="spellEnd"/>
      <w:r w:rsidR="00C60726" w:rsidRPr="00B00A38">
        <w:t xml:space="preserve">, </w:t>
      </w:r>
      <w:proofErr w:type="spellStart"/>
      <w:r w:rsidR="00C60726" w:rsidRPr="00B00A38">
        <w:rPr>
          <w:rStyle w:val="XMLname"/>
        </w:rPr>
        <w:t>DocumentReference.authenticator</w:t>
      </w:r>
      <w:proofErr w:type="spellEnd"/>
      <w:r w:rsidR="00C60726" w:rsidRPr="00B00A38">
        <w:t xml:space="preserve">, </w:t>
      </w:r>
      <w:proofErr w:type="spellStart"/>
      <w:proofErr w:type="gramStart"/>
      <w:r w:rsidR="00856192" w:rsidRPr="00B00A38">
        <w:rPr>
          <w:rStyle w:val="XMLname"/>
        </w:rPr>
        <w:t>DocumentReference.context.sourcePatientInfo</w:t>
      </w:r>
      <w:proofErr w:type="spellEnd"/>
      <w:proofErr w:type="gramEnd"/>
      <w:r w:rsidR="00856192" w:rsidRPr="00B00A38">
        <w:t xml:space="preserve">, </w:t>
      </w:r>
      <w:r w:rsidR="00C60726" w:rsidRPr="00B00A38">
        <w:t xml:space="preserve">and </w:t>
      </w:r>
      <w:proofErr w:type="spellStart"/>
      <w:r w:rsidR="00C60726" w:rsidRPr="00B00A38">
        <w:rPr>
          <w:rStyle w:val="XMLname"/>
        </w:rPr>
        <w:t>DocumentManifest.author</w:t>
      </w:r>
      <w:proofErr w:type="spellEnd"/>
      <w:r w:rsidR="00C60726" w:rsidRPr="00B00A38">
        <w:t>;</w:t>
      </w:r>
      <w:r w:rsidRPr="00B00A38">
        <w:t xml:space="preserve"> element</w:t>
      </w:r>
      <w:ins w:id="439" w:author="John Moehrke" w:date="2020-05-03T20:35:00Z">
        <w:r w:rsidR="00F93705">
          <w:t>s</w:t>
        </w:r>
      </w:ins>
      <w:r w:rsidRPr="00B00A38">
        <w:t xml:space="preserve"> are either contained or are references to valid and active </w:t>
      </w:r>
      <w:r w:rsidR="0019513B" w:rsidRPr="00B00A38">
        <w:t xml:space="preserve">entry </w:t>
      </w:r>
      <w:r w:rsidRPr="00B00A38">
        <w:t>in the mCSD Care Services Selective Supplier</w:t>
      </w:r>
      <w:r w:rsidR="00856192" w:rsidRPr="00B00A38">
        <w:t xml:space="preserve"> or PMIR Patient Identity Manager</w:t>
      </w:r>
      <w:r w:rsidR="00C60726" w:rsidRPr="00B00A38">
        <w:t>. The Document Registry shall validate this by use of mC</w:t>
      </w:r>
      <w:r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53858953" w:rsidR="005F21E7" w:rsidRPr="00B00A38" w:rsidRDefault="005F21E7" w:rsidP="00303E20">
      <w:pPr>
        <w:pStyle w:val="Heading2"/>
        <w:numPr>
          <w:ilvl w:val="0"/>
          <w:numId w:val="0"/>
        </w:numPr>
        <w:rPr>
          <w:noProof w:val="0"/>
        </w:rPr>
      </w:pPr>
      <w:del w:id="440" w:author="John Moehrke" w:date="2020-05-04T11:15:00Z">
        <w:r w:rsidRPr="00B00A38" w:rsidDel="001F7C10">
          <w:rPr>
            <w:noProof w:val="0"/>
          </w:rPr>
          <w:delText>X.</w:delText>
        </w:r>
      </w:del>
      <w:bookmarkStart w:id="441" w:name="_Toc39483562"/>
      <w:ins w:id="442" w:author="John Moehrke" w:date="2020-05-04T11:15:00Z">
        <w:r w:rsidR="001F7C10">
          <w:rPr>
            <w:noProof w:val="0"/>
          </w:rPr>
          <w:t>50.</w:t>
        </w:r>
      </w:ins>
      <w:r w:rsidRPr="00B00A38">
        <w:rPr>
          <w:noProof w:val="0"/>
        </w:rPr>
        <w:t xml:space="preserve">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394"/>
      <w:bookmarkEnd w:id="441"/>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w:t>
      </w:r>
      <w:proofErr w:type="gramStart"/>
      <w:r w:rsidRPr="00B00A38">
        <w:t>all of</w:t>
      </w:r>
      <w:proofErr w:type="gramEnd"/>
      <w:r w:rsidRPr="00B00A38">
        <w:t xml:space="preserve">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62A82BFD" w:rsidR="00761469" w:rsidRPr="00B00A38" w:rsidRDefault="00761469">
      <w:pPr>
        <w:pStyle w:val="BodyText"/>
      </w:pPr>
      <w:r w:rsidRPr="00B00A38">
        <w:t xml:space="preserve">Section </w:t>
      </w:r>
      <w:del w:id="443" w:author="John Moehrke" w:date="2020-05-04T11:15:00Z">
        <w:r w:rsidRPr="00B00A38" w:rsidDel="001F7C10">
          <w:delText>X.</w:delText>
        </w:r>
      </w:del>
      <w:ins w:id="444" w:author="John Moehrke" w:date="2020-05-04T11:15:00Z">
        <w:r w:rsidR="001F7C10">
          <w:t>50.</w:t>
        </w:r>
      </w:ins>
      <w:r w:rsidRPr="00B00A38">
        <w:t xml:space="preserve">5 describes some optional groupings that may be of interest for security considerations and </w:t>
      </w:r>
      <w:r w:rsidR="00F70207" w:rsidRPr="00B00A38">
        <w:t>S</w:t>
      </w:r>
      <w:r w:rsidRPr="00B00A38">
        <w:t xml:space="preserve">ection </w:t>
      </w:r>
      <w:del w:id="445" w:author="John Moehrke" w:date="2020-05-04T11:15:00Z">
        <w:r w:rsidRPr="00B00A38" w:rsidDel="001F7C10">
          <w:delText>X.</w:delText>
        </w:r>
      </w:del>
      <w:ins w:id="446" w:author="John Moehrke" w:date="2020-05-04T11:15:00Z">
        <w:r w:rsidR="001F7C10">
          <w:t>50.</w:t>
        </w:r>
      </w:ins>
      <w:r w:rsidRPr="00B00A38">
        <w:t>6 describes some optional groupings in other related profiles.</w:t>
      </w:r>
    </w:p>
    <w:p w14:paraId="2332BE07" w14:textId="3BFB6764" w:rsidR="00B064A3" w:rsidRPr="00016AA5" w:rsidRDefault="00665BD7" w:rsidP="00872C1F">
      <w:pPr>
        <w:pStyle w:val="TableTitle"/>
      </w:pPr>
      <w:r w:rsidRPr="00016AA5">
        <w:lastRenderedPageBreak/>
        <w:t xml:space="preserve">Table </w:t>
      </w:r>
      <w:del w:id="447" w:author="John Moehrke" w:date="2020-05-04T11:15:00Z">
        <w:r w:rsidRPr="00016AA5" w:rsidDel="001F7C10">
          <w:delText>X.</w:delText>
        </w:r>
      </w:del>
      <w:ins w:id="448" w:author="John Moehrke" w:date="2020-05-04T11:15:00Z">
        <w:r w:rsidR="001F7C10">
          <w:t>50.</w:t>
        </w:r>
      </w:ins>
      <w:r w:rsidRPr="00016AA5">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42AD5E8A" w:rsidR="005F44AF" w:rsidRPr="00B00A38" w:rsidRDefault="005F44AF" w:rsidP="005F44AF">
            <w:pPr>
              <w:pStyle w:val="TableEntry"/>
            </w:pPr>
            <w:r w:rsidRPr="00B00A38">
              <w:t xml:space="preserve">MHD </w:t>
            </w:r>
            <w:r w:rsidR="00C60726" w:rsidRPr="00B00A38">
              <w:t>/</w:t>
            </w:r>
            <w:r w:rsidRPr="00B00A38">
              <w:t xml:space="preserve"> Document Recipient</w:t>
            </w:r>
            <w:ins w:id="449" w:author="John Moehrke" w:date="2020-05-03T20:24:00Z">
              <w:r w:rsidR="00AB6D89">
                <w:t xml:space="preserve"> with the Comprehensive</w:t>
              </w:r>
            </w:ins>
            <w:ins w:id="450" w:author="John Moehrke" w:date="2020-05-03T20:25:00Z">
              <w:r w:rsidR="00AB6D89">
                <w:t xml:space="preserve"> Metadata Option</w:t>
              </w:r>
            </w:ins>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4B3BEF92" w:rsidR="005F44AF" w:rsidRPr="00B00A38" w:rsidRDefault="00C60726" w:rsidP="005F44AF">
            <w:pPr>
              <w:pStyle w:val="TableEntry"/>
            </w:pPr>
            <w:r w:rsidRPr="00B00A38">
              <w:t>ITI TF-1:</w:t>
            </w:r>
            <w:ins w:id="451" w:author="John Moehrke" w:date="2020-05-03T20:26:00Z">
              <w:r w:rsidR="00AB6D89">
                <w:t>49</w:t>
              </w:r>
            </w:ins>
            <w:del w:id="452" w:author="John Moehrke" w:date="2020-05-03T20:26:00Z">
              <w:r w:rsidRPr="00B00A38" w:rsidDel="00AB6D89">
                <w:delText>34</w:delText>
              </w:r>
            </w:del>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proofErr w:type="spellStart"/>
            <w:r w:rsidR="00711AA5" w:rsidRPr="00B00A38">
              <w:t>UnContained</w:t>
            </w:r>
            <w:proofErr w:type="spellEnd"/>
            <w:r w:rsidR="00711AA5" w:rsidRPr="00B00A38">
              <w:t xml:space="preserve">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51A63E7C" w:rsidR="00C625FC" w:rsidRPr="00B00A38" w:rsidRDefault="00B56A27" w:rsidP="00C625FC">
            <w:pPr>
              <w:pStyle w:val="TableEntry"/>
            </w:pPr>
            <w:r w:rsidRPr="00B00A38">
              <w:t>ITI TF-1:</w:t>
            </w:r>
            <w:ins w:id="453" w:author="John Moehrke" w:date="2020-05-03T20:26:00Z">
              <w:r w:rsidR="00F93705">
                <w:t>51</w:t>
              </w:r>
            </w:ins>
            <w:del w:id="454" w:author="John Moehrke" w:date="2020-05-03T20:26:00Z">
              <w:r w:rsidRPr="00B00A38" w:rsidDel="00F93705">
                <w:delText>tbd</w:delText>
              </w:r>
            </w:del>
          </w:p>
        </w:tc>
      </w:tr>
    </w:tbl>
    <w:p w14:paraId="5F8BBE6E" w14:textId="77777777" w:rsidR="008A63C9" w:rsidRPr="00B00A38" w:rsidRDefault="008A63C9" w:rsidP="00EA3BCB">
      <w:pPr>
        <w:pStyle w:val="BodyText"/>
      </w:pPr>
    </w:p>
    <w:p w14:paraId="3FB8DEE8" w14:textId="1E0A3B9E" w:rsidR="00B56A27" w:rsidRPr="00B00A38" w:rsidRDefault="00B56A27" w:rsidP="00B56A27">
      <w:pPr>
        <w:pStyle w:val="Heading2"/>
        <w:numPr>
          <w:ilvl w:val="0"/>
          <w:numId w:val="0"/>
        </w:numPr>
        <w:rPr>
          <w:noProof w:val="0"/>
        </w:rPr>
      </w:pPr>
      <w:bookmarkStart w:id="455" w:name="_Toc345074658"/>
      <w:del w:id="456" w:author="John Moehrke" w:date="2020-05-04T11:15:00Z">
        <w:r w:rsidRPr="00B00A38" w:rsidDel="001F7C10">
          <w:rPr>
            <w:noProof w:val="0"/>
          </w:rPr>
          <w:delText>X.</w:delText>
        </w:r>
      </w:del>
      <w:bookmarkStart w:id="457" w:name="_Toc39483563"/>
      <w:ins w:id="458" w:author="John Moehrke" w:date="2020-05-04T11:15:00Z">
        <w:r w:rsidR="001F7C10">
          <w:rPr>
            <w:noProof w:val="0"/>
          </w:rPr>
          <w:t>50.</w:t>
        </w:r>
      </w:ins>
      <w:r w:rsidRPr="00B00A38">
        <w:rPr>
          <w:noProof w:val="0"/>
        </w:rPr>
        <w:t>4 MHDS Overview</w:t>
      </w:r>
      <w:bookmarkEnd w:id="457"/>
    </w:p>
    <w:p w14:paraId="5D31D7B0" w14:textId="0A614654"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w:t>
      </w:r>
      <w:del w:id="459" w:author="John Moehrke" w:date="2020-05-04T11:15:00Z">
        <w:r w:rsidRPr="00B00A38" w:rsidDel="001F7C10">
          <w:delText>X.</w:delText>
        </w:r>
      </w:del>
      <w:ins w:id="460" w:author="John Moehrke" w:date="2020-05-04T11:15:00Z">
        <w:r w:rsidR="001F7C10">
          <w:t>50.</w:t>
        </w:r>
      </w:ins>
      <w:r w:rsidRPr="00B00A38">
        <w:t>7</w:t>
      </w:r>
    </w:p>
    <w:p w14:paraId="56C700AC" w14:textId="72A493BB" w:rsidR="000D2193" w:rsidRPr="00B00A38" w:rsidRDefault="000D2193" w:rsidP="001636FA">
      <w:pPr>
        <w:pStyle w:val="Heading3"/>
        <w:numPr>
          <w:ilvl w:val="0"/>
          <w:numId w:val="0"/>
        </w:numPr>
        <w:ind w:left="720" w:hanging="720"/>
        <w:rPr>
          <w:noProof w:val="0"/>
        </w:rPr>
      </w:pPr>
      <w:del w:id="461" w:author="John Moehrke" w:date="2020-05-04T11:15:00Z">
        <w:r w:rsidRPr="00B00A38" w:rsidDel="001F7C10">
          <w:rPr>
            <w:noProof w:val="0"/>
          </w:rPr>
          <w:delText>X.</w:delText>
        </w:r>
      </w:del>
      <w:bookmarkStart w:id="462" w:name="_Toc39483564"/>
      <w:ins w:id="463" w:author="John Moehrke" w:date="2020-05-04T11:15:00Z">
        <w:r w:rsidR="001F7C10">
          <w:rPr>
            <w:noProof w:val="0"/>
          </w:rPr>
          <w:t>50.</w:t>
        </w:r>
      </w:ins>
      <w:r w:rsidRPr="00B00A38">
        <w:rPr>
          <w:noProof w:val="0"/>
        </w:rPr>
        <w:t>4.1 Concepts</w:t>
      </w:r>
      <w:bookmarkEnd w:id="462"/>
    </w:p>
    <w:p w14:paraId="1459AE3C" w14:textId="62612C06"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w:t>
      </w:r>
      <w:del w:id="464" w:author="John Moehrke" w:date="2020-05-03T20:20:00Z">
        <w:r w:rsidRPr="00B00A38" w:rsidDel="00AB6D89">
          <w:delText xml:space="preserve">Note that the MHD </w:delText>
        </w:r>
        <w:r w:rsidR="00711AA5" w:rsidRPr="00B00A38" w:rsidDel="00AB6D89">
          <w:delText>P</w:delText>
        </w:r>
        <w:r w:rsidRPr="00B00A38" w:rsidDel="00AB6D89">
          <w:delText xml:space="preserve">rofile can be used as an API to an XDS or XCA infrastructure, thus there is no use of XDS or XCA in the MHDS </w:delText>
        </w:r>
        <w:r w:rsidR="00742032" w:rsidDel="00AB6D89">
          <w:delText>Profile</w:delText>
        </w:r>
        <w:r w:rsidRPr="00B00A38" w:rsidDel="00AB6D89">
          <w:delText xml:space="preserve">. </w:delText>
        </w:r>
      </w:del>
      <w:r w:rsidRPr="00B00A38">
        <w:t xml:space="preserve">The advantage of the FHIR infrastructure is that it is based on more accessible technology, especially for mobile devices; but the solution is not limited to mobile devices. </w:t>
      </w:r>
    </w:p>
    <w:p w14:paraId="2BDCD8AC" w14:textId="58A37B47" w:rsidR="00707892" w:rsidRPr="00B00A38" w:rsidRDefault="000D2193" w:rsidP="00311EB2">
      <w:pPr>
        <w:pStyle w:val="Heading3"/>
        <w:numPr>
          <w:ilvl w:val="0"/>
          <w:numId w:val="0"/>
        </w:numPr>
        <w:ind w:left="720" w:hanging="720"/>
        <w:rPr>
          <w:noProof w:val="0"/>
        </w:rPr>
      </w:pPr>
      <w:del w:id="465" w:author="John Moehrke" w:date="2020-05-04T11:15:00Z">
        <w:r w:rsidRPr="00B00A38" w:rsidDel="001F7C10">
          <w:rPr>
            <w:noProof w:val="0"/>
          </w:rPr>
          <w:delText>X.</w:delText>
        </w:r>
      </w:del>
      <w:bookmarkStart w:id="466" w:name="_Toc39483565"/>
      <w:ins w:id="467" w:author="John Moehrke" w:date="2020-05-04T11:15:00Z">
        <w:r w:rsidR="001F7C10">
          <w:rPr>
            <w:noProof w:val="0"/>
          </w:rPr>
          <w:t>50.</w:t>
        </w:r>
      </w:ins>
      <w:r w:rsidRPr="00B00A38">
        <w:rPr>
          <w:noProof w:val="0"/>
        </w:rPr>
        <w:t xml:space="preserve">4.2 </w:t>
      </w:r>
      <w:r w:rsidR="00311EB2" w:rsidRPr="00B00A38">
        <w:rPr>
          <w:noProof w:val="0"/>
        </w:rPr>
        <w:t>Use Cases</w:t>
      </w:r>
      <w:bookmarkEnd w:id="466"/>
    </w:p>
    <w:p w14:paraId="6F6ACDAF" w14:textId="7D57E0AD" w:rsidR="000D2193" w:rsidRPr="00B00A38" w:rsidRDefault="00707892" w:rsidP="001636FA">
      <w:pPr>
        <w:pStyle w:val="Heading4"/>
        <w:rPr>
          <w:noProof w:val="0"/>
        </w:rPr>
      </w:pPr>
      <w:del w:id="468" w:author="John Moehrke" w:date="2020-05-04T11:15:00Z">
        <w:r w:rsidRPr="00B00A38" w:rsidDel="001F7C10">
          <w:rPr>
            <w:noProof w:val="0"/>
          </w:rPr>
          <w:delText>X.</w:delText>
        </w:r>
      </w:del>
      <w:bookmarkStart w:id="469" w:name="_Toc39483566"/>
      <w:ins w:id="470" w:author="John Moehrke" w:date="2020-05-04T11:15:00Z">
        <w:r w:rsidR="001F7C10">
          <w:rPr>
            <w:noProof w:val="0"/>
          </w:rPr>
          <w:t>50.</w:t>
        </w:r>
      </w:ins>
      <w:r w:rsidRPr="00B00A38">
        <w:rPr>
          <w:noProof w:val="0"/>
        </w:rPr>
        <w:t xml:space="preserve">4.2.1 </w:t>
      </w:r>
      <w:r w:rsidR="000D2193" w:rsidRPr="00B00A38">
        <w:rPr>
          <w:noProof w:val="0"/>
        </w:rPr>
        <w:t>Use Case #1: Publication of a new document with persistence</w:t>
      </w:r>
      <w:bookmarkEnd w:id="469"/>
    </w:p>
    <w:p w14:paraId="2BA630E9" w14:textId="741B17AA"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ins w:id="471" w:author="John Moehrke" w:date="2020-05-04T08:45:00Z">
        <w:r w:rsidR="00DF48F4">
          <w:t xml:space="preserve"> See </w:t>
        </w:r>
      </w:ins>
      <w:ins w:id="472" w:author="John Moehrke" w:date="2020-05-04T08:47:00Z">
        <w:r w:rsidR="00DF48F4">
          <w:t>S</w:t>
        </w:r>
      </w:ins>
      <w:ins w:id="473" w:author="John Moehrke" w:date="2020-05-04T08:45:00Z">
        <w:r w:rsidR="00DF48F4">
          <w:t xml:space="preserve">ection </w:t>
        </w:r>
      </w:ins>
      <w:ins w:id="474" w:author="John Moehrke" w:date="2020-05-04T11:15:00Z">
        <w:r w:rsidR="001F7C10">
          <w:t>50.</w:t>
        </w:r>
      </w:ins>
      <w:ins w:id="475" w:author="John Moehrke" w:date="2020-05-04T08:45:00Z">
        <w:r w:rsidR="00DF48F4">
          <w:t xml:space="preserve">1.1.1.1 </w:t>
        </w:r>
      </w:ins>
    </w:p>
    <w:p w14:paraId="2DC13A07" w14:textId="4D486838" w:rsidR="000D2193" w:rsidRPr="00B00A38" w:rsidRDefault="000D2193" w:rsidP="001636FA">
      <w:pPr>
        <w:pStyle w:val="Heading4"/>
        <w:rPr>
          <w:noProof w:val="0"/>
        </w:rPr>
      </w:pPr>
      <w:del w:id="476" w:author="John Moehrke" w:date="2020-05-04T11:15:00Z">
        <w:r w:rsidRPr="00B00A38" w:rsidDel="001F7C10">
          <w:rPr>
            <w:noProof w:val="0"/>
          </w:rPr>
          <w:lastRenderedPageBreak/>
          <w:delText>X.</w:delText>
        </w:r>
      </w:del>
      <w:bookmarkStart w:id="477" w:name="_Toc39483567"/>
      <w:ins w:id="478" w:author="John Moehrke" w:date="2020-05-04T11:15:00Z">
        <w:r w:rsidR="001F7C10">
          <w:rPr>
            <w:noProof w:val="0"/>
          </w:rPr>
          <w:t>50.</w:t>
        </w:r>
      </w:ins>
      <w:r w:rsidRPr="00B00A38">
        <w:rPr>
          <w:noProof w:val="0"/>
        </w:rPr>
        <w:t>4.</w:t>
      </w:r>
      <w:r w:rsidR="00707892" w:rsidRPr="00B00A38">
        <w:rPr>
          <w:noProof w:val="0"/>
        </w:rPr>
        <w:t>2.2</w:t>
      </w:r>
      <w:r w:rsidRPr="00B00A38">
        <w:rPr>
          <w:noProof w:val="0"/>
        </w:rPr>
        <w:t xml:space="preserve"> Use Case #2: Update of patient identity after an authorized Merge</w:t>
      </w:r>
      <w:bookmarkEnd w:id="477"/>
    </w:p>
    <w:p w14:paraId="687E63CA" w14:textId="49F6B510"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ins w:id="479" w:author="John Moehrke" w:date="2020-05-04T08:46:00Z">
        <w:r w:rsidR="00DF48F4">
          <w:t xml:space="preserve">See Section </w:t>
        </w:r>
      </w:ins>
      <w:ins w:id="480" w:author="John Moehrke" w:date="2020-05-04T11:15:00Z">
        <w:r w:rsidR="001F7C10">
          <w:t>50.</w:t>
        </w:r>
      </w:ins>
      <w:ins w:id="481" w:author="John Moehrke" w:date="2020-05-04T08:46:00Z">
        <w:r w:rsidR="00DF48F4">
          <w:t>1.1.1.3</w:t>
        </w:r>
      </w:ins>
    </w:p>
    <w:p w14:paraId="11783F96" w14:textId="56756B55" w:rsidR="000D2193" w:rsidRPr="00B00A38" w:rsidRDefault="000D2193" w:rsidP="001636FA">
      <w:pPr>
        <w:pStyle w:val="Heading4"/>
        <w:rPr>
          <w:noProof w:val="0"/>
        </w:rPr>
      </w:pPr>
      <w:del w:id="482" w:author="John Moehrke" w:date="2020-05-04T11:15:00Z">
        <w:r w:rsidRPr="00B00A38" w:rsidDel="001F7C10">
          <w:rPr>
            <w:noProof w:val="0"/>
          </w:rPr>
          <w:delText>X.</w:delText>
        </w:r>
      </w:del>
      <w:bookmarkStart w:id="483" w:name="_Toc39483568"/>
      <w:ins w:id="484" w:author="John Moehrke" w:date="2020-05-04T11:15:00Z">
        <w:r w:rsidR="001F7C10">
          <w:rPr>
            <w:noProof w:val="0"/>
          </w:rPr>
          <w:t>50.</w:t>
        </w:r>
      </w:ins>
      <w:r w:rsidRPr="00B00A38">
        <w:rPr>
          <w:noProof w:val="0"/>
        </w:rPr>
        <w:t>4.</w:t>
      </w:r>
      <w:r w:rsidR="00707892" w:rsidRPr="00B00A38">
        <w:rPr>
          <w:noProof w:val="0"/>
        </w:rPr>
        <w:t>2.</w:t>
      </w:r>
      <w:r w:rsidRPr="00B00A38">
        <w:rPr>
          <w:noProof w:val="0"/>
        </w:rPr>
        <w:t>3 Use Case #3: Discovery and Retrieval of existing documents</w:t>
      </w:r>
      <w:bookmarkEnd w:id="483"/>
    </w:p>
    <w:p w14:paraId="0E816095" w14:textId="23213BC5"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ins w:id="485" w:author="John Moehrke" w:date="2020-05-04T08:47:00Z">
        <w:r w:rsidR="00DF48F4">
          <w:t xml:space="preserve"> See </w:t>
        </w:r>
      </w:ins>
      <w:ins w:id="486" w:author="John Moehrke" w:date="2020-05-04T08:48:00Z">
        <w:r w:rsidR="00DF48F4">
          <w:t>S</w:t>
        </w:r>
      </w:ins>
      <w:ins w:id="487" w:author="John Moehrke" w:date="2020-05-04T08:47:00Z">
        <w:r w:rsidR="00DF48F4">
          <w:t xml:space="preserve">ection </w:t>
        </w:r>
      </w:ins>
      <w:ins w:id="488" w:author="John Moehrke" w:date="2020-05-04T11:15:00Z">
        <w:r w:rsidR="001F7C10">
          <w:t>50.</w:t>
        </w:r>
      </w:ins>
      <w:ins w:id="489" w:author="John Moehrke" w:date="2020-05-04T08:47:00Z">
        <w:r w:rsidR="00DF48F4">
          <w:t>1.1.1.2</w:t>
        </w:r>
      </w:ins>
    </w:p>
    <w:p w14:paraId="493B9DAF" w14:textId="116BACB0" w:rsidR="000D2193" w:rsidRPr="00B00A38" w:rsidRDefault="000D2193" w:rsidP="001636FA">
      <w:pPr>
        <w:pStyle w:val="Heading4"/>
        <w:rPr>
          <w:noProof w:val="0"/>
        </w:rPr>
      </w:pPr>
      <w:del w:id="490" w:author="John Moehrke" w:date="2020-05-04T11:15:00Z">
        <w:r w:rsidRPr="00B00A38" w:rsidDel="001F7C10">
          <w:rPr>
            <w:noProof w:val="0"/>
          </w:rPr>
          <w:delText>X.</w:delText>
        </w:r>
      </w:del>
      <w:bookmarkStart w:id="491" w:name="_Toc39483569"/>
      <w:ins w:id="492" w:author="John Moehrke" w:date="2020-05-04T11:15:00Z">
        <w:r w:rsidR="001F7C10">
          <w:rPr>
            <w:noProof w:val="0"/>
          </w:rPr>
          <w:t>50.</w:t>
        </w:r>
      </w:ins>
      <w:r w:rsidRPr="00B00A38">
        <w:rPr>
          <w:noProof w:val="0"/>
        </w:rPr>
        <w:t>4.</w:t>
      </w:r>
      <w:r w:rsidR="00707892" w:rsidRPr="00B00A38">
        <w:rPr>
          <w:noProof w:val="0"/>
        </w:rPr>
        <w:t>2.</w:t>
      </w:r>
      <w:r w:rsidRPr="00B00A38">
        <w:rPr>
          <w:noProof w:val="0"/>
        </w:rPr>
        <w:t>4 Use Case #4: Consent Management for disclosure under Use Case #3</w:t>
      </w:r>
      <w:bookmarkEnd w:id="491"/>
    </w:p>
    <w:p w14:paraId="352969CC" w14:textId="33AC0C5B"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ins w:id="493" w:author="John Moehrke" w:date="2020-05-04T08:47:00Z">
        <w:r w:rsidR="00DF48F4">
          <w:t xml:space="preserve"> See Section </w:t>
        </w:r>
      </w:ins>
      <w:ins w:id="494" w:author="John Moehrke" w:date="2020-05-04T11:15:00Z">
        <w:r w:rsidR="001F7C10">
          <w:t>50.</w:t>
        </w:r>
      </w:ins>
      <w:ins w:id="495" w:author="John Moehrke" w:date="2020-05-04T08:47:00Z">
        <w:r w:rsidR="00DF48F4">
          <w:t>2.2</w:t>
        </w:r>
      </w:ins>
    </w:p>
    <w:p w14:paraId="286C7C06" w14:textId="435B9993" w:rsidR="00303E20" w:rsidRPr="00B00A38" w:rsidRDefault="00303E20" w:rsidP="00303E20">
      <w:pPr>
        <w:pStyle w:val="Heading2"/>
        <w:numPr>
          <w:ilvl w:val="0"/>
          <w:numId w:val="0"/>
        </w:numPr>
        <w:rPr>
          <w:noProof w:val="0"/>
        </w:rPr>
      </w:pPr>
      <w:bookmarkStart w:id="496" w:name="_Toc314042040"/>
      <w:bookmarkStart w:id="497" w:name="_Toc312076538"/>
      <w:bookmarkStart w:id="498" w:name="_Toc312076599"/>
      <w:bookmarkStart w:id="499" w:name="_Toc312076660"/>
      <w:bookmarkStart w:id="500" w:name="_Toc312076721"/>
      <w:bookmarkStart w:id="501" w:name="_Toc312076782"/>
      <w:bookmarkStart w:id="502" w:name="_Toc312076539"/>
      <w:bookmarkStart w:id="503" w:name="_Toc312076600"/>
      <w:bookmarkStart w:id="504" w:name="_Toc312076661"/>
      <w:bookmarkStart w:id="505" w:name="_Toc312076722"/>
      <w:bookmarkStart w:id="506" w:name="_Toc312076783"/>
      <w:bookmarkStart w:id="507" w:name="_Toc312076540"/>
      <w:bookmarkStart w:id="508" w:name="_Toc312076601"/>
      <w:bookmarkStart w:id="509" w:name="_Toc312076662"/>
      <w:bookmarkStart w:id="510" w:name="_Toc312076723"/>
      <w:bookmarkStart w:id="511" w:name="_Toc312076784"/>
      <w:bookmarkStart w:id="512" w:name="_Toc312076541"/>
      <w:bookmarkStart w:id="513" w:name="_Toc312076602"/>
      <w:bookmarkStart w:id="514" w:name="_Toc312076663"/>
      <w:bookmarkStart w:id="515" w:name="_Toc312076724"/>
      <w:bookmarkStart w:id="516" w:name="_Toc312076785"/>
      <w:bookmarkStart w:id="517" w:name="_Toc312076542"/>
      <w:bookmarkStart w:id="518" w:name="_Toc312076603"/>
      <w:bookmarkStart w:id="519" w:name="_Toc312076664"/>
      <w:bookmarkStart w:id="520" w:name="_Toc312076725"/>
      <w:bookmarkStart w:id="521" w:name="_Toc312076786"/>
      <w:bookmarkStart w:id="522" w:name="_Toc312076543"/>
      <w:bookmarkStart w:id="523" w:name="_Toc312076604"/>
      <w:bookmarkStart w:id="524" w:name="_Toc312076665"/>
      <w:bookmarkStart w:id="525" w:name="_Toc312076726"/>
      <w:bookmarkStart w:id="526" w:name="_Toc312076787"/>
      <w:bookmarkStart w:id="527" w:name="_Toc312076544"/>
      <w:bookmarkStart w:id="528" w:name="_Toc312076605"/>
      <w:bookmarkStart w:id="529" w:name="_Toc312076666"/>
      <w:bookmarkStart w:id="530" w:name="_Toc312076727"/>
      <w:bookmarkStart w:id="531" w:name="_Toc312076788"/>
      <w:bookmarkStart w:id="532" w:name="_Toc312076545"/>
      <w:bookmarkStart w:id="533" w:name="_Toc312076606"/>
      <w:bookmarkStart w:id="534" w:name="_Toc312076667"/>
      <w:bookmarkStart w:id="535" w:name="_Toc312076728"/>
      <w:bookmarkStart w:id="536" w:name="_Toc312076789"/>
      <w:bookmarkStart w:id="537" w:name="_Toc312076546"/>
      <w:bookmarkStart w:id="538" w:name="_Toc312076607"/>
      <w:bookmarkStart w:id="539" w:name="_Toc312076668"/>
      <w:bookmarkStart w:id="540" w:name="_Toc312076729"/>
      <w:bookmarkStart w:id="541" w:name="_Toc312076790"/>
      <w:bookmarkStart w:id="542" w:name="_Toc314042046"/>
      <w:bookmarkStart w:id="543" w:name="_Toc314042060"/>
      <w:bookmarkStart w:id="544" w:name="_Toc312076562"/>
      <w:bookmarkStart w:id="545" w:name="_Toc312076623"/>
      <w:bookmarkStart w:id="546" w:name="_Toc312076684"/>
      <w:bookmarkStart w:id="547" w:name="_Toc312076745"/>
      <w:bookmarkStart w:id="548" w:name="_Toc312076806"/>
      <w:bookmarkStart w:id="549" w:name="_Toc312076563"/>
      <w:bookmarkStart w:id="550" w:name="_Toc312076624"/>
      <w:bookmarkStart w:id="551" w:name="_Toc312076685"/>
      <w:bookmarkStart w:id="552" w:name="_Toc312076746"/>
      <w:bookmarkStart w:id="553" w:name="_Toc312076807"/>
      <w:bookmarkStart w:id="554" w:name="_Toc312076567"/>
      <w:bookmarkStart w:id="555" w:name="_Toc312076628"/>
      <w:bookmarkStart w:id="556" w:name="_Toc312076689"/>
      <w:bookmarkStart w:id="557" w:name="_Toc312076750"/>
      <w:bookmarkStart w:id="558" w:name="_Toc312076811"/>
      <w:bookmarkStart w:id="559" w:name="_Toc312076570"/>
      <w:bookmarkStart w:id="560" w:name="_Toc312076631"/>
      <w:bookmarkStart w:id="561" w:name="_Toc312076692"/>
      <w:bookmarkStart w:id="562" w:name="_Toc312076753"/>
      <w:bookmarkStart w:id="563" w:name="_Toc312076814"/>
      <w:bookmarkStart w:id="564" w:name="_Toc312076571"/>
      <w:bookmarkStart w:id="565" w:name="_Toc312076632"/>
      <w:bookmarkStart w:id="566" w:name="_Toc312076693"/>
      <w:bookmarkStart w:id="567" w:name="_Toc312076754"/>
      <w:bookmarkStart w:id="568" w:name="_Toc312076815"/>
      <w:bookmarkStart w:id="569" w:name="_Toc312076573"/>
      <w:bookmarkStart w:id="570" w:name="_Toc312076634"/>
      <w:bookmarkStart w:id="571" w:name="_Toc312076695"/>
      <w:bookmarkStart w:id="572" w:name="_Toc312076756"/>
      <w:bookmarkStart w:id="573" w:name="_Toc312076817"/>
      <w:bookmarkStart w:id="574" w:name="_Toc312076576"/>
      <w:bookmarkStart w:id="575" w:name="_Toc312076637"/>
      <w:bookmarkStart w:id="576" w:name="_Toc312076698"/>
      <w:bookmarkStart w:id="577" w:name="_Toc312076759"/>
      <w:bookmarkStart w:id="578" w:name="_Toc312076820"/>
      <w:bookmarkStart w:id="579" w:name="_Toc345074664"/>
      <w:bookmarkEnd w:id="395"/>
      <w:bookmarkEnd w:id="396"/>
      <w:bookmarkEnd w:id="45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del w:id="580" w:author="John Moehrke" w:date="2020-05-04T11:15:00Z">
        <w:r w:rsidRPr="00B00A38" w:rsidDel="001F7C10">
          <w:rPr>
            <w:noProof w:val="0"/>
          </w:rPr>
          <w:delText>X.</w:delText>
        </w:r>
      </w:del>
      <w:bookmarkStart w:id="581" w:name="_Toc39483570"/>
      <w:ins w:id="582" w:author="John Moehrke" w:date="2020-05-04T11:15:00Z">
        <w:r w:rsidR="001F7C10">
          <w:rPr>
            <w:noProof w:val="0"/>
          </w:rPr>
          <w:t>50.</w:t>
        </w:r>
      </w:ins>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579"/>
      <w:bookmarkEnd w:id="581"/>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07DA1F21"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 xml:space="preserve">are whitepapers and handbooks from IHE (see Section </w:t>
      </w:r>
      <w:del w:id="583" w:author="John Moehrke" w:date="2020-05-04T11:15:00Z">
        <w:r w:rsidR="00711AA5" w:rsidRPr="00B00A38" w:rsidDel="001F7C10">
          <w:delText>X.</w:delText>
        </w:r>
      </w:del>
      <w:ins w:id="584" w:author="John Moehrke" w:date="2020-05-04T11:15:00Z">
        <w:r w:rsidR="001F7C10">
          <w:t>50.</w:t>
        </w:r>
      </w:ins>
      <w:r w:rsidR="00711AA5" w:rsidRPr="00B00A38">
        <w:t>1)</w:t>
      </w:r>
      <w:r w:rsidRPr="00B00A38">
        <w:t xml:space="preserve">, but there is no single policy that must be put in place by an IHE based community to ensure privacy and security. In this section we will discuss potential policy decisions and positions </w:t>
      </w:r>
      <w:proofErr w:type="gramStart"/>
      <w:r w:rsidRPr="00B00A38">
        <w:t>with regard to</w:t>
      </w:r>
      <w:proofErr w:type="gramEnd"/>
      <w:r w:rsidRPr="00B00A38">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00A38">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51AB98A7" w:rsidR="00D6438D" w:rsidRPr="00B00A38" w:rsidRDefault="00D6438D" w:rsidP="00D6438D">
      <w:pPr>
        <w:pStyle w:val="Heading3"/>
        <w:numPr>
          <w:ilvl w:val="0"/>
          <w:numId w:val="0"/>
        </w:numPr>
        <w:rPr>
          <w:noProof w:val="0"/>
        </w:rPr>
      </w:pPr>
      <w:bookmarkStart w:id="585" w:name="_Toc312786272"/>
      <w:bookmarkStart w:id="586" w:name="_Toc313450990"/>
      <w:bookmarkStart w:id="587" w:name="_Toc314042074"/>
      <w:bookmarkStart w:id="588" w:name="_Toc204505713"/>
      <w:bookmarkStart w:id="589" w:name="_Ref308178186"/>
      <w:bookmarkStart w:id="590" w:name="_Toc314820396"/>
      <w:bookmarkEnd w:id="585"/>
      <w:bookmarkEnd w:id="586"/>
      <w:bookmarkEnd w:id="587"/>
      <w:del w:id="591" w:author="John Moehrke" w:date="2020-05-04T11:15:00Z">
        <w:r w:rsidRPr="00B00A38" w:rsidDel="001F7C10">
          <w:rPr>
            <w:noProof w:val="0"/>
          </w:rPr>
          <w:delText>X.</w:delText>
        </w:r>
      </w:del>
      <w:bookmarkStart w:id="592" w:name="_Toc39483571"/>
      <w:ins w:id="593" w:author="John Moehrke" w:date="2020-05-04T11:15:00Z">
        <w:r w:rsidR="001F7C10">
          <w:rPr>
            <w:noProof w:val="0"/>
          </w:rPr>
          <w:t>50.</w:t>
        </w:r>
      </w:ins>
      <w:r w:rsidRPr="00B00A38">
        <w:rPr>
          <w:noProof w:val="0"/>
        </w:rPr>
        <w:t>5.1 Policies and Risk Management</w:t>
      </w:r>
      <w:bookmarkEnd w:id="588"/>
      <w:bookmarkEnd w:id="589"/>
      <w:bookmarkEnd w:id="590"/>
      <w:bookmarkEnd w:id="592"/>
    </w:p>
    <w:p w14:paraId="4439C4E5" w14:textId="0D696B07" w:rsidR="00D6438D" w:rsidRPr="00B00A38" w:rsidRDefault="00D6438D" w:rsidP="00D6438D">
      <w:pPr>
        <w:pStyle w:val="BodyText"/>
      </w:pPr>
      <w:r w:rsidRPr="00B00A38">
        <w:t xml:space="preserve">IHE solves </w:t>
      </w:r>
      <w:ins w:id="594" w:author="John Moehrke" w:date="2020-05-03T20:18:00Z">
        <w:r w:rsidR="00AB6D89">
          <w:t>i</w:t>
        </w:r>
      </w:ins>
      <w:del w:id="595" w:author="John Moehrke" w:date="2020-05-03T20:18:00Z">
        <w:r w:rsidRPr="00B00A38" w:rsidDel="00AB6D89">
          <w:delText>I</w:delText>
        </w:r>
      </w:del>
      <w:r w:rsidRPr="00B00A38">
        <w:t xml:space="preserve">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 xml:space="preserve">Policies for who </w:t>
      </w:r>
      <w:proofErr w:type="gramStart"/>
      <w:r w:rsidRPr="00B00A38">
        <w:t>is allowed to</w:t>
      </w:r>
      <w:proofErr w:type="gramEnd"/>
      <w:r w:rsidRPr="00B00A38">
        <w:t xml:space="preserve">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lastRenderedPageBreak/>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arth</w:t>
      </w:r>
      <w:del w:id="596" w:author="John Moehrke" w:date="2020-05-03T20:17:00Z">
        <w:r w:rsidRPr="00B00A38" w:rsidDel="00AB6D89">
          <w:delText xml:space="preserve"> </w:delText>
        </w:r>
      </w:del>
      <w:r w:rsidR="00711AA5" w:rsidRPr="00B00A38">
        <w:t>q</w:t>
      </w:r>
      <w:r w:rsidRPr="00B00A38">
        <w:t xml:space="preserve">uake) – </w:t>
      </w:r>
      <w:proofErr w:type="gramStart"/>
      <w:r w:rsidRPr="00B00A38">
        <w:t>often times</w:t>
      </w:r>
      <w:proofErr w:type="gramEnd"/>
      <w:r w:rsidRPr="00B00A38">
        <w:t xml:space="preserve">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proofErr w:type="gramStart"/>
      <w:r w:rsidRPr="00B00A38">
        <w:t>Often times</w:t>
      </w:r>
      <w:proofErr w:type="gramEnd"/>
      <w:r w:rsidRPr="00B00A38">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0130C9EA" w:rsidR="00D6438D" w:rsidRPr="00B00A38" w:rsidRDefault="00D6438D" w:rsidP="00D6438D">
      <w:pPr>
        <w:pStyle w:val="BodyText"/>
      </w:pPr>
      <w:r w:rsidRPr="00B00A38">
        <w:t xml:space="preserve">Policy development often is frustrated by apparent conflicts in policies. These conflicts are often only on the surface and can be addressed upfront once the details of the policy are understood. This superficial </w:t>
      </w:r>
      <w:ins w:id="597" w:author="John Moehrke" w:date="2020-05-03T20:15:00Z">
        <w:r w:rsidR="00AB6D89">
          <w:t xml:space="preserve">policy </w:t>
        </w:r>
      </w:ins>
      <w:r w:rsidRPr="00B00A38">
        <w:t>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647EEEFE" w:rsidR="00D6438D" w:rsidRPr="00B00A38" w:rsidRDefault="00D6438D" w:rsidP="00D6438D">
      <w:pPr>
        <w:pStyle w:val="Heading3"/>
        <w:numPr>
          <w:ilvl w:val="0"/>
          <w:numId w:val="0"/>
        </w:numPr>
        <w:rPr>
          <w:noProof w:val="0"/>
        </w:rPr>
      </w:pPr>
      <w:bookmarkStart w:id="598" w:name="_Toc204505714"/>
      <w:bookmarkStart w:id="599" w:name="_Ref308697152"/>
      <w:bookmarkStart w:id="600" w:name="_Toc314820397"/>
      <w:del w:id="601" w:author="John Moehrke" w:date="2020-05-04T11:15:00Z">
        <w:r w:rsidRPr="00B00A38" w:rsidDel="001F7C10">
          <w:rPr>
            <w:noProof w:val="0"/>
          </w:rPr>
          <w:delText>X.</w:delText>
        </w:r>
      </w:del>
      <w:bookmarkStart w:id="602" w:name="_Toc39483572"/>
      <w:ins w:id="603" w:author="John Moehrke" w:date="2020-05-04T11:15:00Z">
        <w:r w:rsidR="001F7C10">
          <w:rPr>
            <w:noProof w:val="0"/>
          </w:rPr>
          <w:t>50.</w:t>
        </w:r>
      </w:ins>
      <w:r w:rsidRPr="00B00A38">
        <w:rPr>
          <w:noProof w:val="0"/>
        </w:rPr>
        <w:t>5.2 Technical Security and Privacy controls</w:t>
      </w:r>
      <w:bookmarkEnd w:id="598"/>
      <w:bookmarkEnd w:id="599"/>
      <w:bookmarkEnd w:id="600"/>
      <w:bookmarkEnd w:id="602"/>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00A38">
        <w:lastRenderedPageBreak/>
        <w:t xml:space="preserve">elsewhere. Together, these principles and laws provide a useful framework for developing general data protection requirements for health information systems. For more information see </w:t>
      </w:r>
      <w:hyperlink r:id="rId39"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proofErr w:type="spellStart"/>
      <w:r w:rsidR="00FD3FBD" w:rsidRPr="00B00A38">
        <w:t>Oauth</w:t>
      </w:r>
      <w:proofErr w:type="spellEnd"/>
      <w:r w:rsidR="00FD3FBD" w:rsidRPr="00B00A38">
        <w:t>,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3F67ED7" w:rsidR="00D6438D" w:rsidRPr="00B00A38" w:rsidRDefault="00D6438D" w:rsidP="00D6438D">
      <w:pPr>
        <w:pStyle w:val="Heading3"/>
        <w:numPr>
          <w:ilvl w:val="0"/>
          <w:numId w:val="0"/>
        </w:numPr>
        <w:rPr>
          <w:noProof w:val="0"/>
        </w:rPr>
      </w:pPr>
      <w:bookmarkStart w:id="604" w:name="_Toc204505715"/>
      <w:bookmarkStart w:id="605" w:name="_Toc314820398"/>
      <w:del w:id="606" w:author="John Moehrke" w:date="2020-05-04T11:15:00Z">
        <w:r w:rsidRPr="00B00A38" w:rsidDel="001F7C10">
          <w:rPr>
            <w:noProof w:val="0"/>
          </w:rPr>
          <w:delText>X.</w:delText>
        </w:r>
      </w:del>
      <w:bookmarkStart w:id="607" w:name="_Toc39483573"/>
      <w:ins w:id="608" w:author="John Moehrke" w:date="2020-05-04T11:15:00Z">
        <w:r w:rsidR="001F7C10">
          <w:rPr>
            <w:noProof w:val="0"/>
          </w:rPr>
          <w:t>50.</w:t>
        </w:r>
      </w:ins>
      <w:r w:rsidRPr="00B00A38">
        <w:rPr>
          <w:noProof w:val="0"/>
        </w:rPr>
        <w:t xml:space="preserve">5.3 Applying Security and Privacy to </w:t>
      </w:r>
      <w:bookmarkEnd w:id="604"/>
      <w:r w:rsidRPr="00B00A38">
        <w:rPr>
          <w:noProof w:val="0"/>
        </w:rPr>
        <w:t>Document Sharing</w:t>
      </w:r>
      <w:bookmarkEnd w:id="605"/>
      <w:bookmarkEnd w:id="607"/>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lastRenderedPageBreak/>
        <w:t xml:space="preserve">This section shows how the existing security controls in the local health IT system are leveraged and extended when they become interconnected through document sharing. </w:t>
      </w:r>
    </w:p>
    <w:p w14:paraId="0A84E18E" w14:textId="34641E89" w:rsidR="00D6438D" w:rsidRPr="00B00A38" w:rsidRDefault="00D6438D" w:rsidP="00D6438D">
      <w:pPr>
        <w:pStyle w:val="Heading4"/>
        <w:rPr>
          <w:noProof w:val="0"/>
        </w:rPr>
      </w:pPr>
      <w:bookmarkStart w:id="609" w:name="_Toc314820399"/>
      <w:bookmarkStart w:id="610" w:name="_Toc204505716"/>
      <w:del w:id="611" w:author="John Moehrke" w:date="2020-05-04T11:15:00Z">
        <w:r w:rsidRPr="00B00A38" w:rsidDel="001F7C10">
          <w:rPr>
            <w:noProof w:val="0"/>
          </w:rPr>
          <w:delText>X.</w:delText>
        </w:r>
      </w:del>
      <w:bookmarkStart w:id="612" w:name="_Toc39483574"/>
      <w:ins w:id="613" w:author="John Moehrke" w:date="2020-05-04T11:15:00Z">
        <w:r w:rsidR="001F7C10">
          <w:rPr>
            <w:noProof w:val="0"/>
          </w:rPr>
          <w:t>50.</w:t>
        </w:r>
      </w:ins>
      <w:r w:rsidRPr="00B00A38">
        <w:rPr>
          <w:noProof w:val="0"/>
        </w:rPr>
        <w:t>5.3.1 Basic Security</w:t>
      </w:r>
      <w:bookmarkEnd w:id="609"/>
      <w:bookmarkEnd w:id="612"/>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00A38">
        <w:t>all of</w:t>
      </w:r>
      <w:proofErr w:type="gramEnd"/>
      <w:r w:rsidRPr="00B00A38">
        <w:t xml:space="preserve">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00A38">
        <w:t>all of</w:t>
      </w:r>
      <w:proofErr w:type="gramEnd"/>
      <w:r w:rsidRPr="00B00A38">
        <w:t xml:space="preserve"> the systems participating in the Document Sharing exchange. The communications between these trusted systems is also encrypted.</w:t>
      </w:r>
    </w:p>
    <w:p w14:paraId="288693ED" w14:textId="1BFD3B6B" w:rsidR="00D6438D" w:rsidRPr="00B00A38" w:rsidRDefault="00D6438D" w:rsidP="00D6438D">
      <w:pPr>
        <w:pStyle w:val="Heading4"/>
        <w:rPr>
          <w:noProof w:val="0"/>
        </w:rPr>
      </w:pPr>
      <w:bookmarkStart w:id="614" w:name="_Ref314296423"/>
      <w:bookmarkStart w:id="615" w:name="_Toc314820400"/>
      <w:del w:id="616" w:author="John Moehrke" w:date="2020-05-04T11:15:00Z">
        <w:r w:rsidRPr="00B00A38" w:rsidDel="001F7C10">
          <w:rPr>
            <w:noProof w:val="0"/>
          </w:rPr>
          <w:delText>X.</w:delText>
        </w:r>
      </w:del>
      <w:bookmarkStart w:id="617" w:name="_Toc39483575"/>
      <w:ins w:id="618" w:author="John Moehrke" w:date="2020-05-04T11:15:00Z">
        <w:r w:rsidR="001F7C10">
          <w:rPr>
            <w:noProof w:val="0"/>
          </w:rPr>
          <w:t>50.</w:t>
        </w:r>
      </w:ins>
      <w:r w:rsidRPr="00B00A38">
        <w:rPr>
          <w:noProof w:val="0"/>
        </w:rPr>
        <w:t>5.3.2 Protecting different types of documents</w:t>
      </w:r>
      <w:bookmarkEnd w:id="614"/>
      <w:bookmarkEnd w:id="615"/>
      <w:bookmarkEnd w:id="617"/>
    </w:p>
    <w:p w14:paraId="2E56D4A6" w14:textId="4998F062" w:rsidR="004B7FEA" w:rsidRPr="00B00A38" w:rsidRDefault="00D6438D" w:rsidP="00D6438D">
      <w:pPr>
        <w:pStyle w:val="BodyText"/>
      </w:pPr>
      <w:r w:rsidRPr="00B00A38">
        <w:t xml:space="preserve">The IHE Document Sharing profiles, like </w:t>
      </w:r>
      <w:r w:rsidR="00177EFB" w:rsidRPr="00B00A38">
        <w:t>MHDS</w:t>
      </w:r>
      <w:r w:rsidRPr="00B00A38">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del w:id="619" w:author="John Moehrke" w:date="2020-05-04T11:15:00Z">
        <w:r w:rsidRPr="00B00A38" w:rsidDel="001F7C10">
          <w:delText>X.</w:delText>
        </w:r>
      </w:del>
      <w:ins w:id="620" w:author="John Moehrke" w:date="2020-05-04T11:15:00Z">
        <w:r w:rsidR="001F7C10">
          <w:t>50.</w:t>
        </w:r>
      </w:ins>
      <w:r w:rsidRPr="00B00A38">
        <w:t>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067FB10F" w:rsidR="004B7FEA" w:rsidRPr="00B00A38" w:rsidRDefault="004B7FEA">
      <w:pPr>
        <w:pStyle w:val="TableTitle"/>
      </w:pPr>
      <w:r w:rsidRPr="00B00A38">
        <w:lastRenderedPageBreak/>
        <w:t xml:space="preserve">Table </w:t>
      </w:r>
      <w:r w:rsidRPr="00B00A38">
        <w:fldChar w:fldCharType="begin"/>
      </w:r>
      <w:r w:rsidRPr="00B00A38">
        <w:instrText xml:space="preserve"> REF _Ref314296423 \r \h  \* MERGEFORMAT </w:instrText>
      </w:r>
      <w:r w:rsidRPr="00B00A38">
        <w:fldChar w:fldCharType="separate"/>
      </w:r>
      <w:del w:id="621" w:author="John Moehrke" w:date="2020-05-04T11:15:00Z">
        <w:r w:rsidRPr="00B00A38" w:rsidDel="001F7C10">
          <w:delText>X.</w:delText>
        </w:r>
      </w:del>
      <w:ins w:id="622" w:author="John Moehrke" w:date="2020-05-04T11:15:00Z">
        <w:r w:rsidR="001F7C10">
          <w:t>50.</w:t>
        </w:r>
      </w:ins>
      <w:r w:rsidRPr="00B00A38">
        <w:t>5.3.2</w:t>
      </w:r>
      <w:r w:rsidRPr="00B00A38">
        <w:fldChar w:fldCharType="end"/>
      </w:r>
      <w:r w:rsidRPr="00B00A38">
        <w:noBreakHyphen/>
      </w:r>
      <w:r w:rsidR="002C6AEB">
        <w:fldChar w:fldCharType="begin"/>
      </w:r>
      <w:r w:rsidR="002C6AEB">
        <w:instrText xml:space="preserve"> SEQ Table \* ARABIC \s 2 </w:instrText>
      </w:r>
      <w:r w:rsidR="002C6AEB">
        <w:fldChar w:fldCharType="separate"/>
      </w:r>
      <w:r w:rsidRPr="00B00A38">
        <w:t>1</w:t>
      </w:r>
      <w:r w:rsidR="002C6AEB">
        <w:fldChar w:fldCharType="end"/>
      </w:r>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 xml:space="preserve">HL7 </w:t>
            </w:r>
            <w:proofErr w:type="spellStart"/>
            <w:r w:rsidRPr="00B00A38">
              <w:t>confidentialityCode</w:t>
            </w:r>
            <w:proofErr w:type="spellEnd"/>
            <w:r w:rsidRPr="00B00A38">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00A38">
        <w:t>confidentialityCode</w:t>
      </w:r>
      <w:proofErr w:type="spellEnd"/>
      <w:r w:rsidRPr="00B00A38">
        <w:t>.</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w:t>
      </w:r>
      <w:proofErr w:type="spellStart"/>
      <w:r w:rsidRPr="00B00A38">
        <w:t>confidentialityCode</w:t>
      </w:r>
      <w:proofErr w:type="spellEnd"/>
      <w:r w:rsidRPr="00B00A38">
        <w:t xml:space="preserve"> defines what the document is in terms of privacy/security content, sometimes referred to as sensitivity. The </w:t>
      </w:r>
      <w:proofErr w:type="spellStart"/>
      <w:r w:rsidRPr="00B00A38">
        <w:t>confidentialityCodes</w:t>
      </w:r>
      <w:proofErr w:type="spellEnd"/>
      <w:r w:rsidRPr="00B00A38">
        <w:t xml:space="preserve"> should be looked at as a relatively static assessment of the document content privacy/security characteristics. Some documents are so sensitive in nature that they simply should not be shared or published.</w:t>
      </w:r>
    </w:p>
    <w:p w14:paraId="7507B1F7" w14:textId="31CBA39D" w:rsidR="00D6438D" w:rsidRPr="00B00A38" w:rsidRDefault="00D6438D" w:rsidP="00D6438D">
      <w:pPr>
        <w:pStyle w:val="BodyText"/>
      </w:pPr>
      <w:r w:rsidRPr="00B00A38">
        <w:t xml:space="preserve">The rows are showing a set of functional roles. These roles would be conveyed from the requesting organization </w:t>
      </w:r>
      <w:proofErr w:type="gramStart"/>
      <w:r w:rsidRPr="00B00A38">
        <w:t>through the use of</w:t>
      </w:r>
      <w:proofErr w:type="gramEnd"/>
      <w:r w:rsidRPr="00B00A38">
        <w:t xml:space="preserve"> the </w:t>
      </w:r>
      <w:r w:rsidR="003D7A49" w:rsidRPr="00B00A38">
        <w:t>Internet</w:t>
      </w:r>
      <w:r w:rsidRPr="00B00A38">
        <w:t xml:space="preserve"> User </w:t>
      </w:r>
      <w:del w:id="623" w:author="John Moehrke" w:date="2020-05-03T20:14:00Z">
        <w:r w:rsidRPr="00B00A38" w:rsidDel="00AB6D89">
          <w:delText xml:space="preserve">Assertion </w:delText>
        </w:r>
      </w:del>
      <w:ins w:id="624" w:author="John Moehrke" w:date="2020-05-03T20:14:00Z">
        <w:r w:rsidR="00AB6D89">
          <w:t>Authorization</w:t>
        </w:r>
        <w:r w:rsidR="00AB6D89" w:rsidRPr="00B00A38">
          <w:t xml:space="preserve"> </w:t>
        </w:r>
      </w:ins>
      <w:r w:rsidRPr="00B00A38">
        <w:t>(</w:t>
      </w:r>
      <w:r w:rsidR="003D7A49" w:rsidRPr="00B00A38">
        <w:t>IUA</w:t>
      </w:r>
      <w:r w:rsidRPr="00B00A38">
        <w:t xml:space="preserve">) </w:t>
      </w:r>
      <w:r w:rsidR="00C10DDE" w:rsidRPr="00B00A38">
        <w:t>Profile</w:t>
      </w:r>
      <w:r w:rsidRPr="00B00A38">
        <w:t xml:space="preserve">. This profile defines how a user and the security/privacy context of the request is defined. Additional information can be carried such as the </w:t>
      </w:r>
      <w:proofErr w:type="spellStart"/>
      <w:r w:rsidRPr="00B00A38">
        <w:t>purposeOfUse</w:t>
      </w:r>
      <w:proofErr w:type="spellEnd"/>
      <w:r w:rsidRPr="00B00A38">
        <w:t>, what the user intends to use the data for. Note that Privacy Policies and Access Control rules can leverage any of the user context, patient identity, or document metadata discussed above.</w:t>
      </w:r>
    </w:p>
    <w:p w14:paraId="0573F5F5" w14:textId="5E90683F" w:rsidR="00D6438D" w:rsidRPr="00B00A38" w:rsidRDefault="00D6438D" w:rsidP="00D6438D">
      <w:pPr>
        <w:pStyle w:val="Heading4"/>
        <w:rPr>
          <w:noProof w:val="0"/>
        </w:rPr>
      </w:pPr>
      <w:bookmarkStart w:id="625" w:name="_Toc314820401"/>
      <w:del w:id="626" w:author="John Moehrke" w:date="2020-05-04T11:15:00Z">
        <w:r w:rsidRPr="00B00A38" w:rsidDel="001F7C10">
          <w:rPr>
            <w:noProof w:val="0"/>
          </w:rPr>
          <w:lastRenderedPageBreak/>
          <w:delText>X.</w:delText>
        </w:r>
      </w:del>
      <w:bookmarkStart w:id="627" w:name="_Toc39483576"/>
      <w:ins w:id="628" w:author="John Moehrke" w:date="2020-05-04T11:15:00Z">
        <w:r w:rsidR="001F7C10">
          <w:rPr>
            <w:noProof w:val="0"/>
          </w:rPr>
          <w:t>50.</w:t>
        </w:r>
      </w:ins>
      <w:r w:rsidRPr="00B00A38">
        <w:rPr>
          <w:noProof w:val="0"/>
        </w:rPr>
        <w:t xml:space="preserve">5.3.3 Patient Privacy Consent to participate in </w:t>
      </w:r>
      <w:bookmarkEnd w:id="610"/>
      <w:r w:rsidRPr="00B00A38">
        <w:rPr>
          <w:noProof w:val="0"/>
        </w:rPr>
        <w:t>Document Sharing</w:t>
      </w:r>
      <w:bookmarkEnd w:id="625"/>
      <w:bookmarkEnd w:id="627"/>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w:t>
      </w:r>
      <w:proofErr w:type="gramStart"/>
      <w:r w:rsidRPr="00B00A38">
        <w:t>sufficient</w:t>
      </w:r>
      <w:proofErr w:type="gramEnd"/>
      <w:r w:rsidRPr="00B00A38">
        <w:t xml:space="preserve">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77777777" w:rsidR="00D6438D" w:rsidRPr="00B00A38" w:rsidRDefault="00D6438D" w:rsidP="00A15C2E">
      <w:pPr>
        <w:pStyle w:val="ListBullet2"/>
      </w:pPr>
      <w:r w:rsidRPr="00B00A38">
        <w:t>Explicit Opt-Out of any document sharing</w:t>
      </w:r>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w:t>
      </w:r>
      <w:proofErr w:type="gramStart"/>
      <w:r w:rsidRPr="00B00A38">
        <w:t>gate-keeper</w:t>
      </w:r>
      <w:proofErr w:type="gramEnd"/>
      <w:r w:rsidRPr="00B00A38">
        <w:t xml:space="preserve">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w:t>
      </w:r>
      <w:proofErr w:type="gramStart"/>
      <w:r w:rsidRPr="00B00A38">
        <w:t>and also</w:t>
      </w:r>
      <w:proofErr w:type="gramEnd"/>
      <w:r w:rsidRPr="00B00A38">
        <w:t xml:space="preserve"> agree to a specific research project. This set of acknowledgments would be captured as one or more BPPC documents. These </w:t>
      </w:r>
      <w:r w:rsidRPr="00B00A38">
        <w:lastRenderedPageBreak/>
        <w:t xml:space="preserve">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46C1E9F" w:rsidR="00D6438D" w:rsidRPr="00B00A38" w:rsidRDefault="00D6438D" w:rsidP="00D6438D">
      <w:pPr>
        <w:pStyle w:val="Heading4"/>
        <w:rPr>
          <w:noProof w:val="0"/>
        </w:rPr>
      </w:pPr>
      <w:bookmarkStart w:id="629" w:name="_Toc312786304"/>
      <w:bookmarkStart w:id="630" w:name="_Toc313451022"/>
      <w:bookmarkStart w:id="631" w:name="_Toc314042106"/>
      <w:bookmarkStart w:id="632" w:name="_Toc204505718"/>
      <w:bookmarkStart w:id="633" w:name="_Toc314820402"/>
      <w:bookmarkEnd w:id="629"/>
      <w:bookmarkEnd w:id="630"/>
      <w:bookmarkEnd w:id="631"/>
      <w:del w:id="634" w:author="John Moehrke" w:date="2020-05-04T11:15:00Z">
        <w:r w:rsidRPr="00B00A38" w:rsidDel="001F7C10">
          <w:rPr>
            <w:noProof w:val="0"/>
          </w:rPr>
          <w:delText>X.</w:delText>
        </w:r>
      </w:del>
      <w:bookmarkStart w:id="635" w:name="_Toc39483577"/>
      <w:ins w:id="636" w:author="John Moehrke" w:date="2020-05-04T11:15:00Z">
        <w:r w:rsidR="001F7C10">
          <w:rPr>
            <w:noProof w:val="0"/>
          </w:rPr>
          <w:t>50.</w:t>
        </w:r>
      </w:ins>
      <w:r w:rsidRPr="00B00A38">
        <w:rPr>
          <w:noProof w:val="0"/>
        </w:rPr>
        <w:t>5.3.4 Security and Privacy in a Patient Safety Environment</w:t>
      </w:r>
      <w:bookmarkEnd w:id="632"/>
      <w:bookmarkEnd w:id="633"/>
      <w:bookmarkEnd w:id="635"/>
      <w:r w:rsidRPr="00B00A38">
        <w:rPr>
          <w:noProof w:val="0"/>
        </w:rPr>
        <w:t xml:space="preserve"> </w:t>
      </w:r>
    </w:p>
    <w:p w14:paraId="60822EA2" w14:textId="46951F37" w:rsidR="00D6438D" w:rsidRPr="00B00A38" w:rsidRDefault="00D6438D" w:rsidP="00D6438D">
      <w:pPr>
        <w:pStyle w:val="BodyText"/>
      </w:pPr>
      <w:r w:rsidRPr="00B00A38">
        <w:t xml:space="preserve">The IHE security and privacy model supports both centralized and distributed control. The entities that </w:t>
      </w:r>
      <w:proofErr w:type="gramStart"/>
      <w:r w:rsidRPr="00B00A38">
        <w:t>are allowed to</w:t>
      </w:r>
      <w:proofErr w:type="gramEnd"/>
      <w:r w:rsidRPr="00B00A38">
        <w:t xml:space="preserve">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394C53A3" w:rsidR="00D6438D" w:rsidRPr="00B00A38" w:rsidRDefault="00D6438D" w:rsidP="00D6438D">
      <w:pPr>
        <w:pStyle w:val="Heading3"/>
        <w:numPr>
          <w:ilvl w:val="0"/>
          <w:numId w:val="0"/>
        </w:numPr>
        <w:rPr>
          <w:noProof w:val="0"/>
        </w:rPr>
      </w:pPr>
      <w:bookmarkStart w:id="637" w:name="_Toc312786385"/>
      <w:bookmarkStart w:id="638" w:name="_Toc313451103"/>
      <w:bookmarkStart w:id="639" w:name="_Toc314042187"/>
      <w:bookmarkStart w:id="640" w:name="_Toc312786402"/>
      <w:bookmarkStart w:id="641" w:name="_Toc313451120"/>
      <w:bookmarkStart w:id="642" w:name="_Toc314042204"/>
      <w:bookmarkStart w:id="643" w:name="_Toc204505722"/>
      <w:bookmarkStart w:id="644" w:name="_Ref307929483"/>
      <w:bookmarkStart w:id="645" w:name="_Ref308179722"/>
      <w:bookmarkStart w:id="646" w:name="_Ref308179728"/>
      <w:bookmarkStart w:id="647" w:name="_Toc314820403"/>
      <w:bookmarkEnd w:id="637"/>
      <w:bookmarkEnd w:id="638"/>
      <w:bookmarkEnd w:id="639"/>
      <w:bookmarkEnd w:id="640"/>
      <w:bookmarkEnd w:id="641"/>
      <w:bookmarkEnd w:id="642"/>
      <w:del w:id="648" w:author="John Moehrke" w:date="2020-05-04T11:15:00Z">
        <w:r w:rsidRPr="00B00A38" w:rsidDel="001F7C10">
          <w:rPr>
            <w:noProof w:val="0"/>
          </w:rPr>
          <w:delText>X.</w:delText>
        </w:r>
      </w:del>
      <w:bookmarkStart w:id="649" w:name="_Toc39483578"/>
      <w:ins w:id="650" w:author="John Moehrke" w:date="2020-05-04T11:15:00Z">
        <w:r w:rsidR="001F7C10">
          <w:rPr>
            <w:noProof w:val="0"/>
          </w:rPr>
          <w:t>50.</w:t>
        </w:r>
      </w:ins>
      <w:r w:rsidRPr="00B00A38">
        <w:rPr>
          <w:noProof w:val="0"/>
        </w:rPr>
        <w:t>5.4 IHE Security and Privacy Controls</w:t>
      </w:r>
      <w:bookmarkEnd w:id="643"/>
      <w:bookmarkEnd w:id="644"/>
      <w:bookmarkEnd w:id="645"/>
      <w:bookmarkEnd w:id="646"/>
      <w:bookmarkEnd w:id="647"/>
      <w:bookmarkEnd w:id="649"/>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0160504B" w:rsidR="00D6438D" w:rsidRPr="00B00A38" w:rsidRDefault="00D6438D" w:rsidP="00D6438D">
      <w:pPr>
        <w:pStyle w:val="TableTitle"/>
      </w:pPr>
      <w:r w:rsidRPr="00B00A38">
        <w:lastRenderedPageBreak/>
        <w:t xml:space="preserve">Table </w:t>
      </w:r>
      <w:r w:rsidRPr="00B00A38">
        <w:fldChar w:fldCharType="begin"/>
      </w:r>
      <w:r w:rsidRPr="00B00A38">
        <w:instrText xml:space="preserve"> REF _Ref308179728 \r \h </w:instrText>
      </w:r>
      <w:r w:rsidRPr="00B00A38">
        <w:fldChar w:fldCharType="separate"/>
      </w:r>
      <w:del w:id="651" w:author="John Moehrke" w:date="2020-05-04T11:15:00Z">
        <w:r w:rsidRPr="00B00A38" w:rsidDel="001F7C10">
          <w:delText>X.</w:delText>
        </w:r>
      </w:del>
      <w:ins w:id="652" w:author="John Moehrke" w:date="2020-05-04T11:15:00Z">
        <w:r w:rsidR="001F7C10">
          <w:t>50.</w:t>
        </w:r>
      </w:ins>
      <w:r w:rsidRPr="00B00A38">
        <w:t>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653" w:name="_Toc200899001"/>
            <w:bookmarkEnd w:id="653"/>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15836A12" w:rsidR="00FD3FBD" w:rsidRPr="00B00A38" w:rsidRDefault="00FD3FBD" w:rsidP="00532962">
            <w:pPr>
              <w:pStyle w:val="TableEntry"/>
            </w:pPr>
            <w:r w:rsidRPr="00B00A38">
              <w:t xml:space="preserve">mobile Care Services </w:t>
            </w:r>
            <w:del w:id="654" w:author="John Moehrke" w:date="2020-05-03T20:12:00Z">
              <w:r w:rsidRPr="00B00A38" w:rsidDel="00AB6D89">
                <w:delText>Directory</w:delText>
              </w:r>
            </w:del>
            <w:ins w:id="655" w:author="John Moehrke" w:date="2020-05-03T20:12:00Z">
              <w:r w:rsidR="00AB6D89">
                <w:t>Discovery</w:t>
              </w:r>
            </w:ins>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77527F1E" w:rsidR="00167DB7" w:rsidRPr="00B00A38" w:rsidRDefault="00167DB7" w:rsidP="00167DB7">
      <w:pPr>
        <w:pStyle w:val="Heading2"/>
        <w:numPr>
          <w:ilvl w:val="0"/>
          <w:numId w:val="0"/>
        </w:numPr>
        <w:rPr>
          <w:noProof w:val="0"/>
        </w:rPr>
      </w:pPr>
      <w:bookmarkStart w:id="656" w:name="_Toc345074665"/>
      <w:del w:id="657" w:author="John Moehrke" w:date="2020-05-04T11:15:00Z">
        <w:r w:rsidRPr="00B00A38" w:rsidDel="001F7C10">
          <w:rPr>
            <w:noProof w:val="0"/>
          </w:rPr>
          <w:delText>X.</w:delText>
        </w:r>
      </w:del>
      <w:bookmarkStart w:id="658" w:name="_Toc39483579"/>
      <w:ins w:id="659" w:author="John Moehrke" w:date="2020-05-04T11:15:00Z">
        <w:r w:rsidR="001F7C10">
          <w:rPr>
            <w:noProof w:val="0"/>
          </w:rPr>
          <w:t>50.</w:t>
        </w:r>
      </w:ins>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656"/>
      <w:bookmarkEnd w:id="658"/>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bookmarkEnd w:id="397"/>
    <w:bookmarkEnd w:id="398"/>
    <w:bookmarkEnd w:id="399"/>
    <w:bookmarkEnd w:id="400"/>
    <w:bookmarkEnd w:id="401"/>
    <w:p w14:paraId="4C61E6B5" w14:textId="0B5273E4" w:rsidR="00D164ED" w:rsidRPr="00B00A38" w:rsidRDefault="000B152D" w:rsidP="00B51436">
      <w:pPr>
        <w:pStyle w:val="Heading3"/>
        <w:numPr>
          <w:ilvl w:val="0"/>
          <w:numId w:val="0"/>
        </w:numPr>
        <w:rPr>
          <w:noProof w:val="0"/>
        </w:rPr>
      </w:pPr>
      <w:del w:id="660" w:author="John Moehrke" w:date="2020-05-04T11:15:00Z">
        <w:r w:rsidRPr="00B00A38" w:rsidDel="001F7C10">
          <w:rPr>
            <w:noProof w:val="0"/>
          </w:rPr>
          <w:delText>X.</w:delText>
        </w:r>
      </w:del>
      <w:bookmarkStart w:id="661" w:name="_Toc39483580"/>
      <w:ins w:id="662" w:author="John Moehrke" w:date="2020-05-04T11:15:00Z">
        <w:r w:rsidR="001F7C10">
          <w:rPr>
            <w:noProof w:val="0"/>
          </w:rPr>
          <w:t>50.</w:t>
        </w:r>
      </w:ins>
      <w:r w:rsidRPr="00B00A38">
        <w:rPr>
          <w:noProof w:val="0"/>
        </w:rPr>
        <w:t xml:space="preserve">6.1 </w:t>
      </w:r>
      <w:r w:rsidR="00D164ED" w:rsidRPr="00B00A38">
        <w:rPr>
          <w:noProof w:val="0"/>
        </w:rPr>
        <w:t>Interaction Diagram for the MHDS environment.</w:t>
      </w:r>
      <w:bookmarkEnd w:id="661"/>
    </w:p>
    <w:p w14:paraId="78252CCE" w14:textId="77777777" w:rsidR="00A46487" w:rsidRPr="00B00A38" w:rsidRDefault="00D164ED" w:rsidP="00A15C2E">
      <w:pPr>
        <w:pStyle w:val="BodyText"/>
      </w:pPr>
      <w:r w:rsidRPr="00B00A38">
        <w:t>The following diagram shows a simplified view</w:t>
      </w:r>
    </w:p>
    <w:p w14:paraId="1A3D553E" w14:textId="2BAB5B3A" w:rsidR="00A46487" w:rsidRPr="00B00A38" w:rsidRDefault="00A46487" w:rsidP="00A15C2E">
      <w:pPr>
        <w:pStyle w:val="BodyText"/>
      </w:pPr>
      <w:r w:rsidRPr="00B00A38">
        <w:t xml:space="preserve">Where the following simplified </w:t>
      </w:r>
      <w:r w:rsidR="0026589B" w:rsidRPr="00B00A38">
        <w:t>components</w:t>
      </w:r>
      <w:r w:rsidRPr="00B00A38">
        <w:t xml:space="preserve"> are defined</w:t>
      </w:r>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proofErr w:type="spellStart"/>
      <w:r w:rsidR="005944BD" w:rsidRPr="00B00A38">
        <w:t>PatientDir</w:t>
      </w:r>
      <w:proofErr w:type="spellEnd"/>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lastRenderedPageBreak/>
        <w:t>“</w:t>
      </w:r>
      <w:proofErr w:type="spellStart"/>
      <w:r w:rsidRPr="00B00A38">
        <w:t>ConsentMgr</w:t>
      </w:r>
      <w:proofErr w:type="spellEnd"/>
      <w:r w:rsidRPr="00B00A38">
        <w:t>”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w:t>
      </w:r>
      <w:proofErr w:type="spellStart"/>
      <w:r w:rsidRPr="00B00A38">
        <w:t>Opt</w:t>
      </w:r>
      <w:proofErr w:type="spellEnd"/>
      <w:r w:rsidRPr="00B00A38">
        <w: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xml:space="preserve">. </w:t>
      </w:r>
      <w:proofErr w:type="gramStart"/>
      <w:r w:rsidRPr="00B00A38">
        <w:t>Thus</w:t>
      </w:r>
      <w:proofErr w:type="gramEnd"/>
      <w:r w:rsidRPr="00B00A38">
        <w:t xml:space="preserve">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0FEBA9B" w:rsidR="005944BD" w:rsidRPr="00B00A38" w:rsidRDefault="005944BD" w:rsidP="00167DB7">
      <w:pPr>
        <w:rPr>
          <w:i/>
        </w:rPr>
      </w:pPr>
      <w:r w:rsidRPr="00B00A38">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0D595B02" w14:textId="4BA6327B" w:rsidR="00D164ED" w:rsidRPr="00B00A38" w:rsidRDefault="00D164ED" w:rsidP="00167DB7">
      <w:pPr>
        <w:rPr>
          <w:i/>
        </w:rPr>
      </w:pPr>
      <w:r w:rsidRPr="00B00A38">
        <w:rPr>
          <w:i/>
        </w:rPr>
        <w:t xml:space="preserve">Source for </w:t>
      </w:r>
      <w:proofErr w:type="spellStart"/>
      <w:r w:rsidRPr="00B00A38">
        <w:rPr>
          <w:i/>
        </w:rPr>
        <w:t>WebSequence</w:t>
      </w:r>
      <w:proofErr w:type="spellEnd"/>
      <w:r w:rsidRPr="00B00A38">
        <w:rPr>
          <w:i/>
        </w:rPr>
        <w:t xml:space="preserv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 xml:space="preserve">participant </w:t>
      </w:r>
      <w:proofErr w:type="spellStart"/>
      <w:r w:rsidRPr="00B00A38">
        <w:rPr>
          <w:rStyle w:val="XMLname"/>
        </w:rPr>
        <w:t>PatientDir</w:t>
      </w:r>
      <w:proofErr w:type="spellEnd"/>
    </w:p>
    <w:p w14:paraId="26267EDD" w14:textId="77777777" w:rsidR="005944BD" w:rsidRPr="00B00A38" w:rsidRDefault="005944BD" w:rsidP="005944BD">
      <w:pPr>
        <w:rPr>
          <w:rStyle w:val="XMLname"/>
        </w:rPr>
      </w:pPr>
      <w:r w:rsidRPr="00B00A38">
        <w:rPr>
          <w:rStyle w:val="XMLname"/>
        </w:rPr>
        <w:t xml:space="preserve">participant </w:t>
      </w:r>
      <w:proofErr w:type="spellStart"/>
      <w:r w:rsidRPr="00B00A38">
        <w:rPr>
          <w:rStyle w:val="XMLname"/>
        </w:rPr>
        <w:t>ConsentMgr</w:t>
      </w:r>
      <w:proofErr w:type="spellEnd"/>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lastRenderedPageBreak/>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w:t>
      </w:r>
      <w:proofErr w:type="spellStart"/>
      <w:r w:rsidRPr="00B00A38">
        <w:rPr>
          <w:rStyle w:val="XMLname"/>
        </w:rPr>
        <w:t>PatientDir</w:t>
      </w:r>
      <w:proofErr w:type="spellEnd"/>
      <w:r w:rsidRPr="00B00A38">
        <w:rPr>
          <w:rStyle w:val="XMLname"/>
        </w:rPr>
        <w:t>: update Patient Identity</w:t>
      </w:r>
    </w:p>
    <w:p w14:paraId="1439C91A"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w:t>
      </w:r>
      <w:proofErr w:type="spellStart"/>
      <w:r w:rsidRPr="00B00A38">
        <w:rPr>
          <w:rStyle w:val="XMLname"/>
        </w:rPr>
        <w:t>PatientDir</w:t>
      </w:r>
      <w:proofErr w:type="spellEnd"/>
      <w:r w:rsidRPr="00B00A38">
        <w:rPr>
          <w:rStyle w:val="XMLname"/>
        </w:rPr>
        <w:t>: cross-reference to Patient Master Identity</w:t>
      </w:r>
    </w:p>
    <w:p w14:paraId="07E4B694" w14:textId="7751454D"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w:t>
      </w:r>
      <w:proofErr w:type="spellStart"/>
      <w:r w:rsidRPr="00B00A38">
        <w:rPr>
          <w:rStyle w:val="XMLname"/>
        </w:rPr>
        <w:t>PatientDir</w:t>
      </w:r>
      <w:proofErr w:type="spellEnd"/>
      <w:r w:rsidRPr="00B00A38">
        <w:rPr>
          <w:rStyle w:val="XMLname"/>
        </w:rPr>
        <w:t>: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 xml:space="preserve"> likely inte</w:t>
      </w:r>
      <w:r w:rsidR="00711AA5" w:rsidRPr="00B00A38">
        <w:rPr>
          <w:rStyle w:val="XMLname"/>
        </w:rPr>
        <w:t>r</w:t>
      </w:r>
      <w:r w:rsidRPr="00B00A38">
        <w:rPr>
          <w:rStyle w:val="XMLname"/>
        </w:rPr>
        <w:t xml:space="preserve">nal to </w:t>
      </w:r>
      <w:proofErr w:type="spellStart"/>
      <w:r w:rsidRPr="00B00A38">
        <w:rPr>
          <w:rStyle w:val="XMLname"/>
        </w:rPr>
        <w:t>ConsentMgr</w:t>
      </w:r>
      <w:proofErr w:type="spellEnd"/>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w:t>
      </w:r>
      <w:proofErr w:type="spellStart"/>
      <w:r w:rsidRPr="00B00A38">
        <w:rPr>
          <w:rStyle w:val="XMLname"/>
        </w:rPr>
        <w:t>ConsentMgr</w:t>
      </w:r>
      <w:proofErr w:type="spellEnd"/>
      <w:r w:rsidRPr="00B00A38">
        <w:rPr>
          <w:rStyle w:val="XMLname"/>
        </w:rPr>
        <w:t>: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w:t>
      </w:r>
      <w:proofErr w:type="spellStart"/>
      <w:r w:rsidRPr="00B00A38">
        <w:rPr>
          <w:rStyle w:val="XMLname"/>
        </w:rPr>
        <w:t>PatientDir</w:t>
      </w:r>
      <w:proofErr w:type="spellEnd"/>
      <w:r w:rsidRPr="00B00A38">
        <w:rPr>
          <w:rStyle w:val="XMLname"/>
        </w:rPr>
        <w:t>: update Patient Identity (</w:t>
      </w:r>
      <w:proofErr w:type="spellStart"/>
      <w:r w:rsidRPr="00B00A38">
        <w:rPr>
          <w:rStyle w:val="XMLname"/>
        </w:rPr>
        <w:t>PatientDir</w:t>
      </w:r>
      <w:proofErr w:type="spellEnd"/>
      <w:r w:rsidRPr="00B00A38">
        <w:rPr>
          <w:rStyle w:val="XMLname"/>
        </w:rPr>
        <w:t xml:space="preserve"> feed)</w:t>
      </w:r>
    </w:p>
    <w:p w14:paraId="23E2B7D1"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w:t>
      </w:r>
      <w:proofErr w:type="spellStart"/>
      <w:r w:rsidRPr="00B00A38">
        <w:rPr>
          <w:rStyle w:val="XMLname"/>
        </w:rPr>
        <w:t>PatientDir</w:t>
      </w:r>
      <w:proofErr w:type="spellEnd"/>
      <w:r w:rsidRPr="00B00A38">
        <w:rPr>
          <w:rStyle w:val="XMLname"/>
        </w:rPr>
        <w:t>: cross-reference to Patient Master Identity</w:t>
      </w:r>
    </w:p>
    <w:p w14:paraId="4BB29EC0"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-&gt;Registry: feed update Patient Master Identity</w:t>
      </w:r>
    </w:p>
    <w:p w14:paraId="1E8103B8" w14:textId="77777777" w:rsidR="005944BD" w:rsidRPr="00B00A38" w:rsidRDefault="005944BD" w:rsidP="005944BD">
      <w:pPr>
        <w:rPr>
          <w:rStyle w:val="XMLname"/>
        </w:rPr>
      </w:pPr>
      <w:r w:rsidRPr="00B00A38">
        <w:rPr>
          <w:rStyle w:val="XMLname"/>
        </w:rPr>
        <w:t>Consumer-&gt;</w:t>
      </w:r>
      <w:proofErr w:type="spellStart"/>
      <w:r w:rsidRPr="00B00A38">
        <w:rPr>
          <w:rStyle w:val="XMLname"/>
        </w:rPr>
        <w:t>PatientDir</w:t>
      </w:r>
      <w:proofErr w:type="spellEnd"/>
      <w:r w:rsidRPr="00B00A38">
        <w:rPr>
          <w:rStyle w:val="XMLname"/>
        </w:rPr>
        <w:t>: discover Patient Master Identity (PDQ query)</w:t>
      </w:r>
    </w:p>
    <w:p w14:paraId="567866C2" w14:textId="77777777" w:rsidR="005944BD" w:rsidRPr="00B00A38" w:rsidRDefault="005944BD" w:rsidP="005944BD">
      <w:pPr>
        <w:rPr>
          <w:rStyle w:val="XMLname"/>
        </w:rPr>
      </w:pPr>
      <w:r w:rsidRPr="00B00A38">
        <w:rPr>
          <w:rStyle w:val="XMLname"/>
        </w:rPr>
        <w:t>Consumer-&gt;+</w:t>
      </w:r>
      <w:proofErr w:type="spellStart"/>
      <w:r w:rsidRPr="00B00A38">
        <w:rPr>
          <w:rStyle w:val="XMLname"/>
        </w:rPr>
        <w:t>ConsentMgr</w:t>
      </w:r>
      <w:proofErr w:type="spellEnd"/>
      <w:r w:rsidRPr="00B00A38">
        <w:rPr>
          <w:rStyle w:val="XMLname"/>
        </w:rPr>
        <w:t>: get authorization token</w:t>
      </w:r>
    </w:p>
    <w:p w14:paraId="640B142A" w14:textId="77777777"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-&gt;</w:t>
      </w:r>
      <w:proofErr w:type="spellStart"/>
      <w:r w:rsidRPr="00B00A38">
        <w:rPr>
          <w:rStyle w:val="XMLname"/>
        </w:rPr>
        <w:t>ConsentMgr</w:t>
      </w:r>
      <w:proofErr w:type="spellEnd"/>
      <w:r w:rsidRPr="00B00A38">
        <w:rPr>
          <w:rStyle w:val="XMLname"/>
        </w:rPr>
        <w:t>: lookup state of Consent for this patient</w:t>
      </w:r>
    </w:p>
    <w:p w14:paraId="18117A7C" w14:textId="77777777"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-&gt;-Consumer: provide token permitting access</w:t>
      </w:r>
    </w:p>
    <w:p w14:paraId="719497BF" w14:textId="77777777" w:rsidR="005944BD" w:rsidRPr="00B00A38" w:rsidRDefault="005944BD" w:rsidP="005944BD">
      <w:pPr>
        <w:rPr>
          <w:rStyle w:val="XMLname"/>
        </w:rPr>
      </w:pPr>
      <w:r w:rsidRPr="00B00A38">
        <w:rPr>
          <w:rStyle w:val="XMLname"/>
        </w:rPr>
        <w:t>Consumer-&gt;+Registry: using token discovery Entry(s) (MHD query)</w:t>
      </w:r>
    </w:p>
    <w:p w14:paraId="6C8E7D22" w14:textId="77777777" w:rsidR="005944BD" w:rsidRPr="00B00A38" w:rsidRDefault="005944BD" w:rsidP="005944BD">
      <w:pPr>
        <w:rPr>
          <w:rStyle w:val="XMLname"/>
        </w:rPr>
      </w:pPr>
      <w:r w:rsidRPr="00B00A38">
        <w:rPr>
          <w:rStyle w:val="XMLname"/>
        </w:rPr>
        <w:lastRenderedPageBreak/>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36AC6DE1" w:rsidR="000B152D" w:rsidRPr="00B00A38" w:rsidRDefault="000B152D" w:rsidP="00B51436">
      <w:pPr>
        <w:pStyle w:val="Heading3"/>
        <w:numPr>
          <w:ilvl w:val="0"/>
          <w:numId w:val="0"/>
        </w:numPr>
        <w:rPr>
          <w:rStyle w:val="XMLname"/>
          <w:rFonts w:ascii="Arial" w:hAnsi="Arial" w:cs="Times New Roman"/>
          <w:b w:val="0"/>
          <w:noProof w:val="0"/>
          <w:kern w:val="0"/>
          <w:sz w:val="24"/>
        </w:rPr>
      </w:pPr>
      <w:del w:id="663" w:author="John Moehrke" w:date="2020-05-04T11:15:00Z">
        <w:r w:rsidRPr="00B00A38" w:rsidDel="001F7C10">
          <w:rPr>
            <w:rStyle w:val="XMLname"/>
            <w:rFonts w:ascii="Arial" w:hAnsi="Arial" w:cs="Times New Roman"/>
            <w:noProof w:val="0"/>
            <w:sz w:val="24"/>
          </w:rPr>
          <w:delText>X.</w:delText>
        </w:r>
      </w:del>
      <w:bookmarkStart w:id="664" w:name="_Toc39483581"/>
      <w:ins w:id="665" w:author="John Moehrke" w:date="2020-05-04T11:15:00Z">
        <w:r w:rsidR="001F7C10">
          <w:rPr>
            <w:rStyle w:val="XMLname"/>
            <w:rFonts w:ascii="Arial" w:hAnsi="Arial" w:cs="Times New Roman"/>
            <w:noProof w:val="0"/>
            <w:sz w:val="24"/>
          </w:rPr>
          <w:t>50.</w:t>
        </w:r>
      </w:ins>
      <w:r w:rsidRPr="00B00A38">
        <w:rPr>
          <w:rStyle w:val="XMLname"/>
          <w:rFonts w:ascii="Arial" w:hAnsi="Arial" w:cs="Times New Roman"/>
          <w:noProof w:val="0"/>
          <w:sz w:val="24"/>
        </w:rPr>
        <w:t>6.2 Typical Client System Designs</w:t>
      </w:r>
      <w:bookmarkEnd w:id="664"/>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41" w:anchor="GenIntro" w:history="1">
        <w:r w:rsidRPr="00B00A38">
          <w:rPr>
            <w:rStyle w:val="Hyperlink"/>
          </w:rPr>
          <w:t>see Appendix F</w:t>
        </w:r>
      </w:hyperlink>
      <w:r w:rsidRPr="00B00A38">
        <w:rPr>
          <w:rStyle w:val="Hyperlink"/>
        </w:rPr>
        <w:t>)</w:t>
      </w:r>
      <w:r w:rsidRPr="00B00A38">
        <w:t>.</w:t>
      </w:r>
    </w:p>
    <w:p w14:paraId="6C0FFB27" w14:textId="19F28AB1" w:rsidR="000B152D" w:rsidRPr="00B00A38" w:rsidRDefault="000B152D" w:rsidP="000B152D">
      <w:pPr>
        <w:pStyle w:val="Heading4"/>
        <w:rPr>
          <w:noProof w:val="0"/>
        </w:rPr>
      </w:pPr>
      <w:del w:id="666" w:author="John Moehrke" w:date="2020-05-04T11:15:00Z">
        <w:r w:rsidRPr="00B00A38" w:rsidDel="001F7C10">
          <w:rPr>
            <w:noProof w:val="0"/>
          </w:rPr>
          <w:delText>X.</w:delText>
        </w:r>
      </w:del>
      <w:bookmarkStart w:id="667" w:name="_Toc39483582"/>
      <w:ins w:id="668" w:author="John Moehrke" w:date="2020-05-04T11:15:00Z">
        <w:r w:rsidR="001F7C10">
          <w:rPr>
            <w:noProof w:val="0"/>
          </w:rPr>
          <w:t>50.</w:t>
        </w:r>
      </w:ins>
      <w:r w:rsidRPr="00B00A38">
        <w:rPr>
          <w:noProof w:val="0"/>
        </w:rPr>
        <w:t xml:space="preserve">6.2.1 </w:t>
      </w:r>
      <w:r w:rsidR="003D7A49" w:rsidRPr="00B00A38">
        <w:rPr>
          <w:noProof w:val="0"/>
        </w:rPr>
        <w:t>System that publishes documents</w:t>
      </w:r>
      <w:r w:rsidRPr="00B00A38">
        <w:rPr>
          <w:noProof w:val="0"/>
        </w:rPr>
        <w:t xml:space="preserve"> System Design</w:t>
      </w:r>
      <w:bookmarkEnd w:id="667"/>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lastRenderedPageBreak/>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AF4309C" w:rsidR="000B152D" w:rsidRPr="00B00A38" w:rsidRDefault="000B152D" w:rsidP="000B152D">
      <w:pPr>
        <w:pStyle w:val="Heading4"/>
        <w:rPr>
          <w:noProof w:val="0"/>
        </w:rPr>
      </w:pPr>
      <w:del w:id="669" w:author="John Moehrke" w:date="2020-05-04T11:15:00Z">
        <w:r w:rsidRPr="00B00A38" w:rsidDel="001F7C10">
          <w:rPr>
            <w:noProof w:val="0"/>
          </w:rPr>
          <w:delText>X.</w:delText>
        </w:r>
      </w:del>
      <w:bookmarkStart w:id="670" w:name="_Toc39483583"/>
      <w:ins w:id="671" w:author="John Moehrke" w:date="2020-05-04T11:15:00Z">
        <w:r w:rsidR="001F7C10">
          <w:rPr>
            <w:noProof w:val="0"/>
          </w:rPr>
          <w:t>50.</w:t>
        </w:r>
      </w:ins>
      <w:r w:rsidRPr="00B00A38">
        <w:rPr>
          <w:noProof w:val="0"/>
        </w:rPr>
        <w:t xml:space="preserve">6.2.2 </w:t>
      </w:r>
      <w:r w:rsidR="003D7A49" w:rsidRPr="00B00A38">
        <w:rPr>
          <w:noProof w:val="0"/>
        </w:rPr>
        <w:t>System that consumes documents</w:t>
      </w:r>
      <w:r w:rsidRPr="00B00A38">
        <w:rPr>
          <w:noProof w:val="0"/>
        </w:rPr>
        <w:t xml:space="preserve"> System Design</w:t>
      </w:r>
      <w:bookmarkEnd w:id="670"/>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24A38A1F" w:rsidR="000B152D" w:rsidRPr="00B00A38" w:rsidRDefault="000B152D" w:rsidP="000B152D">
      <w:pPr>
        <w:pStyle w:val="Heading4"/>
        <w:rPr>
          <w:noProof w:val="0"/>
        </w:rPr>
      </w:pPr>
      <w:del w:id="672" w:author="John Moehrke" w:date="2020-05-04T11:15:00Z">
        <w:r w:rsidRPr="00B00A38" w:rsidDel="001F7C10">
          <w:rPr>
            <w:noProof w:val="0"/>
          </w:rPr>
          <w:delText>X.</w:delText>
        </w:r>
      </w:del>
      <w:bookmarkStart w:id="673" w:name="_Toc39483584"/>
      <w:ins w:id="674" w:author="John Moehrke" w:date="2020-05-04T11:15:00Z">
        <w:r w:rsidR="001F7C10">
          <w:rPr>
            <w:noProof w:val="0"/>
          </w:rPr>
          <w:t>50.</w:t>
        </w:r>
      </w:ins>
      <w:r w:rsidRPr="00B00A38">
        <w:rPr>
          <w:noProof w:val="0"/>
        </w:rPr>
        <w:t xml:space="preserve">6.2.3 </w:t>
      </w:r>
      <w:r w:rsidR="003D7A49" w:rsidRPr="00B00A38">
        <w:rPr>
          <w:noProof w:val="0"/>
        </w:rPr>
        <w:t>System that consumes clinical data elements</w:t>
      </w:r>
      <w:r w:rsidRPr="00B00A38">
        <w:rPr>
          <w:noProof w:val="0"/>
        </w:rPr>
        <w:t xml:space="preserve"> Systems Design</w:t>
      </w:r>
      <w:bookmarkEnd w:id="673"/>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lastRenderedPageBreak/>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4381F8E8" w:rsidR="000B152D" w:rsidRPr="00B00A38" w:rsidRDefault="003D7A49" w:rsidP="003D7A49">
      <w:pPr>
        <w:pStyle w:val="Heading4"/>
        <w:rPr>
          <w:noProof w:val="0"/>
        </w:rPr>
      </w:pPr>
      <w:del w:id="675" w:author="John Moehrke" w:date="2020-05-04T11:15:00Z">
        <w:r w:rsidRPr="00B00A38" w:rsidDel="001F7C10">
          <w:rPr>
            <w:noProof w:val="0"/>
          </w:rPr>
          <w:delText>X.</w:delText>
        </w:r>
      </w:del>
      <w:bookmarkStart w:id="676" w:name="_Toc39483585"/>
      <w:ins w:id="677" w:author="John Moehrke" w:date="2020-05-04T11:15:00Z">
        <w:r w:rsidR="001F7C10">
          <w:rPr>
            <w:noProof w:val="0"/>
          </w:rPr>
          <w:t>50.</w:t>
        </w:r>
      </w:ins>
      <w:r w:rsidRPr="00B00A38">
        <w:rPr>
          <w:noProof w:val="0"/>
        </w:rPr>
        <w:t>6.2.4 Central Infrastructure as a single system</w:t>
      </w:r>
      <w:bookmarkEnd w:id="676"/>
    </w:p>
    <w:p w14:paraId="04F63C69" w14:textId="466463FB" w:rsidR="004B7FEA" w:rsidRPr="00B00A38" w:rsidRDefault="009163C5" w:rsidP="00AF7E1E">
      <w:pPr>
        <w:pStyle w:val="BodyText"/>
      </w:pPr>
      <w:r w:rsidRPr="00B00A38">
        <w:t xml:space="preserve">This is a system that contains </w:t>
      </w:r>
      <w:proofErr w:type="gramStart"/>
      <w:r w:rsidRPr="00B00A38">
        <w:t>all of</w:t>
      </w:r>
      <w:proofErr w:type="gramEnd"/>
      <w:r w:rsidRPr="00B00A38">
        <w:t xml:space="preserve">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proofErr w:type="spellStart"/>
            <w:r w:rsidRPr="00B00A38">
              <w:t>UnContained</w:t>
            </w:r>
            <w:proofErr w:type="spellEnd"/>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lastRenderedPageBreak/>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5B3FC5" w:rsidRPr="00B00A38" w14:paraId="48F758FC" w14:textId="77777777" w:rsidTr="0026298B">
        <w:tc>
          <w:tcPr>
            <w:tcW w:w="1594" w:type="dxa"/>
            <w:vMerge w:val="restart"/>
          </w:tcPr>
          <w:p w14:paraId="48C15A29" w14:textId="47BF0A72" w:rsidR="005B3FC5" w:rsidRPr="00B00A38" w:rsidRDefault="005B3FC5" w:rsidP="00A15C2E">
            <w:pPr>
              <w:pStyle w:val="BodyText"/>
            </w:pPr>
            <w:r w:rsidRPr="00B00A38">
              <w:t>SV</w:t>
            </w:r>
            <w:ins w:id="678" w:author="John Moehrke" w:date="2020-05-03T20:02:00Z">
              <w:r>
                <w:t>C</w:t>
              </w:r>
            </w:ins>
            <w:del w:id="679" w:author="John Moehrke" w:date="2020-05-03T20:02:00Z">
              <w:r w:rsidRPr="00B00A38" w:rsidDel="005B3FC5">
                <w:delText>S</w:delText>
              </w:r>
            </w:del>
            <w:r w:rsidRPr="00B00A38">
              <w:t>M</w:t>
            </w:r>
          </w:p>
        </w:tc>
        <w:tc>
          <w:tcPr>
            <w:tcW w:w="3127" w:type="dxa"/>
          </w:tcPr>
          <w:p w14:paraId="3CACB322" w14:textId="53D396E0" w:rsidR="005B3FC5" w:rsidRPr="00B00A38" w:rsidRDefault="005B3FC5" w:rsidP="00A15C2E">
            <w:pPr>
              <w:pStyle w:val="BodyText"/>
            </w:pPr>
            <w:r w:rsidRPr="00B00A38">
              <w:t>Terminology Consumer</w:t>
            </w:r>
          </w:p>
        </w:tc>
        <w:tc>
          <w:tcPr>
            <w:tcW w:w="4629" w:type="dxa"/>
          </w:tcPr>
          <w:p w14:paraId="4860E9D5" w14:textId="77777777" w:rsidR="005B3FC5" w:rsidRPr="00B00A38" w:rsidRDefault="005B3FC5" w:rsidP="00A15C2E">
            <w:pPr>
              <w:pStyle w:val="BodyText"/>
            </w:pPr>
          </w:p>
        </w:tc>
      </w:tr>
      <w:tr w:rsidR="005B3FC5" w:rsidRPr="00B00A38" w14:paraId="5A14D5AA" w14:textId="77777777" w:rsidTr="0026298B">
        <w:trPr>
          <w:ins w:id="680" w:author="John Moehrke" w:date="2020-05-03T20:01:00Z"/>
        </w:trPr>
        <w:tc>
          <w:tcPr>
            <w:tcW w:w="1594" w:type="dxa"/>
            <w:vMerge/>
          </w:tcPr>
          <w:p w14:paraId="4FEC3494" w14:textId="77777777" w:rsidR="005B3FC5" w:rsidRPr="00B00A38" w:rsidRDefault="005B3FC5" w:rsidP="00A15C2E">
            <w:pPr>
              <w:pStyle w:val="BodyText"/>
              <w:rPr>
                <w:ins w:id="681" w:author="John Moehrke" w:date="2020-05-03T20:01:00Z"/>
              </w:rPr>
            </w:pPr>
          </w:p>
        </w:tc>
        <w:tc>
          <w:tcPr>
            <w:tcW w:w="3127" w:type="dxa"/>
          </w:tcPr>
          <w:p w14:paraId="33A9EADB" w14:textId="4276FA78" w:rsidR="005B3FC5" w:rsidRPr="00B00A38" w:rsidRDefault="005B3FC5" w:rsidP="00A15C2E">
            <w:pPr>
              <w:pStyle w:val="BodyText"/>
              <w:rPr>
                <w:ins w:id="682" w:author="John Moehrke" w:date="2020-05-03T20:01:00Z"/>
              </w:rPr>
            </w:pPr>
            <w:ins w:id="683" w:author="John Moehrke" w:date="2020-05-03T20:02:00Z">
              <w:r>
                <w:t xml:space="preserve">Terminology </w:t>
              </w:r>
            </w:ins>
            <w:ins w:id="684" w:author="John Moehrke" w:date="2020-05-03T20:03:00Z">
              <w:r>
                <w:t>Repository</w:t>
              </w:r>
            </w:ins>
          </w:p>
        </w:tc>
        <w:tc>
          <w:tcPr>
            <w:tcW w:w="4629" w:type="dxa"/>
          </w:tcPr>
          <w:p w14:paraId="18A3AC47" w14:textId="77777777" w:rsidR="005B3FC5" w:rsidRPr="00B00A38" w:rsidRDefault="005B3FC5" w:rsidP="00A15C2E">
            <w:pPr>
              <w:pStyle w:val="BodyText"/>
              <w:rPr>
                <w:ins w:id="685" w:author="John Moehrke" w:date="2020-05-03T20:01:00Z"/>
              </w:rPr>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rsidDel="005B3FC5" w14:paraId="6D7DAC3C" w14:textId="39EC6E29" w:rsidTr="0026298B">
        <w:trPr>
          <w:del w:id="686" w:author="John Moehrke" w:date="2020-05-03T20:02:00Z"/>
        </w:trPr>
        <w:tc>
          <w:tcPr>
            <w:tcW w:w="1594" w:type="dxa"/>
          </w:tcPr>
          <w:p w14:paraId="4035E3F6" w14:textId="5B003B46" w:rsidR="00AF7E1E" w:rsidRPr="00B00A38" w:rsidDel="005B3FC5" w:rsidRDefault="00AF7E1E" w:rsidP="00A15C2E">
            <w:pPr>
              <w:pStyle w:val="BodyText"/>
              <w:rPr>
                <w:del w:id="687" w:author="John Moehrke" w:date="2020-05-03T20:02:00Z"/>
              </w:rPr>
            </w:pPr>
            <w:del w:id="688" w:author="John Moehrke" w:date="2020-05-03T20:02:00Z">
              <w:r w:rsidRPr="00B00A38" w:rsidDel="005B3FC5">
                <w:delText>SVCM</w:delText>
              </w:r>
            </w:del>
          </w:p>
        </w:tc>
        <w:tc>
          <w:tcPr>
            <w:tcW w:w="3127" w:type="dxa"/>
          </w:tcPr>
          <w:p w14:paraId="6E773339" w14:textId="0B711F92" w:rsidR="00AF7E1E" w:rsidRPr="00B00A38" w:rsidDel="005B3FC5" w:rsidRDefault="00096159" w:rsidP="00A15C2E">
            <w:pPr>
              <w:pStyle w:val="BodyText"/>
              <w:rPr>
                <w:del w:id="689" w:author="John Moehrke" w:date="2020-05-03T20:02:00Z"/>
              </w:rPr>
            </w:pPr>
            <w:del w:id="690" w:author="John Moehrke" w:date="2020-05-03T20:02:00Z">
              <w:r w:rsidRPr="00B00A38" w:rsidDel="005B3FC5">
                <w:delText xml:space="preserve">Terminology </w:delText>
              </w:r>
              <w:r w:rsidR="00AF7E1E" w:rsidRPr="00B00A38" w:rsidDel="005B3FC5">
                <w:delText>Consumer</w:delText>
              </w:r>
            </w:del>
          </w:p>
        </w:tc>
        <w:tc>
          <w:tcPr>
            <w:tcW w:w="4629" w:type="dxa"/>
          </w:tcPr>
          <w:p w14:paraId="6DF51042" w14:textId="0DD4DB44" w:rsidR="00AF7E1E" w:rsidRPr="00B00A38" w:rsidDel="005B3FC5" w:rsidRDefault="00AF7E1E" w:rsidP="00A15C2E">
            <w:pPr>
              <w:pStyle w:val="BodyText"/>
              <w:rPr>
                <w:del w:id="691" w:author="John Moehrke" w:date="2020-05-03T20:02:00Z"/>
              </w:rPr>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4C68864F" w:rsidR="00B56A27" w:rsidRPr="00B00A38" w:rsidRDefault="00B56A27" w:rsidP="00B56A27">
      <w:pPr>
        <w:pStyle w:val="Heading2"/>
        <w:numPr>
          <w:ilvl w:val="0"/>
          <w:numId w:val="0"/>
        </w:numPr>
        <w:rPr>
          <w:noProof w:val="0"/>
        </w:rPr>
      </w:pPr>
      <w:del w:id="692" w:author="John Moehrke" w:date="2020-05-04T11:15:00Z">
        <w:r w:rsidRPr="00B00A38" w:rsidDel="001F7C10">
          <w:rPr>
            <w:noProof w:val="0"/>
          </w:rPr>
          <w:lastRenderedPageBreak/>
          <w:delText>X.</w:delText>
        </w:r>
      </w:del>
      <w:bookmarkStart w:id="693" w:name="_Toc39483586"/>
      <w:ins w:id="694" w:author="John Moehrke" w:date="2020-05-04T11:15:00Z">
        <w:r w:rsidR="001F7C10">
          <w:rPr>
            <w:noProof w:val="0"/>
          </w:rPr>
          <w:t>50.</w:t>
        </w:r>
      </w:ins>
      <w:r w:rsidRPr="00B00A38">
        <w:rPr>
          <w:noProof w:val="0"/>
        </w:rPr>
        <w:t>7 MHDS Background</w:t>
      </w:r>
      <w:bookmarkEnd w:id="693"/>
    </w:p>
    <w:p w14:paraId="736A29F3" w14:textId="77777777" w:rsidR="00B56A27" w:rsidRPr="00B00A38" w:rsidRDefault="00B56A27" w:rsidP="00B56A27">
      <w:pPr>
        <w:pStyle w:val="BodyText"/>
      </w:pPr>
      <w:r w:rsidRPr="00B00A38">
        <w:t xml:space="preserve">This section is adapted from the IHE Whitepaper </w:t>
      </w:r>
      <w:hyperlink r:id="rId42"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00A38">
        <w:t>particular community</w:t>
      </w:r>
      <w:proofErr w:type="gramEnd"/>
      <w:r w:rsidRPr="00B00A38">
        <w:t>.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43"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4" w:history="1">
        <w:r w:rsidRPr="00B00A38">
          <w:rPr>
            <w:rStyle w:val="Hyperlink"/>
          </w:rPr>
          <w:t>Document Sharing Metadata Handbook</w:t>
        </w:r>
      </w:hyperlink>
      <w:r w:rsidRPr="00B00A38">
        <w:rPr>
          <w:rFonts w:cs="Arial"/>
        </w:rPr>
        <w:t xml:space="preserve">”, provides guidance on developing policy and vocabulary </w:t>
      </w:r>
      <w:proofErr w:type="spellStart"/>
      <w:r w:rsidRPr="00B00A38">
        <w:rPr>
          <w:rFonts w:cs="Arial"/>
        </w:rPr>
        <w:t>valuesets</w:t>
      </w:r>
      <w:proofErr w:type="spellEnd"/>
      <w:r w:rsidRPr="00B00A38">
        <w:rPr>
          <w:rFonts w:cs="Arial"/>
        </w:rPr>
        <w:t xml:space="preserve"> for use within the community. For application of Document Sharing for </w:t>
      </w:r>
      <w:proofErr w:type="gramStart"/>
      <w:r w:rsidRPr="00B00A38">
        <w:rPr>
          <w:rFonts w:cs="Arial"/>
        </w:rPr>
        <w:t>particular clinical</w:t>
      </w:r>
      <w:proofErr w:type="gramEnd"/>
      <w:r w:rsidRPr="00B00A38">
        <w:rPr>
          <w:rFonts w:cs="Arial"/>
        </w:rPr>
        <w:t xml:space="preserve">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F21D25A" w:rsidR="00B56A27" w:rsidRPr="00B00A38" w:rsidRDefault="00B56A27" w:rsidP="00B56A27">
      <w:pPr>
        <w:pStyle w:val="Heading3"/>
        <w:numPr>
          <w:ilvl w:val="0"/>
          <w:numId w:val="0"/>
        </w:numPr>
        <w:rPr>
          <w:bCs/>
          <w:noProof w:val="0"/>
        </w:rPr>
      </w:pPr>
      <w:del w:id="695" w:author="John Moehrke" w:date="2020-05-04T11:15:00Z">
        <w:r w:rsidRPr="00B00A38" w:rsidDel="001F7C10">
          <w:rPr>
            <w:bCs/>
            <w:noProof w:val="0"/>
          </w:rPr>
          <w:delText>X.</w:delText>
        </w:r>
      </w:del>
      <w:bookmarkStart w:id="696" w:name="_Toc39483587"/>
      <w:ins w:id="697" w:author="John Moehrke" w:date="2020-05-04T11:15:00Z">
        <w:r w:rsidR="001F7C10">
          <w:rPr>
            <w:bCs/>
            <w:noProof w:val="0"/>
          </w:rPr>
          <w:t>50.</w:t>
        </w:r>
      </w:ins>
      <w:r w:rsidRPr="00B00A38">
        <w:rPr>
          <w:bCs/>
          <w:noProof w:val="0"/>
        </w:rPr>
        <w:t>7.1 Overview</w:t>
      </w:r>
      <w:bookmarkEnd w:id="696"/>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00A38">
        <w:t>a number of</w:t>
      </w:r>
      <w:proofErr w:type="gramEnd"/>
      <w:r w:rsidRPr="00B00A38">
        <w:t xml:space="preserve"> different aspects. </w:t>
      </w:r>
    </w:p>
    <w:p w14:paraId="017B386A" w14:textId="77777777" w:rsidR="00B56A27" w:rsidRPr="00B00A38" w:rsidRDefault="00B56A27" w:rsidP="00B56A27">
      <w:pPr>
        <w:pStyle w:val="BodyText"/>
      </w:pPr>
      <w:r w:rsidRPr="00B00A38">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w:t>
      </w:r>
      <w:proofErr w:type="spellStart"/>
      <w:r w:rsidRPr="00B00A38">
        <w:t>adhoc</w:t>
      </w:r>
      <w:proofErr w:type="spellEnd"/>
      <w:r w:rsidRPr="00B00A38">
        <w:t xml:space="preserve"> arrangement to push documents from one organization to another. National and sub-national jurisdictions have significant effects on the organization and operations of a community. </w:t>
      </w:r>
    </w:p>
    <w:p w14:paraId="3D2AE258" w14:textId="0807EFAA"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w:t>
      </w:r>
      <w:ins w:id="698" w:author="John Moehrke" w:date="2020-05-03T19:58:00Z">
        <w:r w:rsidR="005B3FC5">
          <w:t xml:space="preserve">better </w:t>
        </w:r>
      </w:ins>
      <w:del w:id="699" w:author="John Moehrke" w:date="2020-05-03T19:59:00Z">
        <w:r w:rsidRPr="00B00A38" w:rsidDel="005B3FC5">
          <w:delText xml:space="preserve">more informed </w:delText>
        </w:r>
      </w:del>
      <w:r w:rsidRPr="00B00A38">
        <w:t xml:space="preserve">decisions </w:t>
      </w:r>
      <w:ins w:id="700" w:author="John Moehrke" w:date="2020-05-03T19:59:00Z">
        <w:r w:rsidR="005B3FC5">
          <w:t>by being more informed about the longitudinal health history</w:t>
        </w:r>
      </w:ins>
      <w:del w:id="701" w:author="John Moehrke" w:date="2020-05-03T19:59:00Z">
        <w:r w:rsidRPr="00B00A38" w:rsidDel="005B3FC5">
          <w:delText>about the care that they provide</w:delText>
        </w:r>
      </w:del>
      <w:r w:rsidRPr="00B00A38">
        <w:t xml:space="preserve">. This </w:t>
      </w:r>
      <w:proofErr w:type="gramStart"/>
      <w:r w:rsidRPr="00B00A38">
        <w:t>ultimate goal</w:t>
      </w:r>
      <w:proofErr w:type="gramEnd"/>
      <w:r w:rsidRPr="00B00A38">
        <w:t xml:space="preserve">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w:t>
      </w:r>
      <w:proofErr w:type="gramStart"/>
      <w:r w:rsidRPr="00B00A38">
        <w:rPr>
          <w:rFonts w:cs="Arial"/>
        </w:rPr>
        <w:t>more simple</w:t>
      </w:r>
      <w:proofErr w:type="gramEnd"/>
      <w:r w:rsidRPr="00B00A38">
        <w:rPr>
          <w:rFonts w:cs="Arial"/>
        </w:rPr>
        <w:t xml:space="preserv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61DC66B5" w:rsidR="00B56A27" w:rsidRPr="00B00A38" w:rsidRDefault="00B56A27" w:rsidP="00B56A27">
      <w:pPr>
        <w:pStyle w:val="Heading3"/>
        <w:numPr>
          <w:ilvl w:val="0"/>
          <w:numId w:val="0"/>
        </w:numPr>
        <w:rPr>
          <w:noProof w:val="0"/>
        </w:rPr>
      </w:pPr>
      <w:del w:id="702" w:author="John Moehrke" w:date="2020-05-04T11:15:00Z">
        <w:r w:rsidRPr="00B00A38" w:rsidDel="001F7C10">
          <w:rPr>
            <w:bCs/>
            <w:noProof w:val="0"/>
          </w:rPr>
          <w:lastRenderedPageBreak/>
          <w:delText>X.</w:delText>
        </w:r>
      </w:del>
      <w:bookmarkStart w:id="703" w:name="_Toc39483588"/>
      <w:ins w:id="704" w:author="John Moehrke" w:date="2020-05-04T11:15:00Z">
        <w:r w:rsidR="001F7C10">
          <w:rPr>
            <w:bCs/>
            <w:noProof w:val="0"/>
          </w:rPr>
          <w:t>50.</w:t>
        </w:r>
      </w:ins>
      <w:r w:rsidRPr="00B00A38">
        <w:rPr>
          <w:bCs/>
          <w:noProof w:val="0"/>
        </w:rPr>
        <w:t xml:space="preserve">7.2 </w:t>
      </w:r>
      <w:r w:rsidRPr="00B00A38">
        <w:rPr>
          <w:noProof w:val="0"/>
        </w:rPr>
        <w:t>Principles of IHE for Health Document Sharing</w:t>
      </w:r>
      <w:bookmarkEnd w:id="703"/>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2EF97B08" w:rsidR="00B56A27" w:rsidRPr="00B00A38" w:rsidRDefault="00B56A27" w:rsidP="00B56A27">
      <w:pPr>
        <w:pStyle w:val="Heading4"/>
        <w:rPr>
          <w:noProof w:val="0"/>
        </w:rPr>
      </w:pPr>
      <w:del w:id="705" w:author="John Moehrke" w:date="2020-05-04T11:15:00Z">
        <w:r w:rsidRPr="00B00A38" w:rsidDel="001F7C10">
          <w:rPr>
            <w:noProof w:val="0"/>
          </w:rPr>
          <w:delText>X.</w:delText>
        </w:r>
      </w:del>
      <w:bookmarkStart w:id="706" w:name="_Toc39483589"/>
      <w:ins w:id="707" w:author="John Moehrke" w:date="2020-05-04T11:15:00Z">
        <w:r w:rsidR="001F7C10">
          <w:rPr>
            <w:noProof w:val="0"/>
          </w:rPr>
          <w:t>50.</w:t>
        </w:r>
      </w:ins>
      <w:r w:rsidRPr="00B00A38">
        <w:rPr>
          <w:noProof w:val="0"/>
        </w:rPr>
        <w:t>7.2.1 General IHE principles</w:t>
      </w:r>
      <w:bookmarkEnd w:id="706"/>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 xml:space="preserve">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00A38">
        <w:t>like:</w:t>
      </w:r>
      <w:proofErr w:type="gramEnd"/>
      <w:r w:rsidRPr="00B00A38">
        <w:t xml:space="preserv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327EF51" w:rsidR="00B56A27" w:rsidRPr="00B00A38" w:rsidRDefault="00B56A27" w:rsidP="00B56A27">
      <w:pPr>
        <w:pStyle w:val="Heading4"/>
        <w:rPr>
          <w:noProof w:val="0"/>
        </w:rPr>
      </w:pPr>
      <w:del w:id="708" w:author="John Moehrke" w:date="2020-05-04T11:15:00Z">
        <w:r w:rsidRPr="00B00A38" w:rsidDel="001F7C10">
          <w:rPr>
            <w:noProof w:val="0"/>
          </w:rPr>
          <w:delText>X.</w:delText>
        </w:r>
      </w:del>
      <w:bookmarkStart w:id="709" w:name="_Toc39483590"/>
      <w:ins w:id="710" w:author="John Moehrke" w:date="2020-05-04T11:15:00Z">
        <w:r w:rsidR="001F7C10">
          <w:rPr>
            <w:noProof w:val="0"/>
          </w:rPr>
          <w:t>50.</w:t>
        </w:r>
      </w:ins>
      <w:r w:rsidRPr="00B00A38">
        <w:rPr>
          <w:noProof w:val="0"/>
        </w:rPr>
        <w:t>7.2.2 Document Sharing Governance</w:t>
      </w:r>
      <w:bookmarkEnd w:id="709"/>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00A38">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00A38">
        <w:t>is able to</w:t>
      </w:r>
      <w:proofErr w:type="gramEnd"/>
      <w:r w:rsidRPr="00B00A38">
        <w:t xml:space="preserve">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4C863670" w:rsidR="00B56A27" w:rsidRPr="00B00A38" w:rsidRDefault="00B56A27" w:rsidP="00B56A27">
      <w:pPr>
        <w:pStyle w:val="ListBullet2"/>
      </w:pPr>
      <w:r w:rsidRPr="00B00A38">
        <w:rPr>
          <w:b/>
        </w:rPr>
        <w:t>Coding of metadata</w:t>
      </w:r>
      <w:r w:rsidRPr="00B00A38">
        <w:t xml:space="preserve">: Metadata are data that provide information about one or more aspects of the document. In the case of IHE-defined document exchange, specific metadata are coded within the structure of the content being exchanged. See Section </w:t>
      </w:r>
      <w:del w:id="711" w:author="John Moehrke" w:date="2020-05-04T11:15:00Z">
        <w:r w:rsidRPr="00B00A38" w:rsidDel="001F7C10">
          <w:delText>X.</w:delText>
        </w:r>
      </w:del>
      <w:ins w:id="712" w:author="John Moehrke" w:date="2020-05-04T11:15:00Z">
        <w:r w:rsidR="001F7C10">
          <w:t>50.</w:t>
        </w:r>
      </w:ins>
      <w:r w:rsidRPr="00B00A38">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44F1B357" w:rsidR="00B56A27" w:rsidRPr="00B00A38" w:rsidRDefault="00B56A27" w:rsidP="00B56A27">
      <w:pPr>
        <w:pStyle w:val="Heading4"/>
        <w:rPr>
          <w:noProof w:val="0"/>
        </w:rPr>
      </w:pPr>
      <w:del w:id="713" w:author="John Moehrke" w:date="2020-05-04T11:15:00Z">
        <w:r w:rsidRPr="00B00A38" w:rsidDel="001F7C10">
          <w:rPr>
            <w:noProof w:val="0"/>
          </w:rPr>
          <w:delText>X.</w:delText>
        </w:r>
      </w:del>
      <w:bookmarkStart w:id="714" w:name="_Toc39483591"/>
      <w:ins w:id="715" w:author="John Moehrke" w:date="2020-05-04T11:15:00Z">
        <w:r w:rsidR="001F7C10">
          <w:rPr>
            <w:noProof w:val="0"/>
          </w:rPr>
          <w:t>50.</w:t>
        </w:r>
      </w:ins>
      <w:r w:rsidRPr="00B00A38">
        <w:rPr>
          <w:noProof w:val="0"/>
        </w:rPr>
        <w:t>7.2.3 Distinction between Documents and Messages</w:t>
      </w:r>
      <w:bookmarkEnd w:id="714"/>
    </w:p>
    <w:p w14:paraId="04E5D7B1" w14:textId="77777777" w:rsidR="00B56A27" w:rsidRPr="00B00A38" w:rsidRDefault="00B56A27" w:rsidP="00B56A27">
      <w:pPr>
        <w:pStyle w:val="BodyText"/>
      </w:pPr>
      <w:r w:rsidRPr="00B00A38">
        <w:t xml:space="preserve">The HL7 standard for </w:t>
      </w:r>
      <w:hyperlink r:id="rId45"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w:t>
      </w:r>
      <w:proofErr w:type="gramStart"/>
      <w:r w:rsidRPr="00B00A38">
        <w:t>both of these</w:t>
      </w:r>
      <w:proofErr w:type="gramEnd"/>
      <w:r w:rsidRPr="00B00A38">
        <w:t xml:space="preserv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lastRenderedPageBreak/>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 xml:space="preserve">The scope of ‘document’ in the MHDS Profile and other IHE Document Sharing Profiles would prefer that documents have the above “Document” </w:t>
      </w:r>
      <w:proofErr w:type="gramStart"/>
      <w:r w:rsidRPr="00B00A38">
        <w:t>properties, but</w:t>
      </w:r>
      <w:proofErr w:type="gramEnd"/>
      <w:r w:rsidRPr="00B00A38">
        <w:t xml:space="preserve"> does not require that documents have these properties. The only property required is that there is a mime-type for the document.</w:t>
      </w:r>
    </w:p>
    <w:p w14:paraId="58DA0CB8" w14:textId="774D4732" w:rsidR="00B56A27" w:rsidRPr="00B00A38" w:rsidRDefault="00B56A27" w:rsidP="00B56A27">
      <w:pPr>
        <w:pStyle w:val="Heading4"/>
        <w:rPr>
          <w:noProof w:val="0"/>
        </w:rPr>
      </w:pPr>
      <w:del w:id="716" w:author="John Moehrke" w:date="2020-05-04T11:15:00Z">
        <w:r w:rsidRPr="00B00A38" w:rsidDel="001F7C10">
          <w:rPr>
            <w:noProof w:val="0"/>
          </w:rPr>
          <w:delText>X.</w:delText>
        </w:r>
      </w:del>
      <w:bookmarkStart w:id="717" w:name="_Toc39483592"/>
      <w:ins w:id="718" w:author="John Moehrke" w:date="2020-05-04T11:15:00Z">
        <w:r w:rsidR="001F7C10">
          <w:rPr>
            <w:noProof w:val="0"/>
          </w:rPr>
          <w:t>50.</w:t>
        </w:r>
      </w:ins>
      <w:r w:rsidRPr="00B00A38">
        <w:rPr>
          <w:noProof w:val="0"/>
        </w:rPr>
        <w:t>7.2.4 Longitudinal Patient Record</w:t>
      </w:r>
      <w:bookmarkEnd w:id="717"/>
    </w:p>
    <w:p w14:paraId="4026C397" w14:textId="4AE40575" w:rsidR="00B56A27" w:rsidRPr="00B00A38" w:rsidRDefault="00B56A27" w:rsidP="00B56A27">
      <w:pPr>
        <w:pStyle w:val="BodyText"/>
      </w:pPr>
      <w:r w:rsidRPr="00B00A38">
        <w:t xml:space="preserve">Building on the document concepts described above in Section </w:t>
      </w:r>
      <w:del w:id="719" w:author="John Moehrke" w:date="2020-05-04T11:15:00Z">
        <w:r w:rsidRPr="00B00A38" w:rsidDel="001F7C10">
          <w:delText>X.</w:delText>
        </w:r>
      </w:del>
      <w:ins w:id="720" w:author="John Moehrke" w:date="2020-05-04T11:15:00Z">
        <w:r w:rsidR="001F7C10">
          <w:t>50.</w:t>
        </w:r>
      </w:ins>
      <w:r w:rsidRPr="00B00A38">
        <w:t xml:space="preserve">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2EC7019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del w:id="721" w:author="John Moehrke" w:date="2020-05-04T11:15:00Z">
        <w:r w:rsidRPr="00B00A38" w:rsidDel="001F7C10">
          <w:delText>X.</w:delText>
        </w:r>
      </w:del>
      <w:ins w:id="722" w:author="John Moehrke" w:date="2020-05-04T11:15:00Z">
        <w:r w:rsidR="001F7C10">
          <w:t>50.</w:t>
        </w:r>
      </w:ins>
      <w:r w:rsidRPr="00B00A38">
        <w:t xml:space="preserve">7.3.2) or federation of communities (see Section </w:t>
      </w:r>
      <w:del w:id="723" w:author="John Moehrke" w:date="2020-05-04T11:15:00Z">
        <w:r w:rsidRPr="00B00A38" w:rsidDel="001F7C10">
          <w:delText>X.</w:delText>
        </w:r>
      </w:del>
      <w:ins w:id="724" w:author="John Moehrke" w:date="2020-05-04T11:15:00Z">
        <w:r w:rsidR="001F7C10">
          <w:t>50.</w:t>
        </w:r>
      </w:ins>
      <w:r w:rsidRPr="00B00A38">
        <w:t xml:space="preserve">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B00A38">
        <w:lastRenderedPageBreak/>
        <w:t>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52D4B745" w:rsidR="00B56A27" w:rsidRPr="00B00A38" w:rsidRDefault="00B56A27" w:rsidP="00B56A27">
      <w:pPr>
        <w:pStyle w:val="Heading4"/>
        <w:rPr>
          <w:noProof w:val="0"/>
        </w:rPr>
      </w:pPr>
      <w:del w:id="725" w:author="John Moehrke" w:date="2020-05-04T11:15:00Z">
        <w:r w:rsidRPr="00B00A38" w:rsidDel="001F7C10">
          <w:rPr>
            <w:noProof w:val="0"/>
          </w:rPr>
          <w:delText>X.</w:delText>
        </w:r>
      </w:del>
      <w:bookmarkStart w:id="726" w:name="_Toc39483593"/>
      <w:ins w:id="727" w:author="John Moehrke" w:date="2020-05-04T11:15:00Z">
        <w:r w:rsidR="001F7C10">
          <w:rPr>
            <w:noProof w:val="0"/>
          </w:rPr>
          <w:t>50.</w:t>
        </w:r>
      </w:ins>
      <w:r w:rsidRPr="00B00A38">
        <w:rPr>
          <w:noProof w:val="0"/>
        </w:rPr>
        <w:t>7.2.5 Use of Documents</w:t>
      </w:r>
      <w:bookmarkEnd w:id="726"/>
    </w:p>
    <w:p w14:paraId="2D63597B" w14:textId="134FC58A" w:rsidR="00B56A27" w:rsidRPr="00B00A38" w:rsidRDefault="00B56A27" w:rsidP="00B56A27">
      <w:pPr>
        <w:pStyle w:val="BodyText"/>
      </w:pPr>
      <w:r w:rsidRPr="00B00A38">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del w:id="728" w:author="John Moehrke" w:date="2020-05-04T11:15:00Z">
        <w:r w:rsidRPr="00B00A38" w:rsidDel="001F7C10">
          <w:delText>X.</w:delText>
        </w:r>
      </w:del>
      <w:ins w:id="729" w:author="John Moehrke" w:date="2020-05-04T11:15:00Z">
        <w:r w:rsidR="001F7C10">
          <w:t>50.</w:t>
        </w:r>
      </w:ins>
      <w:r w:rsidRPr="00B00A38">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del w:id="730" w:author="John Moehrke" w:date="2020-05-04T11:15:00Z">
        <w:r w:rsidRPr="00B00A38" w:rsidDel="001F7C10">
          <w:delText>X.</w:delText>
        </w:r>
      </w:del>
      <w:ins w:id="731" w:author="John Moehrke" w:date="2020-05-04T11:15:00Z">
        <w:r w:rsidR="001F7C10">
          <w:t>50.</w:t>
        </w:r>
      </w:ins>
      <w:r w:rsidRPr="00B00A38">
        <w:t>7.2.3 namely, persistence, wholeness, stewardship, context and potential for authentication.</w:t>
      </w:r>
    </w:p>
    <w:p w14:paraId="576C7D61" w14:textId="662FEF09" w:rsidR="00B56A27" w:rsidRPr="00B00A38" w:rsidRDefault="00B56A27" w:rsidP="00B56A27">
      <w:pPr>
        <w:pStyle w:val="BodyText"/>
      </w:pPr>
      <w:r w:rsidRPr="00B00A38">
        <w:t xml:space="preserve">IHE Document Sharing profiles assume that a patient identity is associated with every document shared (see Section </w:t>
      </w:r>
      <w:del w:id="732" w:author="John Moehrke" w:date="2020-05-04T11:15:00Z">
        <w:r w:rsidRPr="00B00A38" w:rsidDel="001F7C10">
          <w:delText>X.</w:delText>
        </w:r>
      </w:del>
      <w:ins w:id="733" w:author="John Moehrke" w:date="2020-05-04T11:15:00Z">
        <w:r w:rsidR="001F7C10">
          <w:t>50.</w:t>
        </w:r>
      </w:ins>
      <w:r w:rsidRPr="00B00A38">
        <w:t xml:space="preserve">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00A38">
        <w:lastRenderedPageBreak/>
        <w:t xml:space="preserve">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6">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7" o:title="Antepartum Record Actor Diagram"/>
                </v:shape>
                <w10:anchorlock/>
              </v:group>
            </w:pict>
          </mc:Fallback>
        </mc:AlternateContent>
      </w:r>
    </w:p>
    <w:p w14:paraId="544E1358" w14:textId="6094FB70" w:rsidR="00B56A27" w:rsidRPr="00B00A38" w:rsidRDefault="00B56A27" w:rsidP="00B56A27">
      <w:pPr>
        <w:pStyle w:val="FigureTitle"/>
      </w:pPr>
      <w:r w:rsidRPr="00B00A38">
        <w:t xml:space="preserve">Figure </w:t>
      </w:r>
      <w:del w:id="734" w:author="John Moehrke" w:date="2020-05-04T11:15:00Z">
        <w:r w:rsidRPr="00B00A38" w:rsidDel="001F7C10">
          <w:delText>X.</w:delText>
        </w:r>
      </w:del>
      <w:ins w:id="735" w:author="John Moehrke" w:date="2020-05-04T11:15:00Z">
        <w:r w:rsidR="001F7C10">
          <w:t>50.</w:t>
        </w:r>
      </w:ins>
      <w:r w:rsidRPr="00B00A38">
        <w:t>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8"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49" w:history="1">
        <w:r w:rsidRPr="00B00A38">
          <w:rPr>
            <w:rStyle w:val="Hyperlink"/>
          </w:rPr>
          <w:t>https://wiki.ihe.net/index.php/Category:FHIR-Doc</w:t>
        </w:r>
      </w:hyperlink>
    </w:p>
    <w:p w14:paraId="10DCD5E5" w14:textId="40A30669" w:rsidR="00B56A27" w:rsidRPr="00B00A38" w:rsidRDefault="00B56A27" w:rsidP="00B56A27">
      <w:pPr>
        <w:pStyle w:val="Heading4"/>
        <w:rPr>
          <w:noProof w:val="0"/>
        </w:rPr>
      </w:pPr>
      <w:del w:id="736" w:author="John Moehrke" w:date="2020-05-04T11:15:00Z">
        <w:r w:rsidRPr="00B00A38" w:rsidDel="001F7C10">
          <w:rPr>
            <w:noProof w:val="0"/>
          </w:rPr>
          <w:delText>X.</w:delText>
        </w:r>
      </w:del>
      <w:bookmarkStart w:id="737" w:name="_Toc39483594"/>
      <w:ins w:id="738" w:author="John Moehrke" w:date="2020-05-04T11:15:00Z">
        <w:r w:rsidR="001F7C10">
          <w:rPr>
            <w:noProof w:val="0"/>
          </w:rPr>
          <w:t>50.</w:t>
        </w:r>
      </w:ins>
      <w:r w:rsidRPr="00B00A38">
        <w:rPr>
          <w:noProof w:val="0"/>
        </w:rPr>
        <w:t>7.2.6 Value of Metadata</w:t>
      </w:r>
      <w:bookmarkEnd w:id="737"/>
    </w:p>
    <w:p w14:paraId="030676FB" w14:textId="2FD8778F" w:rsidR="00B56A27" w:rsidRPr="00B00A38" w:rsidRDefault="00B56A27" w:rsidP="00B56A27">
      <w:pPr>
        <w:pStyle w:val="BodyText"/>
      </w:pPr>
      <w:r w:rsidRPr="00B00A38">
        <w:t xml:space="preserve">Another key principle leveraged by IHE Document Sharing is the use of metadata. As defined in Section </w:t>
      </w:r>
      <w:del w:id="739" w:author="John Moehrke" w:date="2020-05-04T11:15:00Z">
        <w:r w:rsidRPr="00B00A38" w:rsidDel="001F7C10">
          <w:delText>X.</w:delText>
        </w:r>
      </w:del>
      <w:ins w:id="740" w:author="John Moehrke" w:date="2020-05-04T11:15:00Z">
        <w:r w:rsidR="001F7C10">
          <w:t>50.</w:t>
        </w:r>
      </w:ins>
      <w:r w:rsidRPr="00B00A38">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lastRenderedPageBreak/>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1C41964E" w:rsidR="00B56A27" w:rsidRPr="00B00A38" w:rsidRDefault="00B56A27" w:rsidP="00B56A27">
      <w:pPr>
        <w:pStyle w:val="Heading4"/>
        <w:rPr>
          <w:noProof w:val="0"/>
        </w:rPr>
      </w:pPr>
      <w:del w:id="741" w:author="John Moehrke" w:date="2020-05-04T11:15:00Z">
        <w:r w:rsidRPr="00B00A38" w:rsidDel="001F7C10">
          <w:rPr>
            <w:noProof w:val="0"/>
          </w:rPr>
          <w:delText>X.</w:delText>
        </w:r>
      </w:del>
      <w:bookmarkStart w:id="742" w:name="_Toc39483595"/>
      <w:ins w:id="743" w:author="John Moehrke" w:date="2020-05-04T11:15:00Z">
        <w:r w:rsidR="001F7C10">
          <w:rPr>
            <w:noProof w:val="0"/>
          </w:rPr>
          <w:t>50.</w:t>
        </w:r>
      </w:ins>
      <w:r w:rsidRPr="00B00A38">
        <w:rPr>
          <w:noProof w:val="0"/>
        </w:rPr>
        <w:t>7.2.</w:t>
      </w:r>
      <w:r w:rsidR="00016AA5">
        <w:rPr>
          <w:noProof w:val="0"/>
        </w:rPr>
        <w:t>7</w:t>
      </w:r>
      <w:r w:rsidR="00016AA5" w:rsidRPr="00B00A38">
        <w:rPr>
          <w:noProof w:val="0"/>
        </w:rPr>
        <w:t xml:space="preserve"> </w:t>
      </w:r>
      <w:r w:rsidRPr="00B00A38">
        <w:rPr>
          <w:noProof w:val="0"/>
        </w:rPr>
        <w:t>Document Relationships</w:t>
      </w:r>
      <w:bookmarkEnd w:id="742"/>
    </w:p>
    <w:p w14:paraId="3C01E570" w14:textId="162EAA4C"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id="744" w:author="John Moehrke" w:date="2020-05-03T19:52:00Z">
        <w:r w:rsidR="005B3FC5" w:rsidRPr="00B00A38">
          <w:t xml:space="preserve">For a complete list of document metadata refer to </w:t>
        </w:r>
        <w:r w:rsidR="005B3FC5">
          <w:fldChar w:fldCharType="begin"/>
        </w:r>
        <w:r w:rsidR="005B3FC5">
          <w:instrText xml:space="preserve"> HYPERLINK "http://www.ihe.net/uploadedFiles/Documents/ITI/IHE_ITI_TF_Vol3.pdf" \l "nameddest=4_1_Abstract_Metadata_Model" </w:instrText>
        </w:r>
        <w:r w:rsidR="005B3FC5">
          <w:fldChar w:fldCharType="separate"/>
        </w:r>
        <w:r w:rsidR="005B3FC5" w:rsidRPr="00B00A38">
          <w:rPr>
            <w:rStyle w:val="Hyperlink"/>
          </w:rPr>
          <w:t>ITI TF-3: Section 4.1</w:t>
        </w:r>
        <w:r w:rsidR="005B3FC5">
          <w:rPr>
            <w:rStyle w:val="Hyperlink"/>
          </w:rPr>
          <w:fldChar w:fldCharType="end"/>
        </w:r>
        <w:r w:rsidR="005B3FC5">
          <w:rPr>
            <w:rStyle w:val="Hyperlink"/>
          </w:rPr>
          <w:t xml:space="preserve"> – “Abstract Metadata Model”</w:t>
        </w:r>
        <w:r w:rsidR="005B3FC5" w:rsidRPr="00B00A38">
          <w:t>.</w:t>
        </w:r>
        <w:r w:rsidR="005B3FC5">
          <w:t xml:space="preserve"> This abstract metadata model has </w:t>
        </w:r>
      </w:ins>
      <w:ins w:id="745" w:author="John Moehrke" w:date="2020-05-03T19:55:00Z">
        <w:r w:rsidR="005B3FC5">
          <w:t>Section 4.2 “</w:t>
        </w:r>
      </w:ins>
      <w:proofErr w:type="spellStart"/>
      <w:ins w:id="746" w:author="John Moehrke" w:date="2020-05-03T19:53:00Z">
        <w:r w:rsidR="005B3FC5">
          <w:t>ebRIM</w:t>
        </w:r>
        <w:proofErr w:type="spellEnd"/>
        <w:r w:rsidR="005B3FC5">
          <w:t xml:space="preserve"> Representation</w:t>
        </w:r>
      </w:ins>
      <w:ins w:id="747" w:author="John Moehrke" w:date="2020-05-03T19:55:00Z">
        <w:r w:rsidR="005B3FC5">
          <w:t>”</w:t>
        </w:r>
      </w:ins>
      <w:ins w:id="748" w:author="John Moehrke" w:date="2020-05-03T19:53:00Z">
        <w:r w:rsidR="005B3FC5">
          <w:t xml:space="preserve"> used by XDS and </w:t>
        </w:r>
        <w:proofErr w:type="gramStart"/>
        <w:r w:rsidR="005B3FC5">
          <w:t>XCA;  and</w:t>
        </w:r>
        <w:proofErr w:type="gramEnd"/>
        <w:r w:rsidR="005B3FC5">
          <w:t xml:space="preserve"> </w:t>
        </w:r>
      </w:ins>
      <w:ins w:id="749" w:author="John Moehrke" w:date="2020-05-03T19:54:00Z">
        <w:r w:rsidR="005B3FC5">
          <w:t xml:space="preserve">section 4.5 </w:t>
        </w:r>
      </w:ins>
      <w:ins w:id="750" w:author="John Moehrke" w:date="2020-05-03T19:55:00Z">
        <w:r w:rsidR="005B3FC5">
          <w:t>“</w:t>
        </w:r>
      </w:ins>
      <w:ins w:id="751" w:author="John Moehrke" w:date="2020-05-03T19:53:00Z">
        <w:r w:rsidR="005B3FC5">
          <w:t xml:space="preserve">FHIR </w:t>
        </w:r>
      </w:ins>
      <w:ins w:id="752" w:author="John Moehrke" w:date="2020-05-03T19:55:00Z">
        <w:r w:rsidR="005B3FC5">
          <w:t>Representation”</w:t>
        </w:r>
      </w:ins>
      <w:ins w:id="753" w:author="John Moehrke" w:date="2020-05-03T19:53:00Z">
        <w:r w:rsidR="005B3FC5">
          <w:t xml:space="preserve"> used by MHDS</w:t>
        </w:r>
      </w:ins>
      <w:ins w:id="754" w:author="John Moehrke" w:date="2020-05-03T19:55:00Z">
        <w:r w:rsidR="005B3FC5">
          <w:t xml:space="preserve"> and MHD</w:t>
        </w:r>
      </w:ins>
      <w:ins w:id="755" w:author="John Moehrke" w:date="2020-05-03T19:53:00Z">
        <w:r w:rsidR="005B3FC5">
          <w:t>.</w:t>
        </w:r>
      </w:ins>
    </w:p>
    <w:p w14:paraId="2FCBDACC" w14:textId="2D83E84D"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w:t>
      </w:r>
      <w:proofErr w:type="gramStart"/>
      <w:r w:rsidRPr="00B00A38">
        <w:t>like:</w:t>
      </w:r>
      <w:proofErr w:type="gramEnd"/>
      <w:r w:rsidRPr="00B00A38">
        <w:t xml:space="preserve"> document identifier, patient identifier and demographics, document author, class of document, confidentiality of document, creation time, and events causing creation of document, document format and several more. </w:t>
      </w:r>
      <w:del w:id="756" w:author="John Moehrke" w:date="2020-05-03T19:52:00Z">
        <w:r w:rsidRPr="00B00A38" w:rsidDel="005B3FC5">
          <w:delText xml:space="preserve">For a complete list of document metadata refer to </w:delText>
        </w:r>
        <w:r w:rsidR="00A46631" w:rsidDel="005B3FC5">
          <w:fldChar w:fldCharType="begin"/>
        </w:r>
        <w:r w:rsidR="00A46631" w:rsidDel="005B3FC5">
          <w:delInstrText xml:space="preserve"> HYPERLINK "http://www.ihe.net/uploadedFiles/Documents/ITI/IHE_ITI_TF_Vol3.pdf" \l "nameddest=4_1_Abstract_Metadata_Model" </w:delInstrText>
        </w:r>
        <w:r w:rsidR="00A46631" w:rsidDel="005B3FC5">
          <w:fldChar w:fldCharType="separate"/>
        </w:r>
        <w:r w:rsidRPr="00B00A38" w:rsidDel="005B3FC5">
          <w:rPr>
            <w:rStyle w:val="Hyperlink"/>
          </w:rPr>
          <w:delText>ITI TF-3: Section 4.1</w:delText>
        </w:r>
        <w:r w:rsidR="00A46631" w:rsidDel="005B3FC5">
          <w:rPr>
            <w:rStyle w:val="Hyperlink"/>
          </w:rPr>
          <w:fldChar w:fldCharType="end"/>
        </w:r>
        <w:r w:rsidRPr="00B00A38" w:rsidDel="005B3FC5">
          <w:delText>.</w:delText>
        </w:r>
      </w:del>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w:t>
      </w:r>
      <w:proofErr w:type="gramStart"/>
      <w:r w:rsidRPr="00B00A38">
        <w:t>are:</w:t>
      </w:r>
      <w:proofErr w:type="gramEnd"/>
      <w:r w:rsidRPr="00B00A38">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33762686" w:rsidR="00B56A27" w:rsidRPr="00B00A38" w:rsidRDefault="00B56A27" w:rsidP="00B56A27">
      <w:pPr>
        <w:pStyle w:val="Heading4"/>
        <w:rPr>
          <w:noProof w:val="0"/>
        </w:rPr>
      </w:pPr>
      <w:del w:id="757" w:author="John Moehrke" w:date="2020-05-04T11:15:00Z">
        <w:r w:rsidRPr="00B00A38" w:rsidDel="001F7C10">
          <w:rPr>
            <w:noProof w:val="0"/>
          </w:rPr>
          <w:delText>X.</w:delText>
        </w:r>
      </w:del>
      <w:bookmarkStart w:id="758" w:name="_Toc39483596"/>
      <w:ins w:id="759" w:author="John Moehrke" w:date="2020-05-04T11:15:00Z">
        <w:r w:rsidR="001F7C10">
          <w:rPr>
            <w:noProof w:val="0"/>
          </w:rPr>
          <w:t>50.</w:t>
        </w:r>
      </w:ins>
      <w:r w:rsidRPr="00B00A38">
        <w:rPr>
          <w:noProof w:val="0"/>
        </w:rPr>
        <w:t>7.2.8 Document Sharing Models</w:t>
      </w:r>
      <w:bookmarkEnd w:id="758"/>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lastRenderedPageBreak/>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77777777" w:rsidR="00B56A27" w:rsidRPr="00B00A38" w:rsidRDefault="00B56A27" w:rsidP="00B56A27">
      <w:pPr>
        <w:pStyle w:val="ListBullet2"/>
      </w:pPr>
      <w:r w:rsidRPr="00B00A38">
        <w:rPr>
          <w:b/>
          <w:bCs/>
        </w:rPr>
        <w:t>Federated Discovery and Retrieve</w:t>
      </w:r>
      <w:r w:rsidRPr="00B00A38">
        <w:t xml:space="preserve"> – in this model, a collection of peer entities </w:t>
      </w:r>
      <w:proofErr w:type="gramStart"/>
      <w:r w:rsidRPr="00B00A38">
        <w:t>are</w:t>
      </w:r>
      <w:proofErr w:type="gramEnd"/>
      <w:r w:rsidRPr="00B00A38">
        <w:t xml:space="preserv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5C07D634" w:rsidR="00B56A27" w:rsidRPr="00B00A38" w:rsidRDefault="00B56A27" w:rsidP="00B56A27">
      <w:pPr>
        <w:pStyle w:val="Heading4"/>
        <w:rPr>
          <w:noProof w:val="0"/>
        </w:rPr>
      </w:pPr>
      <w:del w:id="760" w:author="John Moehrke" w:date="2020-05-04T11:15:00Z">
        <w:r w:rsidRPr="00B00A38" w:rsidDel="001F7C10">
          <w:rPr>
            <w:noProof w:val="0"/>
          </w:rPr>
          <w:delText>X.</w:delText>
        </w:r>
      </w:del>
      <w:bookmarkStart w:id="761" w:name="_Toc39483597"/>
      <w:ins w:id="762" w:author="John Moehrke" w:date="2020-05-04T11:15:00Z">
        <w:r w:rsidR="001F7C10">
          <w:rPr>
            <w:noProof w:val="0"/>
          </w:rPr>
          <w:t>50.</w:t>
        </w:r>
      </w:ins>
      <w:r w:rsidRPr="00B00A38">
        <w:rPr>
          <w:noProof w:val="0"/>
        </w:rPr>
        <w:t>7.2.9 Patient Identity Management</w:t>
      </w:r>
      <w:bookmarkEnd w:id="761"/>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232241EE" w:rsidR="00B56A27" w:rsidRPr="00B00A38" w:rsidRDefault="00B56A27" w:rsidP="00B56A27">
      <w:pPr>
        <w:pStyle w:val="BodyText"/>
      </w:pPr>
      <w:r w:rsidRPr="00B00A38">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del w:id="763" w:author="John Moehrke" w:date="2020-05-04T11:15:00Z">
        <w:r w:rsidRPr="00B00A38" w:rsidDel="001F7C10">
          <w:delText>X.</w:delText>
        </w:r>
      </w:del>
      <w:ins w:id="764" w:author="John Moehrke" w:date="2020-05-04T11:15:00Z">
        <w:r w:rsidR="001F7C10">
          <w:t>50.</w:t>
        </w:r>
      </w:ins>
      <w:r w:rsidRPr="00B00A38">
        <w:t>7.2.4.</w:t>
      </w:r>
    </w:p>
    <w:p w14:paraId="1FCA8A79" w14:textId="2A1D7603" w:rsidR="00B56A27" w:rsidRPr="00B00A38" w:rsidRDefault="00B56A27" w:rsidP="00B56A27">
      <w:pPr>
        <w:pStyle w:val="Heading4"/>
        <w:rPr>
          <w:noProof w:val="0"/>
        </w:rPr>
      </w:pPr>
      <w:del w:id="765" w:author="John Moehrke" w:date="2020-05-04T11:15:00Z">
        <w:r w:rsidRPr="00B00A38" w:rsidDel="001F7C10">
          <w:rPr>
            <w:noProof w:val="0"/>
          </w:rPr>
          <w:lastRenderedPageBreak/>
          <w:delText>X.</w:delText>
        </w:r>
      </w:del>
      <w:bookmarkStart w:id="766" w:name="_Toc39483598"/>
      <w:ins w:id="767" w:author="John Moehrke" w:date="2020-05-04T11:15:00Z">
        <w:r w:rsidR="001F7C10">
          <w:rPr>
            <w:noProof w:val="0"/>
          </w:rPr>
          <w:t>50.</w:t>
        </w:r>
      </w:ins>
      <w:r w:rsidRPr="00B00A38">
        <w:rPr>
          <w:noProof w:val="0"/>
        </w:rPr>
        <w:t>7.2.10 Locating sharing partners</w:t>
      </w:r>
      <w:bookmarkEnd w:id="766"/>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w:t>
      </w:r>
      <w:proofErr w:type="gramStart"/>
      <w:r w:rsidRPr="00B00A38">
        <w:t>many different ways</w:t>
      </w:r>
      <w:proofErr w:type="gramEnd"/>
      <w:r w:rsidRPr="00B00A38">
        <w:t xml:space="preserve">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5CD7EB8A" w:rsidR="00B56A27" w:rsidRPr="00B00A38" w:rsidRDefault="00B56A27" w:rsidP="00B56A27">
      <w:pPr>
        <w:pStyle w:val="Heading4"/>
        <w:rPr>
          <w:noProof w:val="0"/>
        </w:rPr>
      </w:pPr>
      <w:del w:id="768" w:author="John Moehrke" w:date="2020-05-04T11:15:00Z">
        <w:r w:rsidRPr="00B00A38" w:rsidDel="001F7C10">
          <w:rPr>
            <w:noProof w:val="0"/>
          </w:rPr>
          <w:delText>X.</w:delText>
        </w:r>
      </w:del>
      <w:bookmarkStart w:id="769" w:name="_Toc39483599"/>
      <w:ins w:id="770" w:author="John Moehrke" w:date="2020-05-04T11:15:00Z">
        <w:r w:rsidR="001F7C10">
          <w:rPr>
            <w:noProof w:val="0"/>
          </w:rPr>
          <w:t>50.</w:t>
        </w:r>
      </w:ins>
      <w:r w:rsidRPr="00B00A38">
        <w:rPr>
          <w:noProof w:val="0"/>
        </w:rPr>
        <w:t>7.2.11 Security/Privacy</w:t>
      </w:r>
      <w:bookmarkEnd w:id="769"/>
    </w:p>
    <w:p w14:paraId="1C02A3C9" w14:textId="77777777" w:rsidR="00B56A27" w:rsidRPr="00B00A38" w:rsidRDefault="00B56A27" w:rsidP="00B56A27">
      <w:pPr>
        <w:pStyle w:val="BodyText"/>
      </w:pPr>
      <w:r w:rsidRPr="00B00A38">
        <w:t xml:space="preserve">IHE addresses Privacy and Security </w:t>
      </w:r>
      <w:proofErr w:type="gramStart"/>
      <w:r w:rsidRPr="00B00A38">
        <w:t>through the use of</w:t>
      </w:r>
      <w:proofErr w:type="gramEnd"/>
      <w:r w:rsidRPr="00B00A38">
        <w:t xml:space="preserve">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1078830" w:rsidR="00B56A27" w:rsidRPr="00B00A38" w:rsidRDefault="00B56A27" w:rsidP="00B56A27">
      <w:pPr>
        <w:pStyle w:val="BodyText"/>
      </w:pPr>
      <w:r w:rsidRPr="00B00A38">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del w:id="771" w:author="John Moehrke" w:date="2020-05-04T11:15:00Z">
        <w:r w:rsidRPr="00B00A38" w:rsidDel="001F7C10">
          <w:delText>X.</w:delText>
        </w:r>
      </w:del>
      <w:ins w:id="772" w:author="John Moehrke" w:date="2020-05-04T11:15:00Z">
        <w:r w:rsidR="001F7C10">
          <w:t>50.</w:t>
        </w:r>
      </w:ins>
      <w:r w:rsidRPr="00B00A38">
        <w:t>5.</w:t>
      </w:r>
    </w:p>
    <w:p w14:paraId="766DD71A" w14:textId="64F225A4" w:rsidR="00B56A27" w:rsidRPr="00B00A38" w:rsidRDefault="00B56A27" w:rsidP="00B56A27">
      <w:pPr>
        <w:pStyle w:val="Heading3"/>
        <w:numPr>
          <w:ilvl w:val="0"/>
          <w:numId w:val="0"/>
        </w:numPr>
        <w:rPr>
          <w:noProof w:val="0"/>
        </w:rPr>
      </w:pPr>
      <w:del w:id="773" w:author="John Moehrke" w:date="2020-05-04T11:15:00Z">
        <w:r w:rsidRPr="00B00A38" w:rsidDel="001F7C10">
          <w:rPr>
            <w:noProof w:val="0"/>
          </w:rPr>
          <w:delText>X.</w:delText>
        </w:r>
      </w:del>
      <w:bookmarkStart w:id="774" w:name="_Toc39483600"/>
      <w:ins w:id="775" w:author="John Moehrke" w:date="2020-05-04T11:15:00Z">
        <w:r w:rsidR="001F7C10">
          <w:rPr>
            <w:noProof w:val="0"/>
          </w:rPr>
          <w:t>50.</w:t>
        </w:r>
      </w:ins>
      <w:r w:rsidRPr="00B00A38">
        <w:rPr>
          <w:noProof w:val="0"/>
        </w:rPr>
        <w:t>7.3 Document sharing profiles</w:t>
      </w:r>
      <w:bookmarkEnd w:id="774"/>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0DC084E7" w:rsidR="00B56A27" w:rsidRPr="00B00A38" w:rsidRDefault="00B56A27" w:rsidP="00B56A27">
      <w:pPr>
        <w:pStyle w:val="BodyText"/>
      </w:pPr>
      <w:r w:rsidRPr="00B00A38">
        <w:lastRenderedPageBreak/>
        <w:t xml:space="preserve">The three models </w:t>
      </w:r>
      <w:r w:rsidR="00E747DC" w:rsidRPr="00B00A38">
        <w:t xml:space="preserve">defined in </w:t>
      </w:r>
      <w:r w:rsidR="00096159" w:rsidRPr="00B00A38">
        <w:t xml:space="preserve">Section </w:t>
      </w:r>
      <w:del w:id="776" w:author="John Moehrke" w:date="2020-05-04T11:15:00Z">
        <w:r w:rsidR="00E747DC" w:rsidRPr="00B00A38" w:rsidDel="001F7C10">
          <w:delText>X.</w:delText>
        </w:r>
      </w:del>
      <w:ins w:id="777" w:author="John Moehrke" w:date="2020-05-04T11:15:00Z">
        <w:r w:rsidR="001F7C10">
          <w:t>50.</w:t>
        </w:r>
      </w:ins>
      <w:r w:rsidR="00E747DC" w:rsidRPr="00B00A38">
        <w:t xml:space="preserve">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 xml:space="preserve">Referral, where the patient </w:t>
      </w:r>
      <w:proofErr w:type="gramStart"/>
      <w:r w:rsidRPr="00B00A38">
        <w:rPr>
          <w:szCs w:val="24"/>
        </w:rPr>
        <w:t>is allowed to</w:t>
      </w:r>
      <w:proofErr w:type="gramEnd"/>
      <w:r w:rsidRPr="00B00A38">
        <w:rPr>
          <w:szCs w:val="24"/>
        </w:rPr>
        <w:t xml:space="preserve">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50" w:history="1">
        <w:r w:rsidRPr="00B00A38">
          <w:rPr>
            <w:rStyle w:val="Hyperlink"/>
          </w:rPr>
          <w:t>White Paper on Enabling Document Sharing through IHE Profiles</w:t>
        </w:r>
      </w:hyperlink>
    </w:p>
    <w:p w14:paraId="53F6EB8C" w14:textId="72625122" w:rsidR="00B56A27" w:rsidRPr="00B00A38" w:rsidRDefault="00B56A27" w:rsidP="00B56A27">
      <w:pPr>
        <w:pStyle w:val="Heading4"/>
        <w:rPr>
          <w:noProof w:val="0"/>
        </w:rPr>
      </w:pPr>
      <w:del w:id="778" w:author="John Moehrke" w:date="2020-05-04T11:16:00Z">
        <w:r w:rsidRPr="00B00A38" w:rsidDel="001F7C10">
          <w:rPr>
            <w:noProof w:val="0"/>
          </w:rPr>
          <w:delText>X.</w:delText>
        </w:r>
      </w:del>
      <w:bookmarkStart w:id="779" w:name="_Toc39483601"/>
      <w:ins w:id="780" w:author="John Moehrke" w:date="2020-05-04T11:16:00Z">
        <w:r w:rsidR="001F7C10">
          <w:rPr>
            <w:noProof w:val="0"/>
          </w:rPr>
          <w:t>50.</w:t>
        </w:r>
      </w:ins>
      <w:r w:rsidRPr="00B00A38">
        <w:rPr>
          <w:noProof w:val="0"/>
        </w:rPr>
        <w:t>7.3.1 Direct Push</w:t>
      </w:r>
      <w:bookmarkEnd w:id="779"/>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44291852" w:rsidR="00B56A27" w:rsidRPr="00B00A38" w:rsidRDefault="00B56A27" w:rsidP="00B56A27">
      <w:pPr>
        <w:pStyle w:val="Heading4"/>
        <w:rPr>
          <w:noProof w:val="0"/>
        </w:rPr>
      </w:pPr>
      <w:del w:id="781" w:author="John Moehrke" w:date="2020-05-04T11:16:00Z">
        <w:r w:rsidRPr="00B00A38" w:rsidDel="001F7C10">
          <w:rPr>
            <w:noProof w:val="0"/>
          </w:rPr>
          <w:delText>X.</w:delText>
        </w:r>
      </w:del>
      <w:bookmarkStart w:id="782" w:name="_Toc39483602"/>
      <w:ins w:id="783" w:author="John Moehrke" w:date="2020-05-04T11:16:00Z">
        <w:r w:rsidR="001F7C10">
          <w:rPr>
            <w:noProof w:val="0"/>
          </w:rPr>
          <w:t>50.</w:t>
        </w:r>
      </w:ins>
      <w:r w:rsidRPr="00B00A38">
        <w:rPr>
          <w:noProof w:val="0"/>
        </w:rPr>
        <w:t>7.3.2 MHDS based Centralized Discovery and Retrieve</w:t>
      </w:r>
      <w:bookmarkEnd w:id="782"/>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w:t>
      </w:r>
      <w:proofErr w:type="spellStart"/>
      <w:r w:rsidRPr="00B00A38">
        <w:rPr>
          <w:rFonts w:cs="Arial"/>
        </w:rPr>
        <w:t>Suwati</w:t>
      </w:r>
      <w:proofErr w:type="spellEnd"/>
      <w:r w:rsidRPr="00B00A38">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00A38">
        <w:rPr>
          <w:rFonts w:cs="Arial"/>
        </w:rPr>
        <w:t>Suwati</w:t>
      </w:r>
      <w:proofErr w:type="spellEnd"/>
      <w:r w:rsidRPr="00B00A38">
        <w:rPr>
          <w:rFonts w:cs="Arial"/>
        </w:rPr>
        <w:t xml:space="preserve"> would like to review the medical records that documented Mary's hospital stay. Using her EMR, Dr. </w:t>
      </w:r>
      <w:proofErr w:type="spellStart"/>
      <w:r w:rsidRPr="00B00A38">
        <w:rPr>
          <w:rFonts w:cs="Arial"/>
        </w:rPr>
        <w:t>Suwati</w:t>
      </w:r>
      <w:proofErr w:type="spellEnd"/>
      <w:r w:rsidRPr="00B00A38">
        <w:rPr>
          <w:rFonts w:cs="Arial"/>
        </w:rPr>
        <w:t xml:space="preserve"> searches for recent documents for Mary Gomez created by Norwalk General Hospital's EHR. Having found several documents (lab results, radiology reports, a discharge summary, etc.), Dr. </w:t>
      </w:r>
      <w:proofErr w:type="spellStart"/>
      <w:r w:rsidRPr="00B00A38">
        <w:rPr>
          <w:rFonts w:cs="Arial"/>
        </w:rPr>
        <w:t>Suwati</w:t>
      </w:r>
      <w:proofErr w:type="spellEnd"/>
      <w:r w:rsidRPr="00B00A38">
        <w:rPr>
          <w:rFonts w:cs="Arial"/>
        </w:rPr>
        <w:t xml:space="preserve"> chooses first to view Mary's radiology reports. Having read the reports, she discards them. However, Dr. </w:t>
      </w:r>
      <w:proofErr w:type="spellStart"/>
      <w:r w:rsidRPr="00B00A38">
        <w:rPr>
          <w:rFonts w:cs="Arial"/>
        </w:rPr>
        <w:t>Suwati</w:t>
      </w:r>
      <w:proofErr w:type="spellEnd"/>
      <w:r w:rsidRPr="00B00A38">
        <w:rPr>
          <w:rFonts w:cs="Arial"/>
        </w:rPr>
        <w:t xml:space="preserve">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lastRenderedPageBreak/>
        <w:t xml:space="preserve">In this scenario of health information exchange, the primary player (Dr. </w:t>
      </w:r>
      <w:proofErr w:type="spellStart"/>
      <w:r w:rsidRPr="00B00A38">
        <w:rPr>
          <w:rFonts w:cs="Arial"/>
        </w:rPr>
        <w:t>Suwati</w:t>
      </w:r>
      <w:proofErr w:type="spellEnd"/>
      <w:r w:rsidRPr="00B00A38">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32FD0D89" w:rsidR="00B56A27" w:rsidRPr="00B00A38" w:rsidRDefault="00B56A27" w:rsidP="00B56A27">
      <w:pPr>
        <w:pStyle w:val="Heading5"/>
        <w:rPr>
          <w:noProof w:val="0"/>
        </w:rPr>
      </w:pPr>
      <w:del w:id="784" w:author="John Moehrke" w:date="2020-05-04T11:16:00Z">
        <w:r w:rsidRPr="00B00A38" w:rsidDel="001F7C10">
          <w:rPr>
            <w:noProof w:val="0"/>
          </w:rPr>
          <w:delText>X.</w:delText>
        </w:r>
      </w:del>
      <w:bookmarkStart w:id="785" w:name="_Toc39483603"/>
      <w:ins w:id="786" w:author="John Moehrke" w:date="2020-05-04T11:16:00Z">
        <w:r w:rsidR="001F7C10">
          <w:rPr>
            <w:noProof w:val="0"/>
          </w:rPr>
          <w:t>50.</w:t>
        </w:r>
      </w:ins>
      <w:r w:rsidRPr="00B00A38">
        <w:rPr>
          <w:noProof w:val="0"/>
        </w:rPr>
        <w:t>7.3.2.1 Document Publishing</w:t>
      </w:r>
      <w:bookmarkEnd w:id="785"/>
    </w:p>
    <w:p w14:paraId="4B277778" w14:textId="77777777" w:rsidR="00B56A27" w:rsidRPr="00B00A38" w:rsidRDefault="00B56A27" w:rsidP="00B56A27">
      <w:pPr>
        <w:pStyle w:val="BodyText"/>
        <w:rPr>
          <w:rFonts w:cs="Arial"/>
        </w:rPr>
      </w:pPr>
      <w:r w:rsidRPr="00B00A38">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00A38">
        <w:rPr>
          <w:rFonts w:cs="Arial"/>
        </w:rPr>
        <w:t>thus</w:t>
      </w:r>
      <w:proofErr w:type="gramEnd"/>
      <w:r w:rsidRPr="00B00A38">
        <w:rPr>
          <w:rFonts w:cs="Arial"/>
        </w:rPr>
        <w:t xml:space="preserve">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the “update registry” transaction from the hospital system to the central document registry.</w:t>
      </w:r>
    </w:p>
    <w:p w14:paraId="170F5180" w14:textId="554D7268" w:rsidR="00B56A27" w:rsidRPr="00B00A38" w:rsidRDefault="00B56A27" w:rsidP="00B56A27">
      <w:pPr>
        <w:pStyle w:val="ListBullet3"/>
      </w:pPr>
      <w:r w:rsidRPr="00B00A38">
        <w:lastRenderedPageBreak/>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1728DA18" w:rsidR="00B56A27" w:rsidRPr="00B00A38" w:rsidRDefault="00B56A27" w:rsidP="00B56A27">
      <w:pPr>
        <w:pStyle w:val="Heading5"/>
        <w:rPr>
          <w:noProof w:val="0"/>
        </w:rPr>
      </w:pPr>
      <w:del w:id="787" w:author="John Moehrke" w:date="2020-05-04T11:16:00Z">
        <w:r w:rsidRPr="00B00A38" w:rsidDel="001F7C10">
          <w:rPr>
            <w:noProof w:val="0"/>
          </w:rPr>
          <w:delText>X.</w:delText>
        </w:r>
      </w:del>
      <w:bookmarkStart w:id="788" w:name="_Toc39483604"/>
      <w:ins w:id="789" w:author="John Moehrke" w:date="2020-05-04T11:16:00Z">
        <w:r w:rsidR="001F7C10">
          <w:rPr>
            <w:noProof w:val="0"/>
          </w:rPr>
          <w:t>50.</w:t>
        </w:r>
      </w:ins>
      <w:r w:rsidRPr="00B00A38">
        <w:rPr>
          <w:noProof w:val="0"/>
        </w:rPr>
        <w:t>7.3.2.2 Document Discovery</w:t>
      </w:r>
      <w:bookmarkEnd w:id="788"/>
    </w:p>
    <w:p w14:paraId="1C687A27" w14:textId="63FE2ACB" w:rsidR="00B56A27" w:rsidRPr="00B00A38" w:rsidRDefault="00B56A27" w:rsidP="00B56A27">
      <w:pPr>
        <w:pStyle w:val="BodyText"/>
      </w:pPr>
      <w:r w:rsidRPr="00B00A38">
        <w:t xml:space="preserve">To complete our analogy, we must consider the library patron (Dr. </w:t>
      </w:r>
      <w:proofErr w:type="spellStart"/>
      <w:r w:rsidRPr="00B00A38">
        <w:t>Suwati</w:t>
      </w:r>
      <w:proofErr w:type="spellEnd"/>
      <w:r w:rsidRPr="00B00A38">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918F573" w:rsidR="00B56A27" w:rsidRPr="00B00A38" w:rsidRDefault="00B56A27" w:rsidP="00B56A27">
      <w:pPr>
        <w:pStyle w:val="Heading5"/>
        <w:rPr>
          <w:noProof w:val="0"/>
        </w:rPr>
      </w:pPr>
      <w:del w:id="790" w:author="John Moehrke" w:date="2020-05-04T11:16:00Z">
        <w:r w:rsidRPr="00B00A38" w:rsidDel="001F7C10">
          <w:rPr>
            <w:noProof w:val="0"/>
          </w:rPr>
          <w:delText>X.</w:delText>
        </w:r>
      </w:del>
      <w:bookmarkStart w:id="791" w:name="_Toc39483605"/>
      <w:ins w:id="792" w:author="John Moehrke" w:date="2020-05-04T11:16:00Z">
        <w:r w:rsidR="001F7C10">
          <w:rPr>
            <w:noProof w:val="0"/>
          </w:rPr>
          <w:t>50.</w:t>
        </w:r>
      </w:ins>
      <w:r w:rsidRPr="00B00A38">
        <w:rPr>
          <w:noProof w:val="0"/>
        </w:rPr>
        <w:t>7.3.2.3 Governance</w:t>
      </w:r>
      <w:bookmarkEnd w:id="791"/>
    </w:p>
    <w:p w14:paraId="2BCE0460" w14:textId="2EF30FC9" w:rsidR="00B56A27" w:rsidRPr="00B00A38" w:rsidRDefault="00B56A27" w:rsidP="00B56A27">
      <w:pPr>
        <w:pStyle w:val="BodyText"/>
        <w:rPr>
          <w:rFonts w:cs="Arial"/>
        </w:rPr>
      </w:pPr>
      <w:r w:rsidRPr="00B00A38">
        <w:t xml:space="preserve">As described in Section </w:t>
      </w:r>
      <w:del w:id="793" w:author="John Moehrke" w:date="2020-05-04T11:16:00Z">
        <w:r w:rsidRPr="00B00A38" w:rsidDel="001F7C10">
          <w:delText>X.</w:delText>
        </w:r>
      </w:del>
      <w:ins w:id="794" w:author="John Moehrke" w:date="2020-05-04T11:16:00Z">
        <w:r w:rsidR="001F7C10">
          <w:t>50.</w:t>
        </w:r>
      </w:ins>
      <w:r w:rsidRPr="00B00A38">
        <w:t xml:space="preserve">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417DC499" w:rsidR="00B56A27" w:rsidRPr="00B00A38" w:rsidRDefault="00B56A27" w:rsidP="00B56A27">
      <w:pPr>
        <w:pStyle w:val="BodyText"/>
      </w:pPr>
      <w:r w:rsidRPr="00B00A38">
        <w:t xml:space="preserve">MHDS requires a governance structure as described in Section </w:t>
      </w:r>
      <w:del w:id="795" w:author="John Moehrke" w:date="2020-05-04T11:16:00Z">
        <w:r w:rsidRPr="00B00A38" w:rsidDel="001F7C10">
          <w:delText>X.</w:delText>
        </w:r>
      </w:del>
      <w:ins w:id="796" w:author="John Moehrke" w:date="2020-05-04T11:16:00Z">
        <w:r w:rsidR="001F7C10">
          <w:t>50.</w:t>
        </w:r>
      </w:ins>
      <w:r w:rsidRPr="00B00A38">
        <w:t>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lastRenderedPageBreak/>
        <w:t>Insurance provider supported communities</w:t>
      </w:r>
    </w:p>
    <w:p w14:paraId="335AAE08" w14:textId="116CAF55" w:rsidR="00B56A27" w:rsidRPr="00B00A38" w:rsidRDefault="00B56A27" w:rsidP="00B56A27">
      <w:pPr>
        <w:pStyle w:val="BodyText"/>
      </w:pPr>
      <w:r w:rsidRPr="00B00A38">
        <w:t>The MHDS Profile is patient centric thus requires that a patient identity is managed centrally as well. The PMIR Profile enables this patient identity management domain to use a single Patient Identification Domain</w:t>
      </w:r>
      <w:ins w:id="797" w:author="John Moehrke" w:date="2020-05-03T19:49:00Z">
        <w:r w:rsidR="005B3FC5">
          <w:t xml:space="preserve"> so that each patient has a master identity</w:t>
        </w:r>
      </w:ins>
      <w:r w:rsidRPr="00B00A38">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del w:id="798" w:author="John Moehrke" w:date="2020-05-03T19:33:00Z">
        <w:r w:rsidRPr="00B00A38" w:rsidDel="00A46631">
          <w:delText xml:space="preserve">species </w:delText>
        </w:r>
      </w:del>
      <w:ins w:id="799" w:author="John Moehrke" w:date="2020-05-03T19:33:00Z">
        <w:r w:rsidR="00A46631">
          <w:t>specifies</w:t>
        </w:r>
        <w:r w:rsidR="00A46631" w:rsidRPr="00B00A38">
          <w:t xml:space="preserve"> </w:t>
        </w:r>
      </w:ins>
      <w:r w:rsidRPr="00B00A38">
        <w:t xml:space="preserve">that PIXm or PDQm shall be used by document source and document consumer systems find the unique patient identifier assigned, see Section </w:t>
      </w:r>
      <w:ins w:id="800" w:author="John Moehrke" w:date="2020-05-04T11:16:00Z">
        <w:r w:rsidR="001F7C10">
          <w:t>50.</w:t>
        </w:r>
      </w:ins>
      <w:ins w:id="801" w:author="John Moehrke" w:date="2020-05-03T19:36:00Z">
        <w:r w:rsidR="00A46631">
          <w:t>7.</w:t>
        </w:r>
      </w:ins>
      <w:r w:rsidRPr="00B00A38">
        <w:fldChar w:fldCharType="begin"/>
      </w:r>
      <w:r w:rsidRPr="00B00A38">
        <w:instrText xml:space="preserve"> REF _Ref307918280 \r \h </w:instrText>
      </w:r>
      <w:r w:rsidRPr="00B00A38">
        <w:fldChar w:fldCharType="separate"/>
      </w:r>
      <w:r w:rsidRPr="00B00A38">
        <w:t>4</w:t>
      </w:r>
      <w:r w:rsidRPr="00B00A38">
        <w:fldChar w:fldCharType="end"/>
      </w:r>
      <w:ins w:id="802" w:author="John Moehrke" w:date="2020-05-03T19:36:00Z">
        <w:r w:rsidR="00A46631">
          <w:t xml:space="preserve"> “Patient Identity Management”</w:t>
        </w:r>
      </w:ins>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7D6CDC6C" w:rsidR="00B56A27" w:rsidRPr="00B00A38" w:rsidRDefault="00B56A27" w:rsidP="00B56A27">
      <w:pPr>
        <w:pStyle w:val="Heading5"/>
        <w:rPr>
          <w:noProof w:val="0"/>
        </w:rPr>
      </w:pPr>
      <w:del w:id="803" w:author="John Moehrke" w:date="2020-05-04T11:16:00Z">
        <w:r w:rsidRPr="00B00A38" w:rsidDel="001F7C10">
          <w:rPr>
            <w:noProof w:val="0"/>
          </w:rPr>
          <w:delText>X.</w:delText>
        </w:r>
      </w:del>
      <w:bookmarkStart w:id="804" w:name="_Toc39483606"/>
      <w:ins w:id="805" w:author="John Moehrke" w:date="2020-05-04T11:16:00Z">
        <w:r w:rsidR="001F7C10">
          <w:rPr>
            <w:noProof w:val="0"/>
          </w:rPr>
          <w:t>50.</w:t>
        </w:r>
      </w:ins>
      <w:r w:rsidRPr="00B00A38">
        <w:rPr>
          <w:noProof w:val="0"/>
        </w:rPr>
        <w:t>7.3.2.4 Notifications</w:t>
      </w:r>
      <w:bookmarkEnd w:id="804"/>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5EAA39A7" w:rsidR="00B56A27" w:rsidRPr="00B00A38" w:rsidRDefault="00B56A27" w:rsidP="00B56A27">
      <w:pPr>
        <w:pStyle w:val="Heading4"/>
        <w:rPr>
          <w:noProof w:val="0"/>
        </w:rPr>
      </w:pPr>
      <w:del w:id="806" w:author="John Moehrke" w:date="2020-05-04T11:16:00Z">
        <w:r w:rsidRPr="00B00A38" w:rsidDel="001F7C10">
          <w:rPr>
            <w:noProof w:val="0"/>
          </w:rPr>
          <w:delText>X.</w:delText>
        </w:r>
      </w:del>
      <w:bookmarkStart w:id="807" w:name="_Toc39483607"/>
      <w:ins w:id="808" w:author="John Moehrke" w:date="2020-05-04T11:16:00Z">
        <w:r w:rsidR="001F7C10">
          <w:rPr>
            <w:noProof w:val="0"/>
          </w:rPr>
          <w:t>50.</w:t>
        </w:r>
      </w:ins>
      <w:r w:rsidRPr="00B00A38">
        <w:rPr>
          <w:noProof w:val="0"/>
        </w:rPr>
        <w:t>7.3.3 Federated Discovery and Retrieve</w:t>
      </w:r>
      <w:bookmarkEnd w:id="807"/>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71511F79" w:rsidR="00B56A27" w:rsidRPr="00B00A38" w:rsidRDefault="00B56A27" w:rsidP="00B56A27">
      <w:pPr>
        <w:pStyle w:val="Heading3"/>
        <w:numPr>
          <w:ilvl w:val="0"/>
          <w:numId w:val="0"/>
        </w:numPr>
        <w:rPr>
          <w:noProof w:val="0"/>
        </w:rPr>
      </w:pPr>
      <w:del w:id="809" w:author="John Moehrke" w:date="2020-05-04T11:16:00Z">
        <w:r w:rsidRPr="00B00A38" w:rsidDel="001F7C10">
          <w:rPr>
            <w:noProof w:val="0"/>
          </w:rPr>
          <w:delText>X.</w:delText>
        </w:r>
      </w:del>
      <w:bookmarkStart w:id="810" w:name="_Toc39483608"/>
      <w:ins w:id="811" w:author="John Moehrke" w:date="2020-05-04T11:16:00Z">
        <w:r w:rsidR="001F7C10">
          <w:rPr>
            <w:noProof w:val="0"/>
          </w:rPr>
          <w:t>50.</w:t>
        </w:r>
      </w:ins>
      <w:r w:rsidRPr="00B00A38">
        <w:rPr>
          <w:noProof w:val="0"/>
        </w:rPr>
        <w:t xml:space="preserve">7.4 Patient </w:t>
      </w:r>
      <w:del w:id="812" w:author="John Moehrke" w:date="2020-05-03T19:36:00Z">
        <w:r w:rsidRPr="00B00A38" w:rsidDel="00A46631">
          <w:rPr>
            <w:noProof w:val="0"/>
          </w:rPr>
          <w:delText>i</w:delText>
        </w:r>
      </w:del>
      <w:ins w:id="813" w:author="John Moehrke" w:date="2020-05-03T19:36:00Z">
        <w:r w:rsidR="00A46631">
          <w:rPr>
            <w:noProof w:val="0"/>
          </w:rPr>
          <w:t>I</w:t>
        </w:r>
      </w:ins>
      <w:r w:rsidRPr="00B00A38">
        <w:rPr>
          <w:noProof w:val="0"/>
        </w:rPr>
        <w:t xml:space="preserve">dentity </w:t>
      </w:r>
      <w:ins w:id="814" w:author="John Moehrke" w:date="2020-05-03T19:37:00Z">
        <w:r w:rsidR="00A46631">
          <w:rPr>
            <w:noProof w:val="0"/>
          </w:rPr>
          <w:t>M</w:t>
        </w:r>
      </w:ins>
      <w:del w:id="815" w:author="John Moehrke" w:date="2020-05-03T19:37:00Z">
        <w:r w:rsidRPr="00B00A38" w:rsidDel="00A46631">
          <w:rPr>
            <w:noProof w:val="0"/>
          </w:rPr>
          <w:delText>m</w:delText>
        </w:r>
      </w:del>
      <w:r w:rsidRPr="00B00A38">
        <w:rPr>
          <w:noProof w:val="0"/>
        </w:rPr>
        <w:t>anagement</w:t>
      </w:r>
      <w:bookmarkEnd w:id="810"/>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lastRenderedPageBreak/>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00A38" w:rsidRDefault="00B56A27" w:rsidP="00B56A27">
      <w:pPr>
        <w:pStyle w:val="BodyText"/>
      </w:pPr>
      <w:r w:rsidRPr="00B00A38">
        <w:t xml:space="preserve">The Patient Resource Identity Management (PMIR) Profile supports the linking of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7C0D8D1B" w:rsidR="00B56A27" w:rsidRPr="00B00A38" w:rsidRDefault="00B56A27" w:rsidP="00B56A27">
      <w:pPr>
        <w:pStyle w:val="Heading4"/>
        <w:rPr>
          <w:noProof w:val="0"/>
        </w:rPr>
      </w:pPr>
      <w:del w:id="816" w:author="John Moehrke" w:date="2020-05-04T11:16:00Z">
        <w:r w:rsidRPr="00B00A38" w:rsidDel="001F7C10">
          <w:rPr>
            <w:noProof w:val="0"/>
          </w:rPr>
          <w:delText>X.</w:delText>
        </w:r>
      </w:del>
      <w:bookmarkStart w:id="817" w:name="_Toc39483609"/>
      <w:ins w:id="818" w:author="John Moehrke" w:date="2020-05-04T11:16:00Z">
        <w:r w:rsidR="001F7C10">
          <w:rPr>
            <w:noProof w:val="0"/>
          </w:rPr>
          <w:t>50.</w:t>
        </w:r>
      </w:ins>
      <w:r w:rsidRPr="00B00A38">
        <w:rPr>
          <w:noProof w:val="0"/>
        </w:rPr>
        <w:t xml:space="preserve">7.4.1 Patient Identity </w:t>
      </w:r>
      <w:r w:rsidR="008646B8" w:rsidRPr="00B00A38">
        <w:rPr>
          <w:noProof w:val="0"/>
        </w:rPr>
        <w:t>Management</w:t>
      </w:r>
      <w:bookmarkEnd w:id="817"/>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108A2F72" w:rsidR="00B56A27" w:rsidRPr="00B00A38" w:rsidRDefault="00B56A27" w:rsidP="00B56A27">
      <w:pPr>
        <w:pStyle w:val="FigureTitle"/>
      </w:pPr>
      <w:r w:rsidRPr="00B00A38">
        <w:t xml:space="preserve">Figure </w:t>
      </w:r>
      <w:del w:id="819" w:author="John Moehrke" w:date="2020-05-04T11:16:00Z">
        <w:r w:rsidRPr="00B00A38" w:rsidDel="001F7C10">
          <w:delText>X.</w:delText>
        </w:r>
      </w:del>
      <w:ins w:id="820" w:author="John Moehrke" w:date="2020-05-04T11:16:00Z">
        <w:r w:rsidR="001F7C10">
          <w:t>50.</w:t>
        </w:r>
      </w:ins>
      <w:r w:rsidRPr="00B00A38">
        <w:t>7.4.1-1: Patient identifier cross-referencing</w:t>
      </w:r>
    </w:p>
    <w:p w14:paraId="1502F3F2" w14:textId="48F4985C" w:rsidR="00B56A27" w:rsidRPr="00B00A38" w:rsidRDefault="00B56A27" w:rsidP="00B56A27">
      <w:pPr>
        <w:pStyle w:val="BodyText"/>
      </w:pPr>
      <w:r w:rsidRPr="00B00A38">
        <w:t>The PMIR Profile is IHE's answer to the difficulty of managing an individual patient's multiple Identifiers. A PMIR Patient Identity Manager system receives feeds from multiple patient identity domains, such as the PCP and specialist offices</w:t>
      </w:r>
      <w:ins w:id="821" w:author="John Moehrke" w:date="2020-05-03T19:42:00Z">
        <w:r w:rsidR="00AF5A53">
          <w:t xml:space="preserve">. These feeds are coordinating a master identity for the Patient that could include many </w:t>
        </w:r>
      </w:ins>
      <w:ins w:id="822" w:author="John Moehrke" w:date="2020-05-03T19:43:00Z">
        <w:r w:rsidR="00AF5A53">
          <w:t>identifiers</w:t>
        </w:r>
      </w:ins>
      <w:ins w:id="823" w:author="John Moehrke" w:date="2020-05-03T19:42:00Z">
        <w:r w:rsidR="00AF5A53">
          <w:t xml:space="preserve"> from e</w:t>
        </w:r>
      </w:ins>
      <w:ins w:id="824" w:author="John Moehrke" w:date="2020-05-03T19:43:00Z">
        <w:r w:rsidR="00AF5A53">
          <w:t>ach domain participating in the PMIR domain</w:t>
        </w:r>
      </w:ins>
      <w:del w:id="825" w:author="John Moehrke" w:date="2020-05-03T19:43:00Z">
        <w:r w:rsidRPr="00B00A38" w:rsidDel="00AF5A53">
          <w:delText>, and uses the demographics in those feeds to create a cross-referencing table which associates identities with matching demographics and does not associate identities found not to match</w:delText>
        </w:r>
      </w:del>
      <w:r w:rsidRPr="00B00A38">
        <w:t xml:space="preserve">. </w:t>
      </w:r>
      <w:del w:id="826" w:author="John Moehrke" w:date="2020-05-03T19:43:00Z">
        <w:r w:rsidRPr="00B00A38" w:rsidDel="00AF5A53">
          <w:delText xml:space="preserve">It should be noted that the PMIR Profile does not specify how patient matching occurs. Each region is welcome to use their own matching algorithms to determine which IDs should be cross-referenced. </w:delText>
        </w:r>
      </w:del>
      <w:r w:rsidRPr="00B00A38">
        <w:t xml:space="preserve">The IHE profile focuses only on the interfacing characteristics that would be consistent regardless of how the PMIR Patient Identity Manager matches the identifiers. </w:t>
      </w:r>
    </w:p>
    <w:p w14:paraId="2D5543DC" w14:textId="5D2B0698" w:rsidR="00B56A27" w:rsidRPr="00B00A38" w:rsidRDefault="00B56A27" w:rsidP="00B56A27">
      <w:pPr>
        <w:pStyle w:val="BodyText"/>
      </w:pPr>
      <w:r w:rsidRPr="00B00A38">
        <w:t xml:space="preserve">A consumer system may query the PMIR Patient Identity Manager to receive </w:t>
      </w:r>
      <w:ins w:id="827" w:author="John Moehrke" w:date="2020-05-03T19:44:00Z">
        <w:r w:rsidR="00AF5A53">
          <w:t>the master Patient Identity based on their local</w:t>
        </w:r>
      </w:ins>
      <w:del w:id="828" w:author="John Moehrke" w:date="2020-05-03T19:44:00Z">
        <w:r w:rsidRPr="00B00A38" w:rsidDel="00AF5A53">
          <w:delText>a list of</w:delText>
        </w:r>
      </w:del>
      <w:r w:rsidRPr="00B00A38">
        <w:t xml:space="preserve"> identifiers </w:t>
      </w:r>
      <w:ins w:id="829" w:author="John Moehrke" w:date="2020-05-03T19:44:00Z">
        <w:r w:rsidR="00AF5A53">
          <w:t>or based on the identifying characteristics of the patient</w:t>
        </w:r>
      </w:ins>
      <w:ins w:id="830" w:author="John Moehrke" w:date="2020-05-03T19:45:00Z">
        <w:r w:rsidR="00AF5A53">
          <w:t>.</w:t>
        </w:r>
      </w:ins>
      <w:del w:id="831" w:author="John Moehrke" w:date="2020-05-03T19:45:00Z">
        <w:r w:rsidRPr="00B00A38" w:rsidDel="00AF5A53">
          <w:delText xml:space="preserve">which are cross-referenced with the identifier specified in the query </w:delText>
        </w:r>
      </w:del>
      <w:del w:id="832" w:author="John Moehrke" w:date="2020-05-03T19:29:00Z">
        <w:r w:rsidRPr="00B00A38" w:rsidDel="00A46631">
          <w:delText xml:space="preserve">sing </w:delText>
        </w:r>
      </w:del>
      <w:del w:id="833" w:author="John Moehrke" w:date="2020-05-03T19:45:00Z">
        <w:r w:rsidRPr="00B00A38" w:rsidDel="00AF5A53">
          <w:delText>the PIXm Profile.</w:delText>
        </w:r>
      </w:del>
      <w:r w:rsidRPr="00B00A38">
        <w:t xml:space="preserve"> In this way the PCP office can discover the </w:t>
      </w:r>
      <w:ins w:id="834" w:author="John Moehrke" w:date="2020-05-03T19:45:00Z">
        <w:r w:rsidR="00AF5A53">
          <w:t xml:space="preserve">master Patient Identity and know the domain specific </w:t>
        </w:r>
      </w:ins>
      <w:r w:rsidRPr="00B00A38">
        <w:t xml:space="preserve">identifier used by the specialist’s system and thus can communicate with that system using a known patient identifier. </w:t>
      </w:r>
    </w:p>
    <w:p w14:paraId="3B192A8F" w14:textId="29B92954" w:rsidR="00B56A27" w:rsidRPr="00B00A38" w:rsidRDefault="00B56A27" w:rsidP="00B56A27">
      <w:pPr>
        <w:pStyle w:val="BodyText"/>
      </w:pPr>
      <w:r w:rsidRPr="00B00A38">
        <w:t xml:space="preserve">A primary use of the </w:t>
      </w:r>
      <w:ins w:id="835" w:author="John Moehrke" w:date="2020-05-03T19:45:00Z">
        <w:r w:rsidR="00AF5A53">
          <w:t>PD</w:t>
        </w:r>
      </w:ins>
      <w:ins w:id="836" w:author="John Moehrke" w:date="2020-05-03T19:46:00Z">
        <w:r w:rsidR="00AF5A53">
          <w:t xml:space="preserve">Qm and </w:t>
        </w:r>
      </w:ins>
      <w:r w:rsidRPr="00B00A38">
        <w:t>PIXm Profile</w:t>
      </w:r>
      <w:ins w:id="837" w:author="John Moehrke" w:date="2020-05-03T19:46:00Z">
        <w:r w:rsidR="00AF5A53">
          <w:t>s</w:t>
        </w:r>
      </w:ins>
      <w:r w:rsidRPr="00B00A38">
        <w:t xml:space="preserve"> is to enable document consumers and document sources using the MHDS Profile to find the patient’s identifier in that Community Patient Identifier Domain. See Section </w:t>
      </w:r>
      <w:del w:id="838" w:author="John Moehrke" w:date="2020-05-04T11:16:00Z">
        <w:r w:rsidRPr="00B00A38" w:rsidDel="001F7C10">
          <w:delText>X.</w:delText>
        </w:r>
      </w:del>
      <w:ins w:id="839" w:author="John Moehrke" w:date="2020-05-04T11:16:00Z">
        <w:r w:rsidR="001F7C10">
          <w:t>50.</w:t>
        </w:r>
      </w:ins>
      <w:r w:rsidRPr="00B00A38">
        <w:t xml:space="preserve">7.3.2. </w:t>
      </w:r>
    </w:p>
    <w:p w14:paraId="4F828F68" w14:textId="44E3B526" w:rsidR="00B56A27" w:rsidRPr="00B00A38" w:rsidRDefault="00B56A27" w:rsidP="00B56A27">
      <w:pPr>
        <w:pStyle w:val="Heading4"/>
        <w:rPr>
          <w:noProof w:val="0"/>
        </w:rPr>
      </w:pPr>
      <w:del w:id="840" w:author="John Moehrke" w:date="2020-05-04T11:16:00Z">
        <w:r w:rsidRPr="00B00A38" w:rsidDel="001F7C10">
          <w:rPr>
            <w:noProof w:val="0"/>
          </w:rPr>
          <w:delText>X.</w:delText>
        </w:r>
      </w:del>
      <w:bookmarkStart w:id="841" w:name="_Toc39483610"/>
      <w:ins w:id="842" w:author="John Moehrke" w:date="2020-05-04T11:16:00Z">
        <w:r w:rsidR="001F7C10">
          <w:rPr>
            <w:noProof w:val="0"/>
          </w:rPr>
          <w:t>50.</w:t>
        </w:r>
      </w:ins>
      <w:r w:rsidRPr="00B00A38">
        <w:rPr>
          <w:noProof w:val="0"/>
        </w:rPr>
        <w:t>7.4.2 Patient Demographics Query for Mobile (PDQm)</w:t>
      </w:r>
      <w:bookmarkEnd w:id="841"/>
    </w:p>
    <w:p w14:paraId="5EC4725B" w14:textId="77777777" w:rsidR="00B56A27" w:rsidRPr="00B00A38" w:rsidRDefault="00B56A27" w:rsidP="00B56A27">
      <w:pPr>
        <w:pStyle w:val="BodyText"/>
      </w:pPr>
      <w:r w:rsidRPr="00B00A38">
        <w:t xml:space="preserve">Demographics (information describing the patient in general) are used to help identify the patient. With information on dates of birth and sex, information about Leslie </w:t>
      </w:r>
      <w:proofErr w:type="spellStart"/>
      <w:r w:rsidRPr="00B00A38">
        <w:t>Ramsi</w:t>
      </w:r>
      <w:proofErr w:type="spellEnd"/>
      <w:r w:rsidRPr="00B00A38">
        <w:t xml:space="preserve">, a male born on May-2-1968, can be distinguished from that of Leslie </w:t>
      </w:r>
      <w:proofErr w:type="spellStart"/>
      <w:r w:rsidRPr="00B00A38">
        <w:t>Ramsi</w:t>
      </w:r>
      <w:proofErr w:type="spellEnd"/>
      <w:r w:rsidRPr="00B00A38">
        <w:t xml:space="preserve">, a female born on July-23-1987. To help information systems improve their management of patient demographic information, IHE defines a profile called patient demographics query (PDQm). The premise of this profile is </w:t>
      </w:r>
      <w:r w:rsidRPr="00B00A38">
        <w:lastRenderedPageBreak/>
        <w:t xml:space="preserve">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16F469A6" w:rsidR="00B56A27" w:rsidRPr="00B00A38" w:rsidRDefault="00B56A27" w:rsidP="00B56A27">
      <w:pPr>
        <w:pStyle w:val="Heading3"/>
        <w:numPr>
          <w:ilvl w:val="0"/>
          <w:numId w:val="0"/>
        </w:numPr>
        <w:rPr>
          <w:noProof w:val="0"/>
        </w:rPr>
      </w:pPr>
      <w:del w:id="843" w:author="John Moehrke" w:date="2020-05-04T11:16:00Z">
        <w:r w:rsidRPr="00B00A38" w:rsidDel="001F7C10">
          <w:rPr>
            <w:noProof w:val="0"/>
          </w:rPr>
          <w:delText>X.</w:delText>
        </w:r>
      </w:del>
      <w:bookmarkStart w:id="844" w:name="_Toc39483611"/>
      <w:ins w:id="845" w:author="John Moehrke" w:date="2020-05-04T11:16:00Z">
        <w:r w:rsidR="001F7C10">
          <w:rPr>
            <w:noProof w:val="0"/>
          </w:rPr>
          <w:t>50.</w:t>
        </w:r>
      </w:ins>
      <w:r w:rsidRPr="00B00A38">
        <w:rPr>
          <w:noProof w:val="0"/>
        </w:rPr>
        <w:t>7.5 Common Provider Directory</w:t>
      </w:r>
      <w:bookmarkEnd w:id="844"/>
    </w:p>
    <w:p w14:paraId="0EB62B4A" w14:textId="77777777" w:rsidR="00B56A27" w:rsidRPr="00B00A38" w:rsidRDefault="00B56A27" w:rsidP="00B56A27">
      <w:pPr>
        <w:pStyle w:val="BodyText"/>
      </w:pPr>
      <w:r w:rsidRPr="00B00A38">
        <w:t xml:space="preserve">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w:t>
      </w:r>
      <w:proofErr w:type="gramStart"/>
      <w:r w:rsidRPr="00B00A38">
        <w:t>58 year-old</w:t>
      </w:r>
      <w:proofErr w:type="gramEnd"/>
      <w:r w:rsidRPr="00B00A38">
        <w:t xml:space="preserve">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w:t>
      </w:r>
      <w:proofErr w:type="gramStart"/>
      <w:r w:rsidRPr="00B00A38">
        <w:t>and also</w:t>
      </w:r>
      <w:proofErr w:type="gramEnd"/>
      <w:r w:rsidRPr="00B00A38">
        <w:t xml:space="preserve">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p>
    <w:sectPr w:rsidR="00B56A27" w:rsidRPr="00B00A38" w:rsidSect="00060817">
      <w:headerReference w:type="default" r:id="rId52"/>
      <w:footerReference w:type="even" r:id="rId53"/>
      <w:footerReference w:type="default" r:id="rId54"/>
      <w:footerReference w:type="first" r:id="rId55"/>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3" w:author="John Moehrke" w:date="2020-05-03T21:27:00Z" w:initials="JM">
    <w:p w14:paraId="5FF95F6B" w14:textId="7767CFC2" w:rsidR="002C6AEB" w:rsidRDefault="002C6AEB">
      <w:pPr>
        <w:pStyle w:val="CommentText"/>
      </w:pPr>
      <w:r>
        <w:rPr>
          <w:rStyle w:val="CommentReference"/>
        </w:rPr>
        <w:annotationRef/>
      </w:r>
      <w:r>
        <w:t>Does this need a new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95F6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95F6B" w16cid:durableId="2259B5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5BFD6" w14:textId="77777777" w:rsidR="004F32CA" w:rsidRDefault="004F32CA">
      <w:r>
        <w:separator/>
      </w:r>
    </w:p>
  </w:endnote>
  <w:endnote w:type="continuationSeparator" w:id="0">
    <w:p w14:paraId="2DAFAC8B" w14:textId="77777777" w:rsidR="004F32CA" w:rsidRDefault="004F32CA">
      <w:r>
        <w:continuationSeparator/>
      </w:r>
    </w:p>
  </w:endnote>
  <w:endnote w:type="continuationNotice" w:id="1">
    <w:p w14:paraId="57202470" w14:textId="77777777" w:rsidR="004F32CA" w:rsidRDefault="004F32C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2C6AEB" w:rsidRDefault="002C6AE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2C6AEB" w:rsidRDefault="002C6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2C6AEB" w:rsidRDefault="002C6AEB">
    <w:pPr>
      <w:pStyle w:val="Footer"/>
      <w:ind w:right="360"/>
    </w:pPr>
    <w:r>
      <w:t>___________________________________________________________________________</w:t>
    </w:r>
  </w:p>
  <w:p w14:paraId="0E257CB6" w14:textId="453B69BA" w:rsidR="002C6AEB" w:rsidRDefault="002C6AEB" w:rsidP="00597DB2">
    <w:pPr>
      <w:pStyle w:val="Footer"/>
      <w:ind w:right="360"/>
      <w:rPr>
        <w:sz w:val="20"/>
      </w:rPr>
    </w:pPr>
    <w:bookmarkStart w:id="846" w:name="_Toc473170355"/>
    <w:r>
      <w:rPr>
        <w:sz w:val="20"/>
      </w:rPr>
      <w:t>Rev. 2.0 – 2020-03-05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846"/>
  </w:p>
  <w:p w14:paraId="4F2E1CAC" w14:textId="6B3D1533" w:rsidR="002C6AEB" w:rsidRDefault="002C6AEB"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2C6AEB" w:rsidRDefault="002C6AEB">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CA4E1" w14:textId="77777777" w:rsidR="004F32CA" w:rsidRDefault="004F32CA">
      <w:r>
        <w:separator/>
      </w:r>
    </w:p>
  </w:footnote>
  <w:footnote w:type="continuationSeparator" w:id="0">
    <w:p w14:paraId="74F0CDB8" w14:textId="77777777" w:rsidR="004F32CA" w:rsidRDefault="004F32CA">
      <w:r>
        <w:continuationSeparator/>
      </w:r>
    </w:p>
  </w:footnote>
  <w:footnote w:type="continuationNotice" w:id="1">
    <w:p w14:paraId="087E2BE7" w14:textId="77777777" w:rsidR="004F32CA" w:rsidRDefault="004F32C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2C6AEB" w:rsidRDefault="002C6AEB">
    <w:pPr>
      <w:pStyle w:val="Header"/>
    </w:pPr>
    <w:r>
      <w:t>IHE IT Infrastructure Technical Framework Supplement – Mobile Health Document Sharing (MHDS)</w:t>
    </w:r>
  </w:p>
  <w:p w14:paraId="5E0ED4C7" w14:textId="77777777" w:rsidR="002C6AEB" w:rsidRDefault="002C6AEB">
    <w:pPr>
      <w:pStyle w:val="Header"/>
    </w:pPr>
    <w:r>
      <w:t>______________________________________________________________________________</w:t>
    </w:r>
  </w:p>
  <w:p w14:paraId="7A05B91F" w14:textId="77777777" w:rsidR="002C6AEB" w:rsidRDefault="002C6A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571C1"/>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5A53"/>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oecdprivacy.org"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8.png"/><Relationship Id="rId42" Type="http://schemas.openxmlformats.org/officeDocument/2006/relationships/hyperlink" Target="https://www.ihe.net/wp-content/uploads/Technical_Framework/upload/IHE_ITI_White-Paper_Enabling-doc-sharing-through-IHE-Profiles_Rev1-0_2012-01-24.pdf" TargetMode="External"/><Relationship Id="rId47" Type="http://schemas.openxmlformats.org/officeDocument/2006/relationships/image" Target="media/image140.png"/><Relationship Id="rId50" Type="http://schemas.openxmlformats.org/officeDocument/2006/relationships/hyperlink" Target="https://wiki.ihe.net/index.php/Enabling_Document_Sharing_Using_IHE_Profiles"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microsoft.com/office/2016/09/relationships/commentsIds" Target="commentsIds.xml"/><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archive.hl7.org/v3ballotarchive/v3ballot2008may/html/domains/uvcd/UVCD.htm"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ihe.net/resources/technical_framework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comments" Target="comments.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ihe.net/Technical_Framework/upload/IHE_ITI_White_Paper_XDS_Affinity_Domain_Template_TI_2008-12-02.pdf" TargetMode="External"/><Relationship Id="rId48" Type="http://schemas.openxmlformats.org/officeDocument/2006/relationships/hyperlink" Target="https://wiki.ihe.net/index.php/Category:CDA"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4.png"/><Relationship Id="rId20" Type="http://schemas.openxmlformats.org/officeDocument/2006/relationships/hyperlink" Target="http://www.ihe.net/uploadedFiles/Documents/ITI/IHE_ITI_TF_Vol3.pdf" TargetMode="External"/><Relationship Id="rId41" Type="http://schemas.openxmlformats.org/officeDocument/2006/relationships/hyperlink" Target="https://www.ihe.net/resources/technical_framework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yperlink" Target="https://wiki.ihe.net/index.php/Category:FHIR-Doc" TargetMode="External"/><Relationship Id="rId57" Type="http://schemas.microsoft.com/office/2011/relationships/people" Target="people.xml"/><Relationship Id="rId10" Type="http://schemas.openxmlformats.org/officeDocument/2006/relationships/hyperlink" Target="http://ihe.net/Public_Comment/" TargetMode="External"/><Relationship Id="rId31" Type="http://schemas.openxmlformats.org/officeDocument/2006/relationships/hyperlink" Target="https://www.ihe.net/uploadedFiles/Documents/ITI/IHE_ITI_Handbook_Metadata_Rev1-1_Pub_2018-08-20.pdf" TargetMode="External"/><Relationship Id="rId44" Type="http://schemas.openxmlformats.org/officeDocument/2006/relationships/hyperlink" Target="https://www.ihe.net/uploadedFiles/Documents/ITI/IHE_ITI_Handbook_Metadata_Rev1-1_Pub_2018-08-20.pdf" TargetMode="External"/><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A239A-3BE5-4651-A5ED-9348A9232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387</TotalTime>
  <Pages>61</Pages>
  <Words>18961</Words>
  <Characters>108080</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IHE_ITI_Suppl_MHDS_Rev2-0_PC_2020-03-05</vt:lpstr>
    </vt:vector>
  </TitlesOfParts>
  <Company>IHE</Company>
  <LinksUpToDate>false</LinksUpToDate>
  <CharactersWithSpaces>126788</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John Moehrke</cp:lastModifiedBy>
  <cp:revision>12</cp:revision>
  <cp:lastPrinted>2012-05-01T14:26:00Z</cp:lastPrinted>
  <dcterms:created xsi:type="dcterms:W3CDTF">2020-02-27T16:41:00Z</dcterms:created>
  <dcterms:modified xsi:type="dcterms:W3CDTF">2020-05-04T17:36:00Z</dcterms:modified>
  <cp:category>IHE Supplement</cp:category>
</cp:coreProperties>
</file>